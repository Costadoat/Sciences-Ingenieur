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A032C19" w14:textId="77777777" w:rsidR="00855626" w:rsidRPr="00576BD5" w:rsidRDefault="00855626" w:rsidP="00855626">
      <w:pPr>
        <w:jc w:val="center"/>
        <w:rPr>
          <w:rFonts w:asciiTheme="minorHAnsi" w:hAnsiTheme="minorHAnsi" w:cs="Arial"/>
          <w:b/>
          <w:sz w:val="28"/>
          <w:szCs w:val="28"/>
        </w:rPr>
      </w:pPr>
      <w:bookmarkStart w:id="0" w:name="_GoBack"/>
      <w:bookmarkEnd w:id="0"/>
      <w:r w:rsidRPr="00576BD5">
        <w:rPr>
          <w:rFonts w:asciiTheme="minorHAnsi" w:hAnsiTheme="minorHAnsi" w:cs="Arial"/>
          <w:b/>
          <w:sz w:val="28"/>
          <w:szCs w:val="28"/>
        </w:rPr>
        <w:t>SOMMAIRE</w:t>
      </w:r>
    </w:p>
    <w:p w14:paraId="66BFC433" w14:textId="77777777" w:rsidR="00855626" w:rsidRPr="00576BD5" w:rsidRDefault="00855626" w:rsidP="00855626">
      <w:pPr>
        <w:jc w:val="center"/>
        <w:rPr>
          <w:rFonts w:asciiTheme="minorHAnsi" w:hAnsiTheme="minorHAnsi" w:cs="Arial"/>
          <w:b/>
          <w:sz w:val="28"/>
          <w:szCs w:val="28"/>
        </w:rPr>
      </w:pPr>
    </w:p>
    <w:p w14:paraId="65D6C1F3" w14:textId="77777777" w:rsidR="001405B6" w:rsidRPr="00576BD5" w:rsidRDefault="001405B6" w:rsidP="00855626">
      <w:pPr>
        <w:rPr>
          <w:rFonts w:asciiTheme="minorHAnsi" w:hAnsiTheme="minorHAnsi" w:cs="Arial"/>
          <w:b/>
        </w:rPr>
      </w:pPr>
    </w:p>
    <w:p w14:paraId="7ADB76EB" w14:textId="77777777" w:rsidR="003A56AF" w:rsidRPr="00576BD5" w:rsidRDefault="003A56AF" w:rsidP="001405B6">
      <w:pPr>
        <w:spacing w:before="120" w:after="120"/>
        <w:rPr>
          <w:rFonts w:asciiTheme="minorHAnsi" w:hAnsiTheme="minorHAnsi" w:cs="Arial"/>
          <w:b/>
        </w:rPr>
        <w:sectPr w:rsidR="003A56AF" w:rsidRPr="00576BD5" w:rsidSect="00732322">
          <w:footerReference w:type="default" r:id="rId9"/>
          <w:pgSz w:w="11906" w:h="16838" w:code="9"/>
          <w:pgMar w:top="993" w:right="1418" w:bottom="1418" w:left="1418" w:header="709" w:footer="1077" w:gutter="0"/>
          <w:pgNumType w:start="0"/>
          <w:cols w:space="708"/>
          <w:titlePg/>
          <w:docGrid w:linePitch="360"/>
        </w:sectPr>
      </w:pPr>
    </w:p>
    <w:p w14:paraId="506E07F0" w14:textId="77777777" w:rsidR="001405B6" w:rsidRPr="000E4873" w:rsidRDefault="00855626" w:rsidP="003A56AF">
      <w:pPr>
        <w:spacing w:before="240" w:line="480" w:lineRule="auto"/>
        <w:rPr>
          <w:rFonts w:asciiTheme="minorHAnsi" w:hAnsiTheme="minorHAnsi" w:cs="Arial"/>
        </w:rPr>
      </w:pPr>
      <w:r w:rsidRPr="000E4873">
        <w:rPr>
          <w:rFonts w:asciiTheme="minorHAnsi" w:hAnsiTheme="minorHAnsi" w:cs="Arial"/>
          <w:b/>
        </w:rPr>
        <w:lastRenderedPageBreak/>
        <w:t>1. Présentation du système</w:t>
      </w:r>
    </w:p>
    <w:p w14:paraId="283351B0" w14:textId="77777777" w:rsidR="001405B6" w:rsidRPr="000E4873" w:rsidRDefault="00855626" w:rsidP="003A56AF">
      <w:pPr>
        <w:spacing w:before="120" w:line="360" w:lineRule="auto"/>
        <w:ind w:right="992" w:firstLine="709"/>
        <w:jc w:val="both"/>
        <w:rPr>
          <w:rFonts w:asciiTheme="minorHAnsi" w:hAnsiTheme="minorHAnsi" w:cs="Arial"/>
          <w:i/>
        </w:rPr>
      </w:pPr>
      <w:r w:rsidRPr="000E4873">
        <w:rPr>
          <w:rFonts w:asciiTheme="minorHAnsi" w:hAnsiTheme="minorHAnsi" w:cs="Arial"/>
          <w:b/>
          <w:i/>
        </w:rPr>
        <w:t>1.1. Problématique et objectifs de l’étude</w:t>
      </w:r>
    </w:p>
    <w:p w14:paraId="53D19C10" w14:textId="77777777" w:rsidR="00855626" w:rsidRPr="000E4873" w:rsidRDefault="00855626" w:rsidP="003A56AF">
      <w:pPr>
        <w:spacing w:before="120" w:line="360" w:lineRule="auto"/>
        <w:ind w:firstLine="709"/>
        <w:rPr>
          <w:rFonts w:asciiTheme="minorHAnsi" w:hAnsiTheme="minorHAnsi" w:cs="Arial"/>
        </w:rPr>
      </w:pPr>
      <w:r w:rsidRPr="000E4873">
        <w:rPr>
          <w:rFonts w:asciiTheme="minorHAnsi" w:hAnsiTheme="minorHAnsi" w:cs="Arial"/>
          <w:b/>
          <w:i/>
        </w:rPr>
        <w:t>1.2. Fonctions de service, diagramme des interactions</w:t>
      </w:r>
    </w:p>
    <w:p w14:paraId="2B5CE476" w14:textId="77777777" w:rsidR="00855626" w:rsidRPr="000E4873" w:rsidRDefault="00855626" w:rsidP="003A56AF">
      <w:pPr>
        <w:spacing w:before="120" w:line="360" w:lineRule="auto"/>
        <w:ind w:firstLine="709"/>
        <w:rPr>
          <w:rFonts w:asciiTheme="minorHAnsi" w:hAnsiTheme="minorHAnsi" w:cs="Arial"/>
        </w:rPr>
      </w:pPr>
      <w:r w:rsidRPr="000E4873">
        <w:rPr>
          <w:rFonts w:asciiTheme="minorHAnsi" w:hAnsiTheme="minorHAnsi" w:cs="Arial"/>
          <w:b/>
          <w:i/>
        </w:rPr>
        <w:t>1.3. Caractérisation partielle des fonctions</w:t>
      </w:r>
    </w:p>
    <w:p w14:paraId="25B543C2" w14:textId="77777777" w:rsidR="003A56AF" w:rsidRPr="000E4873" w:rsidRDefault="00855626" w:rsidP="003A56AF">
      <w:pPr>
        <w:spacing w:before="120" w:line="360" w:lineRule="auto"/>
        <w:ind w:firstLine="709"/>
        <w:rPr>
          <w:rFonts w:asciiTheme="minorHAnsi" w:hAnsiTheme="minorHAnsi" w:cs="Arial"/>
          <w:b/>
          <w:i/>
        </w:rPr>
      </w:pPr>
      <w:r w:rsidRPr="000E4873">
        <w:rPr>
          <w:rFonts w:asciiTheme="minorHAnsi" w:hAnsiTheme="minorHAnsi" w:cs="Arial"/>
          <w:b/>
          <w:i/>
        </w:rPr>
        <w:t>1.4.  FAST partiel associé à la fonction principale FP1</w:t>
      </w:r>
    </w:p>
    <w:p w14:paraId="35F5287E" w14:textId="77777777" w:rsidR="00855626" w:rsidRPr="000E4873" w:rsidRDefault="00855626" w:rsidP="003A56AF">
      <w:pPr>
        <w:spacing w:before="240" w:line="480" w:lineRule="auto"/>
        <w:rPr>
          <w:rFonts w:asciiTheme="minorHAnsi" w:hAnsiTheme="minorHAnsi" w:cs="Arial"/>
        </w:rPr>
      </w:pPr>
      <w:r w:rsidRPr="000E4873">
        <w:rPr>
          <w:rFonts w:asciiTheme="minorHAnsi" w:hAnsiTheme="minorHAnsi" w:cs="Arial"/>
          <w:b/>
        </w:rPr>
        <w:t>2. Analyse fonctionnelle et structurelle</w:t>
      </w:r>
    </w:p>
    <w:p w14:paraId="191F3A66" w14:textId="77777777" w:rsidR="00855626" w:rsidRPr="000E4873" w:rsidRDefault="00855626" w:rsidP="003A56AF">
      <w:pPr>
        <w:spacing w:before="240" w:line="480" w:lineRule="auto"/>
        <w:ind w:right="-2"/>
        <w:rPr>
          <w:rFonts w:asciiTheme="minorHAnsi" w:hAnsiTheme="minorHAnsi" w:cs="Arial"/>
        </w:rPr>
      </w:pPr>
      <w:r w:rsidRPr="000E4873">
        <w:rPr>
          <w:rFonts w:asciiTheme="minorHAnsi" w:hAnsiTheme="minorHAnsi" w:cs="Arial"/>
          <w:b/>
        </w:rPr>
        <w:t xml:space="preserve">3. </w:t>
      </w:r>
      <w:r w:rsidR="000A0887">
        <w:rPr>
          <w:rFonts w:asciiTheme="minorHAnsi" w:hAnsiTheme="minorHAnsi" w:cs="Arial"/>
          <w:b/>
        </w:rPr>
        <w:t>É</w:t>
      </w:r>
      <w:r w:rsidRPr="000E4873">
        <w:rPr>
          <w:rFonts w:asciiTheme="minorHAnsi" w:hAnsiTheme="minorHAnsi" w:cs="Arial"/>
          <w:b/>
        </w:rPr>
        <w:t>tude de la FC8 « diminuer les temps de parcours d’au moins 15% »</w:t>
      </w:r>
      <w:r w:rsidRPr="000E4873">
        <w:rPr>
          <w:rFonts w:asciiTheme="minorHAnsi" w:hAnsiTheme="minorHAnsi" w:cs="Arial"/>
        </w:rPr>
        <w:t xml:space="preserve"> </w:t>
      </w:r>
    </w:p>
    <w:p w14:paraId="5E101F9D" w14:textId="77777777" w:rsidR="00855626" w:rsidRPr="00606222" w:rsidRDefault="00855626" w:rsidP="00576BD5">
      <w:pPr>
        <w:spacing w:before="240" w:line="480" w:lineRule="auto"/>
        <w:rPr>
          <w:rFonts w:asciiTheme="minorHAnsi" w:hAnsiTheme="minorHAnsi" w:cs="Arial"/>
          <w:b/>
        </w:rPr>
      </w:pPr>
      <w:r w:rsidRPr="00606222">
        <w:rPr>
          <w:rFonts w:asciiTheme="minorHAnsi" w:hAnsiTheme="minorHAnsi" w:cs="Arial"/>
          <w:b/>
        </w:rPr>
        <w:t xml:space="preserve">4. </w:t>
      </w:r>
      <w:r w:rsidR="000A0887">
        <w:rPr>
          <w:rFonts w:asciiTheme="minorHAnsi" w:hAnsiTheme="minorHAnsi" w:cs="Arial"/>
          <w:b/>
        </w:rPr>
        <w:t>É</w:t>
      </w:r>
      <w:r w:rsidR="00DA4761" w:rsidRPr="00606222">
        <w:rPr>
          <w:rFonts w:asciiTheme="minorHAnsi" w:hAnsiTheme="minorHAnsi" w:cs="Arial"/>
          <w:b/>
        </w:rPr>
        <w:t xml:space="preserve">tude de la FT1 : Détection de courbe   </w:t>
      </w:r>
    </w:p>
    <w:p w14:paraId="2B99AB98" w14:textId="77777777" w:rsidR="00855626" w:rsidRPr="00606222" w:rsidRDefault="00855626" w:rsidP="003A56AF">
      <w:pPr>
        <w:spacing w:before="240" w:line="480" w:lineRule="auto"/>
        <w:jc w:val="both"/>
        <w:rPr>
          <w:rFonts w:asciiTheme="minorHAnsi" w:hAnsiTheme="minorHAnsi" w:cs="Arial"/>
          <w:b/>
        </w:rPr>
      </w:pPr>
      <w:r w:rsidRPr="00606222">
        <w:rPr>
          <w:rFonts w:asciiTheme="minorHAnsi" w:hAnsiTheme="minorHAnsi" w:cs="Arial"/>
          <w:b/>
        </w:rPr>
        <w:t xml:space="preserve">5. </w:t>
      </w:r>
      <w:r w:rsidR="000A0887">
        <w:rPr>
          <w:rFonts w:asciiTheme="minorHAnsi" w:hAnsiTheme="minorHAnsi" w:cs="Arial"/>
          <w:b/>
        </w:rPr>
        <w:t>É</w:t>
      </w:r>
      <w:r w:rsidR="00DA4761" w:rsidRPr="00606222">
        <w:rPr>
          <w:rFonts w:asciiTheme="minorHAnsi" w:hAnsiTheme="minorHAnsi" w:cs="Arial"/>
          <w:b/>
        </w:rPr>
        <w:t>tude de la FT3 « assurer un mouvement de rotation de la caisse »</w:t>
      </w:r>
    </w:p>
    <w:p w14:paraId="4158ACBA" w14:textId="77777777" w:rsidR="00855626" w:rsidRPr="00606222" w:rsidRDefault="00855626" w:rsidP="003A56AF">
      <w:pPr>
        <w:spacing w:before="240" w:line="480" w:lineRule="auto"/>
        <w:ind w:right="-2"/>
        <w:jc w:val="both"/>
        <w:rPr>
          <w:rFonts w:asciiTheme="minorHAnsi" w:hAnsiTheme="minorHAnsi" w:cs="Arial"/>
          <w:b/>
        </w:rPr>
      </w:pPr>
      <w:r w:rsidRPr="00606222">
        <w:rPr>
          <w:rFonts w:asciiTheme="minorHAnsi" w:hAnsiTheme="minorHAnsi" w:cs="Arial"/>
          <w:b/>
        </w:rPr>
        <w:t xml:space="preserve">6. </w:t>
      </w:r>
      <w:r w:rsidR="000A0887">
        <w:rPr>
          <w:rFonts w:asciiTheme="minorHAnsi" w:hAnsiTheme="minorHAnsi" w:cs="Arial"/>
          <w:b/>
        </w:rPr>
        <w:t>É</w:t>
      </w:r>
      <w:r w:rsidR="00DA4761" w:rsidRPr="00606222">
        <w:rPr>
          <w:rFonts w:asciiTheme="minorHAnsi" w:hAnsiTheme="minorHAnsi" w:cs="Arial"/>
          <w:b/>
        </w:rPr>
        <w:t>tude de la FT4 « Fournir l’effort de poussée »</w:t>
      </w:r>
    </w:p>
    <w:p w14:paraId="01E7327E" w14:textId="77777777" w:rsidR="00A65A2B" w:rsidRPr="00606222" w:rsidRDefault="00A65A2B" w:rsidP="003A56AF">
      <w:pPr>
        <w:spacing w:before="120" w:line="360" w:lineRule="auto"/>
        <w:ind w:firstLine="709"/>
        <w:jc w:val="both"/>
        <w:rPr>
          <w:rFonts w:asciiTheme="minorHAnsi" w:hAnsiTheme="minorHAnsi" w:cs="Arial"/>
          <w:b/>
        </w:rPr>
      </w:pPr>
      <w:r w:rsidRPr="00606222">
        <w:rPr>
          <w:rFonts w:asciiTheme="minorHAnsi" w:hAnsiTheme="minorHAnsi" w:cs="Arial"/>
          <w:b/>
        </w:rPr>
        <w:t xml:space="preserve">6.1. </w:t>
      </w:r>
      <w:r w:rsidR="00DA4761" w:rsidRPr="00606222">
        <w:rPr>
          <w:rFonts w:asciiTheme="minorHAnsi" w:hAnsiTheme="minorHAnsi" w:cs="Arial"/>
          <w:b/>
        </w:rPr>
        <w:t>Estim</w:t>
      </w:r>
      <w:r w:rsidR="00F67671">
        <w:rPr>
          <w:rFonts w:asciiTheme="minorHAnsi" w:hAnsiTheme="minorHAnsi" w:cs="Arial"/>
          <w:b/>
        </w:rPr>
        <w:t xml:space="preserve">ation de l’effort de poussée de l’actionneur </w:t>
      </w:r>
      <w:r w:rsidR="00DA4761" w:rsidRPr="00606222">
        <w:rPr>
          <w:rFonts w:asciiTheme="minorHAnsi" w:hAnsiTheme="minorHAnsi" w:cs="Arial"/>
          <w:b/>
        </w:rPr>
        <w:t>F</w:t>
      </w:r>
      <w:r w:rsidR="00DA4761" w:rsidRPr="00606222">
        <w:rPr>
          <w:rFonts w:asciiTheme="minorHAnsi" w:hAnsiTheme="minorHAnsi" w:cs="Arial"/>
          <w:b/>
          <w:vertAlign w:val="subscript"/>
        </w:rPr>
        <w:t>v</w:t>
      </w:r>
    </w:p>
    <w:p w14:paraId="1D88B3DD" w14:textId="77777777" w:rsidR="00DF1C1D" w:rsidRPr="00606222" w:rsidRDefault="00DF1C1D" w:rsidP="003A56AF">
      <w:pPr>
        <w:spacing w:before="120" w:line="360" w:lineRule="auto"/>
        <w:ind w:firstLine="709"/>
        <w:jc w:val="both"/>
        <w:rPr>
          <w:rFonts w:asciiTheme="minorHAnsi" w:hAnsiTheme="minorHAnsi" w:cs="Arial"/>
          <w:b/>
        </w:rPr>
      </w:pPr>
      <w:r w:rsidRPr="00606222">
        <w:rPr>
          <w:rFonts w:asciiTheme="minorHAnsi" w:hAnsiTheme="minorHAnsi" w:cs="Arial"/>
          <w:b/>
        </w:rPr>
        <w:t xml:space="preserve">6.2. </w:t>
      </w:r>
      <w:r w:rsidR="000A0887">
        <w:rPr>
          <w:rFonts w:asciiTheme="minorHAnsi" w:hAnsiTheme="minorHAnsi" w:cs="Arial"/>
          <w:b/>
        </w:rPr>
        <w:t>É</w:t>
      </w:r>
      <w:r w:rsidRPr="00606222">
        <w:rPr>
          <w:rFonts w:asciiTheme="minorHAnsi" w:hAnsiTheme="minorHAnsi" w:cs="Arial"/>
          <w:b/>
        </w:rPr>
        <w:t>tude des fonctions techniques FT42 et FT43</w:t>
      </w:r>
    </w:p>
    <w:p w14:paraId="2068DF95" w14:textId="77777777" w:rsidR="00855626" w:rsidRPr="00606222" w:rsidRDefault="00DF1C1D" w:rsidP="003A56AF">
      <w:pPr>
        <w:spacing w:before="120" w:line="360" w:lineRule="auto"/>
        <w:ind w:firstLine="709"/>
        <w:jc w:val="both"/>
        <w:rPr>
          <w:rFonts w:asciiTheme="minorHAnsi" w:hAnsiTheme="minorHAnsi" w:cs="Arial"/>
          <w:b/>
        </w:rPr>
      </w:pPr>
      <w:r w:rsidRPr="00606222">
        <w:rPr>
          <w:rFonts w:asciiTheme="minorHAnsi" w:hAnsiTheme="minorHAnsi" w:cs="Arial"/>
          <w:b/>
        </w:rPr>
        <w:t>6.3</w:t>
      </w:r>
      <w:r w:rsidR="00855626" w:rsidRPr="00606222">
        <w:rPr>
          <w:rFonts w:asciiTheme="minorHAnsi" w:hAnsiTheme="minorHAnsi" w:cs="Arial"/>
          <w:b/>
        </w:rPr>
        <w:t xml:space="preserve">. Caractérisation et modélisation  </w:t>
      </w:r>
      <w:r w:rsidR="00340F81" w:rsidRPr="00606222">
        <w:rPr>
          <w:rFonts w:asciiTheme="minorHAnsi" w:hAnsiTheme="minorHAnsi" w:cs="Arial"/>
          <w:b/>
        </w:rPr>
        <w:t xml:space="preserve">de la </w:t>
      </w:r>
      <w:r w:rsidR="00855626" w:rsidRPr="00606222">
        <w:rPr>
          <w:rFonts w:asciiTheme="minorHAnsi" w:hAnsiTheme="minorHAnsi" w:cs="Arial"/>
          <w:b/>
        </w:rPr>
        <w:t>motorisation</w:t>
      </w:r>
    </w:p>
    <w:p w14:paraId="72562DBE" w14:textId="77777777" w:rsidR="00855626" w:rsidRPr="00606222" w:rsidRDefault="00A65A2B" w:rsidP="003A56AF">
      <w:pPr>
        <w:spacing w:before="120" w:line="360" w:lineRule="auto"/>
        <w:ind w:firstLine="709"/>
        <w:jc w:val="both"/>
        <w:rPr>
          <w:rFonts w:asciiTheme="minorHAnsi" w:hAnsiTheme="minorHAnsi" w:cs="Arial"/>
          <w:b/>
        </w:rPr>
      </w:pPr>
      <w:r w:rsidRPr="00606222">
        <w:rPr>
          <w:rFonts w:asciiTheme="minorHAnsi" w:hAnsiTheme="minorHAnsi" w:cs="Arial"/>
          <w:b/>
        </w:rPr>
        <w:t>6.</w:t>
      </w:r>
      <w:r w:rsidR="00DF1C1D" w:rsidRPr="00606222">
        <w:rPr>
          <w:rFonts w:asciiTheme="minorHAnsi" w:hAnsiTheme="minorHAnsi" w:cs="Arial"/>
          <w:b/>
        </w:rPr>
        <w:t>4</w:t>
      </w:r>
      <w:r w:rsidR="00855626" w:rsidRPr="00606222">
        <w:rPr>
          <w:rFonts w:asciiTheme="minorHAnsi" w:hAnsiTheme="minorHAnsi" w:cs="Arial"/>
          <w:b/>
        </w:rPr>
        <w:t>. Modélisation de l’asservissement du système</w:t>
      </w:r>
    </w:p>
    <w:p w14:paraId="6F25D153" w14:textId="77777777" w:rsidR="00855626" w:rsidRPr="00606222" w:rsidRDefault="00A65A2B" w:rsidP="00576BD5">
      <w:pPr>
        <w:spacing w:before="240" w:line="480" w:lineRule="auto"/>
        <w:rPr>
          <w:rFonts w:asciiTheme="minorHAnsi" w:hAnsiTheme="minorHAnsi" w:cs="Arial"/>
          <w:b/>
        </w:rPr>
      </w:pPr>
      <w:r w:rsidRPr="00606222">
        <w:rPr>
          <w:rFonts w:asciiTheme="minorHAnsi" w:hAnsiTheme="minorHAnsi" w:cs="Arial"/>
          <w:b/>
        </w:rPr>
        <w:t>7</w:t>
      </w:r>
      <w:r w:rsidR="00340F81" w:rsidRPr="00606222">
        <w:rPr>
          <w:rFonts w:asciiTheme="minorHAnsi" w:hAnsiTheme="minorHAnsi" w:cs="Arial"/>
          <w:b/>
        </w:rPr>
        <w:t>.</w:t>
      </w:r>
      <w:r w:rsidR="00855626" w:rsidRPr="00606222">
        <w:rPr>
          <w:rFonts w:asciiTheme="minorHAnsi" w:hAnsiTheme="minorHAnsi" w:cs="Arial"/>
          <w:b/>
        </w:rPr>
        <w:t xml:space="preserve"> </w:t>
      </w:r>
      <w:r w:rsidR="0020308C" w:rsidRPr="00606222">
        <w:rPr>
          <w:rFonts w:asciiTheme="minorHAnsi" w:hAnsiTheme="minorHAnsi" w:cs="Arial"/>
          <w:b/>
        </w:rPr>
        <w:t>Vérification de la précision de positionnement</w:t>
      </w:r>
    </w:p>
    <w:p w14:paraId="18DC4E5F" w14:textId="77777777" w:rsidR="003A56AF" w:rsidRPr="00606222" w:rsidRDefault="00576BD5" w:rsidP="00576BD5">
      <w:pPr>
        <w:spacing w:before="240" w:line="480" w:lineRule="auto"/>
        <w:jc w:val="right"/>
        <w:rPr>
          <w:rFonts w:asciiTheme="minorHAnsi" w:hAnsiTheme="minorHAnsi" w:cs="Arial"/>
          <w:b/>
        </w:rPr>
      </w:pPr>
      <w:r w:rsidRPr="00606222">
        <w:rPr>
          <w:rFonts w:asciiTheme="minorHAnsi" w:hAnsiTheme="minorHAnsi" w:cs="Arial"/>
          <w:b/>
          <w:i/>
        </w:rPr>
        <w:br w:type="column"/>
      </w:r>
      <w:r w:rsidR="003A56AF" w:rsidRPr="00606222">
        <w:rPr>
          <w:rFonts w:asciiTheme="minorHAnsi" w:hAnsiTheme="minorHAnsi" w:cs="Arial"/>
          <w:b/>
        </w:rPr>
        <w:lastRenderedPageBreak/>
        <w:t xml:space="preserve">p. </w:t>
      </w:r>
      <w:r w:rsidR="008B3F78" w:rsidRPr="00606222">
        <w:rPr>
          <w:rFonts w:asciiTheme="minorHAnsi" w:hAnsiTheme="minorHAnsi" w:cs="Arial"/>
          <w:b/>
        </w:rPr>
        <w:t>1</w:t>
      </w:r>
    </w:p>
    <w:p w14:paraId="56B757AB" w14:textId="77777777" w:rsidR="003A56AF" w:rsidRPr="00606222" w:rsidRDefault="003A56AF" w:rsidP="00576BD5">
      <w:pPr>
        <w:spacing w:before="120" w:line="360" w:lineRule="auto"/>
        <w:jc w:val="right"/>
        <w:rPr>
          <w:rFonts w:asciiTheme="minorHAnsi" w:hAnsiTheme="minorHAnsi" w:cs="Arial"/>
          <w:b/>
        </w:rPr>
      </w:pPr>
      <w:r w:rsidRPr="00606222">
        <w:rPr>
          <w:rFonts w:asciiTheme="minorHAnsi" w:hAnsiTheme="minorHAnsi" w:cs="Arial"/>
          <w:b/>
        </w:rPr>
        <w:t>p.</w:t>
      </w:r>
      <w:r w:rsidR="008B3F78" w:rsidRPr="00606222">
        <w:rPr>
          <w:rFonts w:asciiTheme="minorHAnsi" w:hAnsiTheme="minorHAnsi" w:cs="Arial"/>
          <w:b/>
        </w:rPr>
        <w:t>3</w:t>
      </w:r>
    </w:p>
    <w:p w14:paraId="52AB2E0F" w14:textId="77777777" w:rsidR="003A56AF" w:rsidRPr="00606222" w:rsidRDefault="003A56AF" w:rsidP="00576BD5">
      <w:pPr>
        <w:spacing w:before="120" w:line="360" w:lineRule="auto"/>
        <w:jc w:val="right"/>
        <w:rPr>
          <w:rFonts w:asciiTheme="minorHAnsi" w:hAnsiTheme="minorHAnsi" w:cs="Arial"/>
          <w:b/>
        </w:rPr>
      </w:pPr>
      <w:r w:rsidRPr="00606222">
        <w:rPr>
          <w:rFonts w:asciiTheme="minorHAnsi" w:hAnsiTheme="minorHAnsi" w:cs="Arial"/>
          <w:b/>
        </w:rPr>
        <w:t>p.</w:t>
      </w:r>
      <w:r w:rsidR="008B3F78" w:rsidRPr="00606222">
        <w:rPr>
          <w:rFonts w:asciiTheme="minorHAnsi" w:hAnsiTheme="minorHAnsi" w:cs="Arial"/>
          <w:b/>
        </w:rPr>
        <w:t>4</w:t>
      </w:r>
    </w:p>
    <w:p w14:paraId="0C12E7B8" w14:textId="77777777" w:rsidR="003A56AF" w:rsidRPr="00606222" w:rsidRDefault="003A56AF" w:rsidP="00576BD5">
      <w:pPr>
        <w:spacing w:before="120" w:line="360" w:lineRule="auto"/>
        <w:jc w:val="right"/>
        <w:rPr>
          <w:rFonts w:asciiTheme="minorHAnsi" w:hAnsiTheme="minorHAnsi" w:cs="Arial"/>
          <w:b/>
        </w:rPr>
      </w:pPr>
      <w:r w:rsidRPr="00606222">
        <w:rPr>
          <w:rFonts w:asciiTheme="minorHAnsi" w:hAnsiTheme="minorHAnsi" w:cs="Arial"/>
          <w:b/>
        </w:rPr>
        <w:t>p.</w:t>
      </w:r>
      <w:r w:rsidR="008B3F78" w:rsidRPr="00606222">
        <w:rPr>
          <w:rFonts w:asciiTheme="minorHAnsi" w:hAnsiTheme="minorHAnsi" w:cs="Arial"/>
          <w:b/>
        </w:rPr>
        <w:t>4</w:t>
      </w:r>
    </w:p>
    <w:p w14:paraId="4C503165" w14:textId="77777777" w:rsidR="003A56AF" w:rsidRPr="00606222" w:rsidRDefault="003A56AF" w:rsidP="00576BD5">
      <w:pPr>
        <w:spacing w:before="120" w:line="360" w:lineRule="auto"/>
        <w:jc w:val="right"/>
        <w:rPr>
          <w:rFonts w:asciiTheme="minorHAnsi" w:hAnsiTheme="minorHAnsi" w:cs="Arial"/>
          <w:b/>
        </w:rPr>
      </w:pPr>
      <w:r w:rsidRPr="00606222">
        <w:rPr>
          <w:rFonts w:asciiTheme="minorHAnsi" w:hAnsiTheme="minorHAnsi" w:cs="Arial"/>
          <w:b/>
        </w:rPr>
        <w:t>p.</w:t>
      </w:r>
      <w:r w:rsidR="008B3F78" w:rsidRPr="00606222">
        <w:rPr>
          <w:rFonts w:asciiTheme="minorHAnsi" w:hAnsiTheme="minorHAnsi" w:cs="Arial"/>
          <w:b/>
        </w:rPr>
        <w:t>5</w:t>
      </w:r>
    </w:p>
    <w:p w14:paraId="3B83C855" w14:textId="77777777" w:rsidR="003A56AF" w:rsidRPr="00606222" w:rsidRDefault="003A56AF" w:rsidP="003A56AF">
      <w:pPr>
        <w:spacing w:before="240" w:line="480" w:lineRule="auto"/>
        <w:jc w:val="right"/>
        <w:rPr>
          <w:rFonts w:asciiTheme="minorHAnsi" w:hAnsiTheme="minorHAnsi" w:cs="Arial"/>
          <w:b/>
        </w:rPr>
      </w:pPr>
      <w:r w:rsidRPr="00606222">
        <w:rPr>
          <w:rFonts w:asciiTheme="minorHAnsi" w:hAnsiTheme="minorHAnsi" w:cs="Arial"/>
          <w:b/>
        </w:rPr>
        <w:t>p.</w:t>
      </w:r>
      <w:r w:rsidR="007852F7" w:rsidRPr="00606222">
        <w:rPr>
          <w:rFonts w:asciiTheme="minorHAnsi" w:hAnsiTheme="minorHAnsi" w:cs="Arial"/>
          <w:b/>
        </w:rPr>
        <w:t xml:space="preserve"> 6</w:t>
      </w:r>
    </w:p>
    <w:p w14:paraId="49A93A26" w14:textId="77777777" w:rsidR="003A56AF" w:rsidRPr="00606222" w:rsidRDefault="003A56AF" w:rsidP="003A56AF">
      <w:pPr>
        <w:spacing w:before="240" w:line="480" w:lineRule="auto"/>
        <w:jc w:val="right"/>
        <w:rPr>
          <w:rFonts w:asciiTheme="minorHAnsi" w:hAnsiTheme="minorHAnsi" w:cs="Arial"/>
          <w:b/>
        </w:rPr>
      </w:pPr>
      <w:r w:rsidRPr="00606222">
        <w:rPr>
          <w:rFonts w:asciiTheme="minorHAnsi" w:hAnsiTheme="minorHAnsi" w:cs="Arial"/>
          <w:b/>
        </w:rPr>
        <w:t>p.</w:t>
      </w:r>
      <w:r w:rsidR="007852F7" w:rsidRPr="00606222">
        <w:rPr>
          <w:rFonts w:asciiTheme="minorHAnsi" w:hAnsiTheme="minorHAnsi" w:cs="Arial"/>
          <w:b/>
        </w:rPr>
        <w:t xml:space="preserve"> 7</w:t>
      </w:r>
    </w:p>
    <w:p w14:paraId="7C289267" w14:textId="77777777" w:rsidR="003A56AF" w:rsidRPr="00606222" w:rsidRDefault="003A56AF" w:rsidP="003A56AF">
      <w:pPr>
        <w:spacing w:before="240" w:line="480" w:lineRule="auto"/>
        <w:jc w:val="right"/>
        <w:rPr>
          <w:rFonts w:asciiTheme="minorHAnsi" w:hAnsiTheme="minorHAnsi" w:cs="Arial"/>
          <w:b/>
        </w:rPr>
      </w:pPr>
      <w:r w:rsidRPr="00606222">
        <w:rPr>
          <w:rFonts w:asciiTheme="minorHAnsi" w:hAnsiTheme="minorHAnsi" w:cs="Arial"/>
          <w:b/>
        </w:rPr>
        <w:t>p.</w:t>
      </w:r>
      <w:r w:rsidR="007852F7" w:rsidRPr="00606222">
        <w:rPr>
          <w:rFonts w:asciiTheme="minorHAnsi" w:hAnsiTheme="minorHAnsi" w:cs="Arial"/>
          <w:b/>
        </w:rPr>
        <w:t xml:space="preserve"> 10</w:t>
      </w:r>
    </w:p>
    <w:p w14:paraId="3B856803" w14:textId="77777777" w:rsidR="003A56AF" w:rsidRPr="00606222" w:rsidRDefault="003A56AF" w:rsidP="003A56AF">
      <w:pPr>
        <w:spacing w:before="240" w:line="480" w:lineRule="auto"/>
        <w:jc w:val="right"/>
        <w:rPr>
          <w:rFonts w:asciiTheme="minorHAnsi" w:hAnsiTheme="minorHAnsi" w:cs="Arial"/>
          <w:b/>
        </w:rPr>
      </w:pPr>
      <w:r w:rsidRPr="00606222">
        <w:rPr>
          <w:rFonts w:asciiTheme="minorHAnsi" w:hAnsiTheme="minorHAnsi" w:cs="Arial"/>
          <w:b/>
        </w:rPr>
        <w:t>p.</w:t>
      </w:r>
      <w:r w:rsidR="007852F7" w:rsidRPr="00606222">
        <w:rPr>
          <w:rFonts w:asciiTheme="minorHAnsi" w:hAnsiTheme="minorHAnsi" w:cs="Arial"/>
          <w:b/>
        </w:rPr>
        <w:t xml:space="preserve"> 12</w:t>
      </w:r>
    </w:p>
    <w:p w14:paraId="07F418D4" w14:textId="77777777" w:rsidR="003A56AF" w:rsidRPr="00606222" w:rsidRDefault="003A56AF" w:rsidP="003A56AF">
      <w:pPr>
        <w:spacing w:before="240" w:line="480" w:lineRule="auto"/>
        <w:jc w:val="right"/>
        <w:rPr>
          <w:rFonts w:asciiTheme="minorHAnsi" w:hAnsiTheme="minorHAnsi" w:cs="Arial"/>
          <w:b/>
        </w:rPr>
      </w:pPr>
      <w:r w:rsidRPr="00606222">
        <w:rPr>
          <w:rFonts w:asciiTheme="minorHAnsi" w:hAnsiTheme="minorHAnsi" w:cs="Arial"/>
          <w:b/>
        </w:rPr>
        <w:t>p.</w:t>
      </w:r>
      <w:r w:rsidR="007852F7" w:rsidRPr="00606222">
        <w:rPr>
          <w:rFonts w:asciiTheme="minorHAnsi" w:hAnsiTheme="minorHAnsi" w:cs="Arial"/>
          <w:b/>
        </w:rPr>
        <w:t xml:space="preserve"> 13</w:t>
      </w:r>
    </w:p>
    <w:p w14:paraId="3A693969" w14:textId="77777777" w:rsidR="003A56AF" w:rsidRPr="00606222" w:rsidRDefault="003A56AF" w:rsidP="00576BD5">
      <w:pPr>
        <w:spacing w:before="120" w:line="360" w:lineRule="auto"/>
        <w:jc w:val="right"/>
        <w:rPr>
          <w:rFonts w:asciiTheme="minorHAnsi" w:hAnsiTheme="minorHAnsi" w:cs="Arial"/>
          <w:b/>
        </w:rPr>
      </w:pPr>
      <w:r w:rsidRPr="00606222">
        <w:rPr>
          <w:rFonts w:asciiTheme="minorHAnsi" w:hAnsiTheme="minorHAnsi" w:cs="Arial"/>
          <w:b/>
        </w:rPr>
        <w:t>p.</w:t>
      </w:r>
      <w:r w:rsidR="007852F7" w:rsidRPr="00606222">
        <w:rPr>
          <w:rFonts w:asciiTheme="minorHAnsi" w:hAnsiTheme="minorHAnsi" w:cs="Arial"/>
          <w:b/>
        </w:rPr>
        <w:t xml:space="preserve"> 13</w:t>
      </w:r>
    </w:p>
    <w:p w14:paraId="71CC340E" w14:textId="77777777" w:rsidR="00DF1C1D" w:rsidRPr="00606222" w:rsidRDefault="00DF1C1D" w:rsidP="00576BD5">
      <w:pPr>
        <w:spacing w:before="120" w:line="360" w:lineRule="auto"/>
        <w:jc w:val="right"/>
        <w:rPr>
          <w:rFonts w:asciiTheme="minorHAnsi" w:hAnsiTheme="minorHAnsi" w:cs="Arial"/>
          <w:b/>
        </w:rPr>
      </w:pPr>
      <w:r w:rsidRPr="00606222">
        <w:rPr>
          <w:rFonts w:asciiTheme="minorHAnsi" w:hAnsiTheme="minorHAnsi" w:cs="Arial"/>
          <w:b/>
        </w:rPr>
        <w:t>p.15</w:t>
      </w:r>
    </w:p>
    <w:p w14:paraId="41F5DECB" w14:textId="77777777" w:rsidR="003A56AF" w:rsidRPr="00606222" w:rsidRDefault="003A56AF" w:rsidP="00576BD5">
      <w:pPr>
        <w:spacing w:before="120" w:line="360" w:lineRule="auto"/>
        <w:jc w:val="right"/>
        <w:rPr>
          <w:rFonts w:asciiTheme="minorHAnsi" w:hAnsiTheme="minorHAnsi" w:cs="Arial"/>
          <w:b/>
        </w:rPr>
      </w:pPr>
      <w:r w:rsidRPr="00606222">
        <w:rPr>
          <w:rFonts w:asciiTheme="minorHAnsi" w:hAnsiTheme="minorHAnsi" w:cs="Arial"/>
          <w:b/>
        </w:rPr>
        <w:t>p.</w:t>
      </w:r>
      <w:r w:rsidR="00DF1C1D" w:rsidRPr="00606222">
        <w:rPr>
          <w:rFonts w:asciiTheme="minorHAnsi" w:hAnsiTheme="minorHAnsi" w:cs="Arial"/>
          <w:b/>
        </w:rPr>
        <w:t xml:space="preserve"> 16</w:t>
      </w:r>
    </w:p>
    <w:p w14:paraId="1070E632" w14:textId="77777777" w:rsidR="003A56AF" w:rsidRPr="00606222" w:rsidRDefault="003A56AF" w:rsidP="00576BD5">
      <w:pPr>
        <w:spacing w:before="120" w:line="360" w:lineRule="auto"/>
        <w:jc w:val="right"/>
        <w:rPr>
          <w:rFonts w:asciiTheme="minorHAnsi" w:hAnsiTheme="minorHAnsi" w:cs="Arial"/>
          <w:b/>
        </w:rPr>
      </w:pPr>
      <w:r w:rsidRPr="00606222">
        <w:rPr>
          <w:rFonts w:asciiTheme="minorHAnsi" w:hAnsiTheme="minorHAnsi" w:cs="Arial"/>
          <w:b/>
        </w:rPr>
        <w:t>p.</w:t>
      </w:r>
      <w:r w:rsidR="00DF1C1D" w:rsidRPr="00606222">
        <w:rPr>
          <w:rFonts w:asciiTheme="minorHAnsi" w:hAnsiTheme="minorHAnsi" w:cs="Arial"/>
          <w:b/>
        </w:rPr>
        <w:t>20</w:t>
      </w:r>
    </w:p>
    <w:p w14:paraId="563BB479" w14:textId="77777777" w:rsidR="003A56AF" w:rsidRPr="000E4873" w:rsidRDefault="003A56AF" w:rsidP="003A56AF">
      <w:pPr>
        <w:spacing w:before="240" w:line="480" w:lineRule="auto"/>
        <w:jc w:val="right"/>
        <w:rPr>
          <w:rFonts w:asciiTheme="minorHAnsi" w:hAnsiTheme="minorHAnsi" w:cs="Arial"/>
          <w:b/>
        </w:rPr>
      </w:pPr>
      <w:r w:rsidRPr="000E4873">
        <w:rPr>
          <w:rFonts w:asciiTheme="minorHAnsi" w:hAnsiTheme="minorHAnsi" w:cs="Arial"/>
          <w:b/>
        </w:rPr>
        <w:t>p.</w:t>
      </w:r>
      <w:r w:rsidR="00D92F5E" w:rsidRPr="000E4873">
        <w:rPr>
          <w:rFonts w:asciiTheme="minorHAnsi" w:hAnsiTheme="minorHAnsi" w:cs="Arial"/>
          <w:b/>
        </w:rPr>
        <w:t xml:space="preserve"> 2</w:t>
      </w:r>
      <w:r w:rsidR="000F7CEE" w:rsidRPr="000E4873">
        <w:rPr>
          <w:rFonts w:asciiTheme="minorHAnsi" w:hAnsiTheme="minorHAnsi" w:cs="Arial"/>
          <w:b/>
        </w:rPr>
        <w:t>2</w:t>
      </w:r>
    </w:p>
    <w:p w14:paraId="4B877B85" w14:textId="77777777" w:rsidR="003A56AF" w:rsidRPr="00576BD5" w:rsidRDefault="003A56AF" w:rsidP="003A56AF">
      <w:pPr>
        <w:spacing w:before="240" w:line="480" w:lineRule="auto"/>
        <w:jc w:val="right"/>
        <w:rPr>
          <w:rFonts w:asciiTheme="minorHAnsi" w:hAnsiTheme="minorHAnsi" w:cs="Arial"/>
          <w:b/>
          <w:sz w:val="28"/>
          <w:szCs w:val="28"/>
        </w:rPr>
      </w:pPr>
    </w:p>
    <w:p w14:paraId="279A76EF" w14:textId="77777777" w:rsidR="00576BD5" w:rsidRPr="00576BD5" w:rsidRDefault="00576BD5" w:rsidP="003A56AF">
      <w:pPr>
        <w:spacing w:before="240"/>
        <w:ind w:right="-131"/>
        <w:rPr>
          <w:rFonts w:asciiTheme="minorHAnsi" w:hAnsiTheme="minorHAnsi" w:cs="Arial"/>
          <w:b/>
          <w:sz w:val="28"/>
          <w:szCs w:val="28"/>
        </w:rPr>
        <w:sectPr w:rsidR="00576BD5" w:rsidRPr="00576BD5" w:rsidSect="003A56AF">
          <w:type w:val="continuous"/>
          <w:pgSz w:w="11906" w:h="16838" w:code="9"/>
          <w:pgMar w:top="993" w:right="1418" w:bottom="1418" w:left="1418" w:header="709" w:footer="1077" w:gutter="0"/>
          <w:pgNumType w:start="0"/>
          <w:cols w:num="2" w:space="128" w:equalWidth="0">
            <w:col w:w="8222" w:space="128"/>
            <w:col w:w="720"/>
          </w:cols>
          <w:titlePg/>
          <w:docGrid w:linePitch="360"/>
        </w:sectPr>
      </w:pPr>
    </w:p>
    <w:p w14:paraId="6BD16B97" w14:textId="77777777" w:rsidR="00576BD5" w:rsidRPr="00B65CAD" w:rsidRDefault="00576BD5" w:rsidP="00576BD5">
      <w:pPr>
        <w:pStyle w:val="En-ttedetabledesmatires"/>
        <w:rPr>
          <w:rFonts w:asciiTheme="minorHAnsi" w:hAnsiTheme="minorHAnsi"/>
          <w:color w:val="auto"/>
        </w:rPr>
      </w:pPr>
      <w:r w:rsidRPr="00B65CAD">
        <w:rPr>
          <w:rFonts w:asciiTheme="minorHAnsi" w:hAnsiTheme="minorHAnsi"/>
          <w:color w:val="auto"/>
        </w:rPr>
        <w:lastRenderedPageBreak/>
        <w:t>Document</w:t>
      </w:r>
      <w:r w:rsidR="00340F81" w:rsidRPr="00B65CAD">
        <w:rPr>
          <w:rFonts w:asciiTheme="minorHAnsi" w:hAnsiTheme="minorHAnsi"/>
          <w:color w:val="auto"/>
        </w:rPr>
        <w:t>s</w:t>
      </w:r>
      <w:r w:rsidRPr="00B65CAD">
        <w:rPr>
          <w:rFonts w:asciiTheme="minorHAnsi" w:hAnsiTheme="minorHAnsi"/>
          <w:color w:val="auto"/>
        </w:rPr>
        <w:t xml:space="preserve"> réponse : </w:t>
      </w:r>
    </w:p>
    <w:p w14:paraId="5C19659B" w14:textId="77777777" w:rsidR="00576BD5" w:rsidRPr="00B65CAD" w:rsidRDefault="00576BD5" w:rsidP="00576BD5">
      <w:pPr>
        <w:pStyle w:val="En-ttedetabledesmatires"/>
        <w:jc w:val="right"/>
        <w:rPr>
          <w:rFonts w:asciiTheme="minorHAnsi" w:hAnsiTheme="minorHAnsi"/>
          <w:color w:val="auto"/>
        </w:rPr>
      </w:pPr>
      <w:r w:rsidRPr="00B65CAD">
        <w:rPr>
          <w:rFonts w:asciiTheme="minorHAnsi" w:eastAsia="Times New Roman" w:hAnsiTheme="minorHAnsi" w:cs="Times New Roman"/>
          <w:b w:val="0"/>
          <w:bCs w:val="0"/>
          <w:color w:val="auto"/>
          <w:sz w:val="24"/>
          <w:szCs w:val="24"/>
        </w:rPr>
        <w:br w:type="column"/>
      </w:r>
      <w:r w:rsidRPr="00B65CAD">
        <w:rPr>
          <w:rFonts w:asciiTheme="minorHAnsi" w:hAnsiTheme="minorHAnsi"/>
          <w:color w:val="auto"/>
        </w:rPr>
        <w:lastRenderedPageBreak/>
        <w:t>Pages</w:t>
      </w:r>
      <w:r w:rsidR="007852F7" w:rsidRPr="00B65CAD">
        <w:rPr>
          <w:rFonts w:asciiTheme="minorHAnsi" w:hAnsiTheme="minorHAnsi"/>
          <w:color w:val="auto"/>
        </w:rPr>
        <w:t xml:space="preserve"> a</w:t>
      </w:r>
      <w:r w:rsidR="0090322C">
        <w:rPr>
          <w:rFonts w:asciiTheme="minorHAnsi" w:hAnsiTheme="minorHAnsi"/>
          <w:color w:val="auto"/>
        </w:rPr>
        <w:t>nnexées DR1 à DR7</w:t>
      </w:r>
    </w:p>
    <w:p w14:paraId="555BDEEC" w14:textId="77777777" w:rsidR="00576BD5" w:rsidRPr="00576BD5" w:rsidRDefault="00576BD5" w:rsidP="00576BD5">
      <w:pPr>
        <w:rPr>
          <w:rFonts w:asciiTheme="minorHAnsi" w:hAnsiTheme="minorHAnsi" w:cs="Arial"/>
          <w:b/>
          <w:sz w:val="28"/>
          <w:szCs w:val="28"/>
        </w:rPr>
        <w:sectPr w:rsidR="00576BD5" w:rsidRPr="00576BD5" w:rsidSect="00576BD5">
          <w:type w:val="continuous"/>
          <w:pgSz w:w="11906" w:h="16838" w:code="9"/>
          <w:pgMar w:top="993" w:right="1418" w:bottom="1418" w:left="1418" w:header="709" w:footer="1077" w:gutter="0"/>
          <w:pgNumType w:start="0"/>
          <w:cols w:num="2" w:space="128"/>
          <w:titlePg/>
          <w:docGrid w:linePitch="360"/>
        </w:sectPr>
      </w:pPr>
    </w:p>
    <w:p w14:paraId="4083E7FD" w14:textId="77777777" w:rsidR="00576BD5" w:rsidRDefault="00576BD5" w:rsidP="003A56AF">
      <w:pPr>
        <w:spacing w:before="240"/>
        <w:ind w:right="-131"/>
        <w:rPr>
          <w:rFonts w:ascii="Arial" w:hAnsi="Arial" w:cs="Arial"/>
          <w:b/>
          <w:sz w:val="28"/>
          <w:szCs w:val="28"/>
        </w:rPr>
        <w:sectPr w:rsidR="00576BD5" w:rsidSect="00576BD5">
          <w:type w:val="continuous"/>
          <w:pgSz w:w="11906" w:h="16838" w:code="9"/>
          <w:pgMar w:top="993" w:right="1418" w:bottom="1418" w:left="1418" w:header="709" w:footer="1077" w:gutter="0"/>
          <w:pgNumType w:start="0"/>
          <w:cols w:space="128"/>
          <w:titlePg/>
          <w:docGrid w:linePitch="360"/>
        </w:sectPr>
      </w:pPr>
    </w:p>
    <w:p w14:paraId="1F67B01A" w14:textId="77777777" w:rsidR="005F4ACD" w:rsidRPr="000E4873" w:rsidRDefault="00315480" w:rsidP="00855626">
      <w:pPr>
        <w:rPr>
          <w:rFonts w:asciiTheme="minorHAnsi" w:hAnsiTheme="minorHAnsi" w:cs="Arial"/>
          <w:b/>
          <w:sz w:val="28"/>
          <w:szCs w:val="28"/>
        </w:rPr>
      </w:pPr>
      <w:r>
        <w:rPr>
          <w:rFonts w:ascii="Arial" w:hAnsi="Arial" w:cs="Arial"/>
          <w:b/>
          <w:sz w:val="28"/>
          <w:szCs w:val="28"/>
        </w:rPr>
        <w:lastRenderedPageBreak/>
        <w:br w:type="page"/>
      </w:r>
      <w:r w:rsidR="00B03234" w:rsidRPr="000E4873">
        <w:rPr>
          <w:rFonts w:asciiTheme="minorHAnsi" w:hAnsiTheme="minorHAnsi" w:cs="Arial"/>
          <w:b/>
          <w:sz w:val="28"/>
          <w:szCs w:val="28"/>
        </w:rPr>
        <w:lastRenderedPageBreak/>
        <w:t xml:space="preserve">1. </w:t>
      </w:r>
      <w:r w:rsidR="00885DE5" w:rsidRPr="000E4873">
        <w:rPr>
          <w:rFonts w:asciiTheme="minorHAnsi" w:hAnsiTheme="minorHAnsi" w:cs="Arial"/>
          <w:b/>
          <w:sz w:val="28"/>
          <w:szCs w:val="28"/>
        </w:rPr>
        <w:t>Présentation du système</w:t>
      </w:r>
    </w:p>
    <w:p w14:paraId="67DB8B18" w14:textId="77777777" w:rsidR="007E00A1" w:rsidRPr="000E4873" w:rsidRDefault="00B64003" w:rsidP="002D29F7">
      <w:pPr>
        <w:spacing w:before="100" w:beforeAutospacing="1" w:after="100" w:afterAutospacing="1"/>
        <w:jc w:val="both"/>
        <w:rPr>
          <w:rFonts w:asciiTheme="minorHAnsi" w:hAnsiTheme="minorHAnsi" w:cs="Arial"/>
        </w:rPr>
      </w:pPr>
      <w:r w:rsidRPr="000E4873">
        <w:rPr>
          <w:rFonts w:asciiTheme="minorHAnsi" w:hAnsiTheme="minorHAnsi" w:cs="Arial"/>
        </w:rPr>
        <w:t>Il est aujourd’hui possible de réduire les</w:t>
      </w:r>
      <w:r w:rsidR="002F0E4A" w:rsidRPr="000E4873">
        <w:rPr>
          <w:rFonts w:asciiTheme="minorHAnsi" w:hAnsiTheme="minorHAnsi" w:cs="Arial"/>
        </w:rPr>
        <w:t xml:space="preserve"> temps de parcours </w:t>
      </w:r>
      <w:r w:rsidR="00CB5920" w:rsidRPr="000E4873">
        <w:rPr>
          <w:rFonts w:asciiTheme="minorHAnsi" w:hAnsiTheme="minorHAnsi" w:cs="Arial"/>
        </w:rPr>
        <w:t xml:space="preserve">en train </w:t>
      </w:r>
      <w:r w:rsidR="00E76334">
        <w:rPr>
          <w:rFonts w:asciiTheme="minorHAnsi" w:hAnsiTheme="minorHAnsi" w:cs="Arial"/>
        </w:rPr>
        <w:t>grâce à la grande vitesse</w:t>
      </w:r>
      <w:r w:rsidR="002F0E4A" w:rsidRPr="000E4873">
        <w:rPr>
          <w:rFonts w:asciiTheme="minorHAnsi" w:hAnsiTheme="minorHAnsi" w:cs="Arial"/>
        </w:rPr>
        <w:t xml:space="preserve">. </w:t>
      </w:r>
      <w:r w:rsidR="00350C8F" w:rsidRPr="000E4873">
        <w:rPr>
          <w:rFonts w:asciiTheme="minorHAnsi" w:hAnsiTheme="minorHAnsi" w:cs="Arial"/>
        </w:rPr>
        <w:t xml:space="preserve">Malheureusement, </w:t>
      </w:r>
      <w:r w:rsidR="002F0E4A" w:rsidRPr="000E4873">
        <w:rPr>
          <w:rFonts w:asciiTheme="minorHAnsi" w:hAnsiTheme="minorHAnsi" w:cs="Arial"/>
        </w:rPr>
        <w:t xml:space="preserve">cette technologie </w:t>
      </w:r>
      <w:r w:rsidR="00350C8F" w:rsidRPr="000E4873">
        <w:rPr>
          <w:rFonts w:asciiTheme="minorHAnsi" w:hAnsiTheme="minorHAnsi" w:cs="Arial"/>
        </w:rPr>
        <w:t>nécessite</w:t>
      </w:r>
      <w:r w:rsidR="002F0E4A" w:rsidRPr="000E4873">
        <w:rPr>
          <w:rFonts w:asciiTheme="minorHAnsi" w:hAnsiTheme="minorHAnsi" w:cs="Arial"/>
        </w:rPr>
        <w:t xml:space="preserve"> la construction d’u</w:t>
      </w:r>
      <w:r w:rsidR="000A0887">
        <w:rPr>
          <w:rFonts w:asciiTheme="minorHAnsi" w:hAnsiTheme="minorHAnsi" w:cs="Arial"/>
        </w:rPr>
        <w:t>n réseau ferré spécifique et coû</w:t>
      </w:r>
      <w:r w:rsidR="002F0E4A" w:rsidRPr="000E4873">
        <w:rPr>
          <w:rFonts w:asciiTheme="minorHAnsi" w:hAnsiTheme="minorHAnsi" w:cs="Arial"/>
        </w:rPr>
        <w:t>teux</w:t>
      </w:r>
      <w:r w:rsidR="002D29F7" w:rsidRPr="000E4873">
        <w:rPr>
          <w:rFonts w:asciiTheme="minorHAnsi" w:hAnsiTheme="minorHAnsi" w:cs="Arial"/>
        </w:rPr>
        <w:t> :</w:t>
      </w:r>
      <w:r w:rsidR="005236C3" w:rsidRPr="000E4873">
        <w:rPr>
          <w:rFonts w:asciiTheme="minorHAnsi" w:hAnsiTheme="minorHAnsi" w:cs="Arial"/>
        </w:rPr>
        <w:t xml:space="preserve"> les lignes à grande vitesse</w:t>
      </w:r>
      <w:r w:rsidR="007E00A1" w:rsidRPr="000E4873">
        <w:rPr>
          <w:rFonts w:asciiTheme="minorHAnsi" w:hAnsiTheme="minorHAnsi" w:cs="Arial"/>
        </w:rPr>
        <w:t xml:space="preserve">. </w:t>
      </w:r>
    </w:p>
    <w:p w14:paraId="6C73F3A7" w14:textId="77777777" w:rsidR="00350C8F" w:rsidRPr="000E4873" w:rsidRDefault="002F0E4A" w:rsidP="002D29F7">
      <w:pPr>
        <w:spacing w:before="100" w:beforeAutospacing="1" w:after="100" w:afterAutospacing="1"/>
        <w:jc w:val="both"/>
        <w:rPr>
          <w:rFonts w:asciiTheme="minorHAnsi" w:hAnsiTheme="minorHAnsi" w:cs="Arial"/>
        </w:rPr>
      </w:pPr>
      <w:r w:rsidRPr="000E4873">
        <w:rPr>
          <w:rFonts w:asciiTheme="minorHAnsi" w:hAnsiTheme="minorHAnsi" w:cs="Arial"/>
        </w:rPr>
        <w:t xml:space="preserve">Sur ligne classique, une augmentation de la vitesse </w:t>
      </w:r>
      <w:r w:rsidR="000C4C70" w:rsidRPr="000E4873">
        <w:rPr>
          <w:rFonts w:asciiTheme="minorHAnsi" w:hAnsiTheme="minorHAnsi" w:cs="Arial"/>
        </w:rPr>
        <w:t xml:space="preserve">du train </w:t>
      </w:r>
      <w:r w:rsidRPr="000E4873">
        <w:rPr>
          <w:rFonts w:asciiTheme="minorHAnsi" w:hAnsiTheme="minorHAnsi" w:cs="Arial"/>
        </w:rPr>
        <w:t>conduirait à une dégradation du confort du passager en particulier lors du passage en</w:t>
      </w:r>
      <w:r w:rsidR="000C4C70" w:rsidRPr="000E4873">
        <w:rPr>
          <w:rFonts w:asciiTheme="minorHAnsi" w:hAnsiTheme="minorHAnsi" w:cs="Arial"/>
        </w:rPr>
        <w:t xml:space="preserve"> courbe</w:t>
      </w:r>
      <w:r w:rsidRPr="000E4873">
        <w:rPr>
          <w:rFonts w:asciiTheme="minorHAnsi" w:hAnsiTheme="minorHAnsi" w:cs="Arial"/>
        </w:rPr>
        <w:t>.</w:t>
      </w:r>
      <w:r w:rsidR="00CB5920" w:rsidRPr="000E4873">
        <w:rPr>
          <w:rFonts w:asciiTheme="minorHAnsi" w:hAnsiTheme="minorHAnsi" w:cs="Arial"/>
        </w:rPr>
        <w:t xml:space="preserve"> </w:t>
      </w:r>
    </w:p>
    <w:p w14:paraId="37574900" w14:textId="77777777" w:rsidR="002F0E4A" w:rsidRDefault="001963E0" w:rsidP="002D29F7">
      <w:pPr>
        <w:spacing w:before="100" w:beforeAutospacing="1" w:after="100" w:afterAutospacing="1"/>
        <w:jc w:val="both"/>
        <w:rPr>
          <w:rFonts w:asciiTheme="minorHAnsi" w:hAnsiTheme="minorHAnsi" w:cs="Arial"/>
        </w:rPr>
      </w:pPr>
      <w:r>
        <w:rPr>
          <w:noProof/>
        </w:rPr>
        <w:drawing>
          <wp:anchor distT="0" distB="0" distL="114300" distR="114300" simplePos="0" relativeHeight="252180480" behindDoc="1" locked="0" layoutInCell="1" allowOverlap="1" wp14:anchorId="1A5384B6" wp14:editId="1117044D">
            <wp:simplePos x="0" y="0"/>
            <wp:positionH relativeFrom="column">
              <wp:posOffset>1134745</wp:posOffset>
            </wp:positionH>
            <wp:positionV relativeFrom="paragraph">
              <wp:posOffset>992505</wp:posOffset>
            </wp:positionV>
            <wp:extent cx="1645285" cy="2635885"/>
            <wp:effectExtent l="0" t="0" r="0" b="0"/>
            <wp:wrapNone/>
            <wp:docPr id="10261" name="Image 1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285" cy="2635885"/>
                    </a:xfrm>
                    <a:prstGeom prst="rect">
                      <a:avLst/>
                    </a:prstGeom>
                  </pic:spPr>
                </pic:pic>
              </a:graphicData>
            </a:graphic>
          </wp:anchor>
        </w:drawing>
      </w:r>
      <w:r>
        <w:rPr>
          <w:noProof/>
        </w:rPr>
        <w:drawing>
          <wp:anchor distT="0" distB="0" distL="114300" distR="114300" simplePos="0" relativeHeight="252179456" behindDoc="1" locked="0" layoutInCell="1" allowOverlap="1" wp14:anchorId="3B0CAAB5" wp14:editId="6FFDA616">
            <wp:simplePos x="0" y="0"/>
            <wp:positionH relativeFrom="column">
              <wp:posOffset>2721610</wp:posOffset>
            </wp:positionH>
            <wp:positionV relativeFrom="paragraph">
              <wp:posOffset>908685</wp:posOffset>
            </wp:positionV>
            <wp:extent cx="1656080" cy="2722880"/>
            <wp:effectExtent l="0" t="0" r="1270" b="1270"/>
            <wp:wrapNone/>
            <wp:docPr id="10260" name="Image 1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080" cy="2722880"/>
                    </a:xfrm>
                    <a:prstGeom prst="rect">
                      <a:avLst/>
                    </a:prstGeom>
                  </pic:spPr>
                </pic:pic>
              </a:graphicData>
            </a:graphic>
          </wp:anchor>
        </w:drawing>
      </w:r>
      <w:r>
        <w:rPr>
          <w:noProof/>
        </w:rPr>
        <w:drawing>
          <wp:anchor distT="0" distB="0" distL="114300" distR="114300" simplePos="0" relativeHeight="252178432" behindDoc="1" locked="0" layoutInCell="1" allowOverlap="1" wp14:anchorId="70D98D01" wp14:editId="650358AC">
            <wp:simplePos x="0" y="0"/>
            <wp:positionH relativeFrom="column">
              <wp:posOffset>4274185</wp:posOffset>
            </wp:positionH>
            <wp:positionV relativeFrom="paragraph">
              <wp:posOffset>991235</wp:posOffset>
            </wp:positionV>
            <wp:extent cx="2107565" cy="2643505"/>
            <wp:effectExtent l="0" t="0" r="6985" b="4445"/>
            <wp:wrapNone/>
            <wp:docPr id="10259" name="Image 1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7565" cy="2643505"/>
                    </a:xfrm>
                    <a:prstGeom prst="rect">
                      <a:avLst/>
                    </a:prstGeom>
                  </pic:spPr>
                </pic:pic>
              </a:graphicData>
            </a:graphic>
          </wp:anchor>
        </w:drawing>
      </w:r>
      <w:r w:rsidR="00BE596D">
        <w:rPr>
          <w:noProof/>
        </w:rPr>
        <w:drawing>
          <wp:anchor distT="0" distB="0" distL="114300" distR="114300" simplePos="0" relativeHeight="252181504" behindDoc="1" locked="0" layoutInCell="1" allowOverlap="1" wp14:anchorId="4C6D9B52" wp14:editId="23EC74A7">
            <wp:simplePos x="0" y="0"/>
            <wp:positionH relativeFrom="column">
              <wp:posOffset>-434975</wp:posOffset>
            </wp:positionH>
            <wp:positionV relativeFrom="paragraph">
              <wp:posOffset>992505</wp:posOffset>
            </wp:positionV>
            <wp:extent cx="1381125" cy="2361565"/>
            <wp:effectExtent l="0" t="0" r="9525" b="635"/>
            <wp:wrapNone/>
            <wp:docPr id="10262" name="Image 1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81125" cy="2361565"/>
                    </a:xfrm>
                    <a:prstGeom prst="rect">
                      <a:avLst/>
                    </a:prstGeom>
                  </pic:spPr>
                </pic:pic>
              </a:graphicData>
            </a:graphic>
          </wp:anchor>
        </w:drawing>
      </w:r>
      <w:r w:rsidR="00CB5920" w:rsidRPr="000E4873">
        <w:rPr>
          <w:rFonts w:asciiTheme="minorHAnsi" w:hAnsiTheme="minorHAnsi" w:cs="Arial"/>
        </w:rPr>
        <w:t xml:space="preserve">En courbe, le passager est soumis à une accélération transversale </w:t>
      </w:r>
      <w:r w:rsidR="00A340A4" w:rsidRPr="000E4873">
        <w:rPr>
          <w:rFonts w:asciiTheme="minorHAnsi" w:hAnsiTheme="minorHAnsi" w:cs="Arial"/>
        </w:rPr>
        <w:t xml:space="preserve">(accélération centripète) </w:t>
      </w:r>
      <w:r w:rsidR="00CB5920" w:rsidRPr="000E4873">
        <w:rPr>
          <w:rFonts w:asciiTheme="minorHAnsi" w:hAnsiTheme="minorHAnsi" w:cs="Arial"/>
        </w:rPr>
        <w:t xml:space="preserve">qui au-delà d’une certaine valeur devient gênante, inconfortable. Pour </w:t>
      </w:r>
      <w:r w:rsidR="00350C8F" w:rsidRPr="000E4873">
        <w:rPr>
          <w:rFonts w:asciiTheme="minorHAnsi" w:hAnsiTheme="minorHAnsi" w:cs="Arial"/>
        </w:rPr>
        <w:t>compenser</w:t>
      </w:r>
      <w:r w:rsidR="00CB5920" w:rsidRPr="000E4873">
        <w:rPr>
          <w:rFonts w:asciiTheme="minorHAnsi" w:hAnsiTheme="minorHAnsi" w:cs="Arial"/>
        </w:rPr>
        <w:t xml:space="preserve"> cette accélération transversale, la voie est posée avec un dévers</w:t>
      </w:r>
      <w:r w:rsidR="007C6233" w:rsidRPr="000E4873">
        <w:rPr>
          <w:rFonts w:asciiTheme="minorHAnsi" w:hAnsiTheme="minorHAnsi" w:cs="Arial"/>
        </w:rPr>
        <w:t xml:space="preserve"> dans les portions de courbe</w:t>
      </w:r>
      <w:r w:rsidR="00CB5920" w:rsidRPr="000E4873">
        <w:rPr>
          <w:rFonts w:asciiTheme="minorHAnsi" w:hAnsiTheme="minorHAnsi" w:cs="Arial"/>
        </w:rPr>
        <w:t>, c'est-à-dire que le plan des rails est incliné par rapport au plan horizontal</w:t>
      </w:r>
      <w:r w:rsidR="00FF49CB" w:rsidRPr="000E4873">
        <w:rPr>
          <w:rFonts w:asciiTheme="minorHAnsi" w:hAnsiTheme="minorHAnsi" w:cs="Arial"/>
        </w:rPr>
        <w:t xml:space="preserve"> </w:t>
      </w:r>
      <w:r w:rsidR="00241EBF" w:rsidRPr="000E4873">
        <w:rPr>
          <w:rFonts w:asciiTheme="minorHAnsi" w:hAnsiTheme="minorHAnsi" w:cs="Arial"/>
        </w:rPr>
        <w:t>(le</w:t>
      </w:r>
      <w:r w:rsidR="000C4C70" w:rsidRPr="000E4873">
        <w:rPr>
          <w:rFonts w:asciiTheme="minorHAnsi" w:hAnsiTheme="minorHAnsi" w:cs="Arial"/>
        </w:rPr>
        <w:t xml:space="preserve"> </w:t>
      </w:r>
      <w:r w:rsidR="007C6233" w:rsidRPr="000E4873">
        <w:rPr>
          <w:rFonts w:asciiTheme="minorHAnsi" w:hAnsiTheme="minorHAnsi" w:cs="Arial"/>
        </w:rPr>
        <w:t xml:space="preserve">rail extérieur </w:t>
      </w:r>
      <w:r w:rsidR="000C4C70" w:rsidRPr="000E4873">
        <w:rPr>
          <w:rFonts w:asciiTheme="minorHAnsi" w:hAnsiTheme="minorHAnsi" w:cs="Arial"/>
        </w:rPr>
        <w:t xml:space="preserve">est </w:t>
      </w:r>
      <w:r w:rsidR="007C6233" w:rsidRPr="000E4873">
        <w:rPr>
          <w:rFonts w:asciiTheme="minorHAnsi" w:hAnsiTheme="minorHAnsi" w:cs="Arial"/>
        </w:rPr>
        <w:t>plus haut que le rail intérieur)</w:t>
      </w:r>
      <w:r w:rsidR="00CB5920" w:rsidRPr="000E4873">
        <w:rPr>
          <w:rFonts w:asciiTheme="minorHAnsi" w:hAnsiTheme="minorHAnsi" w:cs="Arial"/>
        </w:rPr>
        <w:t>.</w:t>
      </w:r>
    </w:p>
    <w:p w14:paraId="2A985E3E" w14:textId="77777777" w:rsidR="00610D7C" w:rsidRPr="000E4873" w:rsidRDefault="00F14354" w:rsidP="002D29F7">
      <w:pPr>
        <w:spacing w:before="100" w:beforeAutospacing="1" w:after="100" w:afterAutospacing="1"/>
        <w:jc w:val="both"/>
        <w:rPr>
          <w:rFonts w:asciiTheme="minorHAnsi" w:hAnsiTheme="minorHAnsi" w:cs="Arial"/>
        </w:rPr>
      </w:pPr>
      <w:r>
        <w:rPr>
          <w:rFonts w:ascii="Arial" w:hAnsi="Arial" w:cs="Arial"/>
          <w:iCs/>
          <w:noProof/>
          <w:color w:val="7F7F7F" w:themeColor="text1" w:themeTint="80"/>
        </w:rPr>
        <mc:AlternateContent>
          <mc:Choice Requires="wps">
            <w:drawing>
              <wp:anchor distT="0" distB="0" distL="114300" distR="114300" simplePos="0" relativeHeight="251744256" behindDoc="0" locked="0" layoutInCell="1" allowOverlap="1" wp14:anchorId="4143F8AB" wp14:editId="67A79554">
                <wp:simplePos x="0" y="0"/>
                <wp:positionH relativeFrom="column">
                  <wp:posOffset>604520</wp:posOffset>
                </wp:positionH>
                <wp:positionV relativeFrom="paragraph">
                  <wp:posOffset>2602230</wp:posOffset>
                </wp:positionV>
                <wp:extent cx="4491355" cy="277495"/>
                <wp:effectExtent l="0" t="0" r="4445" b="8255"/>
                <wp:wrapNone/>
                <wp:docPr id="2338" name="Text Box 20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135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4F7C9" w14:textId="77777777" w:rsidR="00B53E60" w:rsidRPr="008B3F78" w:rsidRDefault="00B53E60" w:rsidP="008B3F78">
                            <w:pPr>
                              <w:jc w:val="center"/>
                              <w:rPr>
                                <w:rFonts w:asciiTheme="minorHAnsi" w:hAnsiTheme="minorHAnsi" w:cs="Arial"/>
                                <w:i/>
                              </w:rPr>
                            </w:pPr>
                            <w:r w:rsidRPr="008B3F78">
                              <w:rPr>
                                <w:rFonts w:asciiTheme="minorHAnsi" w:hAnsiTheme="minorHAnsi" w:cs="Arial"/>
                                <w:i/>
                              </w:rPr>
                              <w:t>Figure 1 : comparaison train classique et pendulaire en courbe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012" o:spid="_x0000_s1026" type="#_x0000_t202" style="position:absolute;left:0;text-align:left;margin-left:47.6pt;margin-top:204.9pt;width:353.65pt;height:21.85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" stroked="f">
                <v:textbox style="mso-fit-shape-to-text:t">
                  <w:txbxContent>
                    <w:p w:rsidR="00292822" w:rsidRPr="008B3F78" w:rsidRDefault="00292822" w:rsidP="008B3F78">
                      <w:pPr>
                        <w:jc w:val="center"/>
                        <w:rPr>
                          <w:rFonts w:asciiTheme="minorHAnsi" w:hAnsiTheme="minorHAnsi" w:cs="Arial"/>
                          <w:i/>
                        </w:rPr>
                      </w:pPr>
                      <w:r w:rsidRPr="008B3F78">
                        <w:rPr>
                          <w:rFonts w:asciiTheme="minorHAnsi" w:hAnsiTheme="minorHAnsi" w:cs="Arial"/>
                          <w:i/>
                        </w:rPr>
                        <w:t>Figure 1 : comparaison train classique et pendulaire en courbe</w:t>
                      </w:r>
                    </w:p>
                  </w:txbxContent>
                </v:textbox>
              </v:shape>
            </w:pict>
          </mc:Fallback>
        </mc:AlternateContent>
      </w:r>
    </w:p>
    <w:p w14:paraId="326430D0" w14:textId="77777777" w:rsidR="00776027" w:rsidRDefault="00776027" w:rsidP="002D29F7">
      <w:pPr>
        <w:spacing w:before="100" w:beforeAutospacing="1" w:after="100" w:afterAutospacing="1"/>
        <w:jc w:val="both"/>
        <w:rPr>
          <w:rFonts w:asciiTheme="minorHAnsi" w:hAnsiTheme="minorHAnsi" w:cs="Arial"/>
          <w:iCs/>
        </w:rPr>
      </w:pPr>
    </w:p>
    <w:p w14:paraId="48B16F8F" w14:textId="77777777" w:rsidR="00776027" w:rsidRDefault="00776027" w:rsidP="002D29F7">
      <w:pPr>
        <w:spacing w:before="100" w:beforeAutospacing="1" w:after="100" w:afterAutospacing="1"/>
        <w:jc w:val="both"/>
        <w:rPr>
          <w:rFonts w:asciiTheme="minorHAnsi" w:hAnsiTheme="minorHAnsi" w:cs="Arial"/>
          <w:iCs/>
        </w:rPr>
      </w:pPr>
    </w:p>
    <w:p w14:paraId="5A118C2D" w14:textId="77777777" w:rsidR="00776027" w:rsidRDefault="00776027" w:rsidP="002D29F7">
      <w:pPr>
        <w:spacing w:before="100" w:beforeAutospacing="1" w:after="100" w:afterAutospacing="1"/>
        <w:jc w:val="both"/>
        <w:rPr>
          <w:rFonts w:asciiTheme="minorHAnsi" w:hAnsiTheme="minorHAnsi" w:cs="Arial"/>
          <w:iCs/>
        </w:rPr>
      </w:pPr>
    </w:p>
    <w:p w14:paraId="6E3B8245" w14:textId="77777777" w:rsidR="00776027" w:rsidRDefault="00776027" w:rsidP="002D29F7">
      <w:pPr>
        <w:spacing w:before="100" w:beforeAutospacing="1" w:after="100" w:afterAutospacing="1"/>
        <w:jc w:val="both"/>
        <w:rPr>
          <w:rFonts w:asciiTheme="minorHAnsi" w:hAnsiTheme="minorHAnsi" w:cs="Arial"/>
          <w:iCs/>
        </w:rPr>
      </w:pPr>
    </w:p>
    <w:p w14:paraId="7C018ECB" w14:textId="77777777" w:rsidR="00776027" w:rsidRDefault="00776027" w:rsidP="002D29F7">
      <w:pPr>
        <w:spacing w:before="100" w:beforeAutospacing="1" w:after="100" w:afterAutospacing="1"/>
        <w:jc w:val="both"/>
        <w:rPr>
          <w:rFonts w:asciiTheme="minorHAnsi" w:hAnsiTheme="minorHAnsi" w:cs="Arial"/>
          <w:iCs/>
        </w:rPr>
      </w:pPr>
    </w:p>
    <w:p w14:paraId="62CFFA27" w14:textId="77777777" w:rsidR="00776027" w:rsidRDefault="00776027" w:rsidP="002D29F7">
      <w:pPr>
        <w:spacing w:before="100" w:beforeAutospacing="1" w:after="100" w:afterAutospacing="1"/>
        <w:jc w:val="both"/>
        <w:rPr>
          <w:rFonts w:asciiTheme="minorHAnsi" w:hAnsiTheme="minorHAnsi" w:cs="Arial"/>
          <w:iCs/>
        </w:rPr>
      </w:pPr>
    </w:p>
    <w:p w14:paraId="5FBCA679" w14:textId="77777777" w:rsidR="00776027" w:rsidRDefault="00776027" w:rsidP="002D29F7">
      <w:pPr>
        <w:spacing w:before="100" w:beforeAutospacing="1" w:after="100" w:afterAutospacing="1"/>
        <w:jc w:val="both"/>
        <w:rPr>
          <w:rFonts w:asciiTheme="minorHAnsi" w:hAnsiTheme="minorHAnsi" w:cs="Arial"/>
          <w:iCs/>
        </w:rPr>
      </w:pPr>
    </w:p>
    <w:p w14:paraId="634B56E8" w14:textId="77777777" w:rsidR="007E00A1" w:rsidRPr="000E4873" w:rsidRDefault="007E00A1" w:rsidP="002D29F7">
      <w:pPr>
        <w:spacing w:before="100" w:beforeAutospacing="1" w:after="100" w:afterAutospacing="1"/>
        <w:jc w:val="both"/>
        <w:rPr>
          <w:rFonts w:asciiTheme="minorHAnsi" w:hAnsiTheme="minorHAnsi" w:cs="Arial"/>
          <w:iCs/>
        </w:rPr>
      </w:pPr>
      <w:r w:rsidRPr="000E4873">
        <w:rPr>
          <w:rFonts w:asciiTheme="minorHAnsi" w:hAnsiTheme="minorHAnsi" w:cs="Arial"/>
          <w:iCs/>
        </w:rPr>
        <w:t>Une</w:t>
      </w:r>
      <w:r w:rsidRPr="000E4873">
        <w:rPr>
          <w:rFonts w:asciiTheme="minorHAnsi" w:hAnsiTheme="minorHAnsi" w:cs="Arial"/>
        </w:rPr>
        <w:t xml:space="preserve"> </w:t>
      </w:r>
      <w:r w:rsidR="00FA6224" w:rsidRPr="000E4873">
        <w:rPr>
          <w:rFonts w:asciiTheme="minorHAnsi" w:hAnsiTheme="minorHAnsi" w:cs="Arial"/>
          <w:iCs/>
        </w:rPr>
        <w:t>alternative moins coû</w:t>
      </w:r>
      <w:r w:rsidRPr="000E4873">
        <w:rPr>
          <w:rFonts w:asciiTheme="minorHAnsi" w:hAnsiTheme="minorHAnsi" w:cs="Arial"/>
          <w:iCs/>
        </w:rPr>
        <w:t xml:space="preserve">teuse </w:t>
      </w:r>
      <w:r w:rsidR="00313250" w:rsidRPr="000E4873">
        <w:rPr>
          <w:rFonts w:asciiTheme="minorHAnsi" w:hAnsiTheme="minorHAnsi" w:cs="Arial"/>
          <w:iCs/>
        </w:rPr>
        <w:t xml:space="preserve">que le </w:t>
      </w:r>
      <w:r w:rsidR="00241EBF" w:rsidRPr="000E4873">
        <w:rPr>
          <w:rFonts w:asciiTheme="minorHAnsi" w:hAnsiTheme="minorHAnsi" w:cs="Arial"/>
          <w:iCs/>
        </w:rPr>
        <w:t>TGV</w:t>
      </w:r>
      <w:r w:rsidR="00313250" w:rsidRPr="000E4873">
        <w:rPr>
          <w:rFonts w:asciiTheme="minorHAnsi" w:hAnsiTheme="minorHAnsi" w:cs="Arial"/>
          <w:iCs/>
        </w:rPr>
        <w:t xml:space="preserve"> </w:t>
      </w:r>
      <w:r w:rsidRPr="000E4873">
        <w:rPr>
          <w:rFonts w:asciiTheme="minorHAnsi" w:hAnsiTheme="minorHAnsi" w:cs="Arial"/>
          <w:iCs/>
        </w:rPr>
        <w:t xml:space="preserve">est </w:t>
      </w:r>
      <w:r w:rsidR="002F0E4A" w:rsidRPr="000E4873">
        <w:rPr>
          <w:rFonts w:asciiTheme="minorHAnsi" w:hAnsiTheme="minorHAnsi" w:cs="Arial"/>
          <w:iCs/>
        </w:rPr>
        <w:t xml:space="preserve">possible </w:t>
      </w:r>
      <w:r w:rsidRPr="000E4873">
        <w:rPr>
          <w:rFonts w:asciiTheme="minorHAnsi" w:hAnsiTheme="minorHAnsi" w:cs="Arial"/>
          <w:iCs/>
        </w:rPr>
        <w:t>avec le train pendulaire</w:t>
      </w:r>
      <w:r w:rsidR="006A4EAC" w:rsidRPr="000E4873">
        <w:rPr>
          <w:rFonts w:asciiTheme="minorHAnsi" w:hAnsiTheme="minorHAnsi" w:cs="Arial"/>
          <w:iCs/>
        </w:rPr>
        <w:t xml:space="preserve">. </w:t>
      </w:r>
    </w:p>
    <w:p w14:paraId="5C51F226" w14:textId="77777777" w:rsidR="00CC6A5D" w:rsidRPr="000E4873" w:rsidRDefault="00CC6A5D" w:rsidP="002D29F7">
      <w:pPr>
        <w:jc w:val="both"/>
        <w:rPr>
          <w:rFonts w:asciiTheme="minorHAnsi" w:hAnsiTheme="minorHAnsi" w:cs="Arial"/>
        </w:rPr>
      </w:pPr>
      <w:r w:rsidRPr="000E4873">
        <w:rPr>
          <w:rFonts w:asciiTheme="minorHAnsi" w:hAnsiTheme="minorHAnsi" w:cs="Arial"/>
        </w:rPr>
        <w:t xml:space="preserve">La pendulation est </w:t>
      </w:r>
      <w:r w:rsidR="002F0EFD" w:rsidRPr="000E4873">
        <w:rPr>
          <w:rFonts w:asciiTheme="minorHAnsi" w:hAnsiTheme="minorHAnsi" w:cs="Arial"/>
        </w:rPr>
        <w:t>un</w:t>
      </w:r>
      <w:r w:rsidRPr="000E4873">
        <w:rPr>
          <w:rFonts w:asciiTheme="minorHAnsi" w:hAnsiTheme="minorHAnsi" w:cs="Arial"/>
        </w:rPr>
        <w:t xml:space="preserve"> moyen efficace pour l’amélioration du confort des passagers et la réduction sensible des temps de parcours </w:t>
      </w:r>
      <w:r w:rsidR="006A4EAC" w:rsidRPr="000E4873">
        <w:rPr>
          <w:rFonts w:asciiTheme="minorHAnsi" w:hAnsiTheme="minorHAnsi" w:cs="Arial"/>
        </w:rPr>
        <w:t>(</w:t>
      </w:r>
      <w:r w:rsidR="00FA6224" w:rsidRPr="000E4873">
        <w:rPr>
          <w:rFonts w:asciiTheme="minorHAnsi" w:hAnsiTheme="minorHAnsi" w:cs="Arial"/>
          <w:iCs/>
        </w:rPr>
        <w:t xml:space="preserve">de 15 à 25%) </w:t>
      </w:r>
      <w:r w:rsidRPr="000E4873">
        <w:rPr>
          <w:rFonts w:asciiTheme="minorHAnsi" w:hAnsiTheme="minorHAnsi" w:cs="Arial"/>
        </w:rPr>
        <w:t>et ce, en circulation sur voie classique, donc avec un minimum d’impact sur les infrastructures.</w:t>
      </w:r>
    </w:p>
    <w:p w14:paraId="4EC37CE9" w14:textId="77777777" w:rsidR="00CC6A5D" w:rsidRPr="000E4873" w:rsidRDefault="00CC6A5D" w:rsidP="002D29F7">
      <w:pPr>
        <w:jc w:val="both"/>
        <w:rPr>
          <w:rFonts w:asciiTheme="minorHAnsi" w:hAnsiTheme="minorHAnsi" w:cs="Arial"/>
        </w:rPr>
      </w:pPr>
      <w:r w:rsidRPr="000E4873">
        <w:rPr>
          <w:rFonts w:asciiTheme="minorHAnsi" w:hAnsiTheme="minorHAnsi" w:cs="Arial"/>
        </w:rPr>
        <w:t xml:space="preserve">Elle </w:t>
      </w:r>
      <w:r w:rsidR="000A0887">
        <w:rPr>
          <w:rFonts w:asciiTheme="minorHAnsi" w:hAnsiTheme="minorHAnsi" w:cs="Arial"/>
        </w:rPr>
        <w:t>autorise</w:t>
      </w:r>
      <w:r w:rsidRPr="000E4873">
        <w:rPr>
          <w:rFonts w:asciiTheme="minorHAnsi" w:hAnsiTheme="minorHAnsi" w:cs="Arial"/>
        </w:rPr>
        <w:t xml:space="preserve">, par inclinaison de la caisse autour de son axe longitudinal </w:t>
      </w:r>
      <w:r w:rsidR="007C6C47">
        <w:rPr>
          <w:rFonts w:asciiTheme="minorHAnsi" w:hAnsiTheme="minorHAnsi" w:cs="Arial"/>
        </w:rPr>
        <w:t>(</w:t>
      </w:r>
      <w:r w:rsidR="00776027">
        <w:rPr>
          <w:rFonts w:asciiTheme="minorHAnsi" w:hAnsiTheme="minorHAnsi" w:cs="Arial"/>
        </w:rPr>
        <w:t xml:space="preserve">angle d’inclinaison qui s’ajoute à l’angle de dévers) </w:t>
      </w:r>
      <w:r w:rsidR="00B53E60">
        <w:rPr>
          <w:rFonts w:asciiTheme="minorHAnsi" w:hAnsiTheme="minorHAnsi" w:cs="Arial"/>
        </w:rPr>
        <w:t>la diminution de</w:t>
      </w:r>
      <w:r w:rsidRPr="000E4873">
        <w:rPr>
          <w:rFonts w:asciiTheme="minorHAnsi" w:hAnsiTheme="minorHAnsi" w:cs="Arial"/>
        </w:rPr>
        <w:t xml:space="preserve"> l’accélération transversale ressentie par les passagers </w:t>
      </w:r>
      <w:r w:rsidR="00B53E60">
        <w:rPr>
          <w:rFonts w:asciiTheme="minorHAnsi" w:hAnsiTheme="minorHAnsi" w:cs="Arial"/>
        </w:rPr>
        <w:t>et permet</w:t>
      </w:r>
      <w:r w:rsidR="00776027">
        <w:rPr>
          <w:rFonts w:asciiTheme="minorHAnsi" w:hAnsiTheme="minorHAnsi" w:cs="Arial"/>
        </w:rPr>
        <w:t xml:space="preserve"> ainsi un passage en courbe à une vitesse plus importante qu’un train classique pour le même niveau de confort.</w:t>
      </w:r>
      <w:r w:rsidR="00800CA6" w:rsidRPr="000E4873">
        <w:rPr>
          <w:rFonts w:asciiTheme="minorHAnsi" w:hAnsiTheme="minorHAnsi" w:cs="Arial"/>
        </w:rPr>
        <w:t xml:space="preserve"> </w:t>
      </w:r>
    </w:p>
    <w:p w14:paraId="3C9BE012" w14:textId="77777777" w:rsidR="00270142" w:rsidRPr="000E4873" w:rsidRDefault="00270142" w:rsidP="002D29F7">
      <w:pPr>
        <w:spacing w:before="100" w:beforeAutospacing="1" w:after="100" w:afterAutospacing="1"/>
        <w:jc w:val="both"/>
        <w:rPr>
          <w:rFonts w:asciiTheme="minorHAnsi" w:hAnsiTheme="minorHAnsi" w:cs="Arial"/>
        </w:rPr>
      </w:pPr>
      <w:r w:rsidRPr="000E4873">
        <w:rPr>
          <w:rFonts w:asciiTheme="minorHAnsi" w:hAnsiTheme="minorHAnsi" w:cs="Arial"/>
        </w:rPr>
        <w:t>L’étude proposée ici porte sur le système de pendulation de train interp</w:t>
      </w:r>
      <w:r w:rsidR="000A0887">
        <w:rPr>
          <w:rFonts w:asciiTheme="minorHAnsi" w:hAnsiTheme="minorHAnsi" w:cs="Arial"/>
        </w:rPr>
        <w:t>osé entre le bogie et la caisse.</w:t>
      </w:r>
    </w:p>
    <w:p w14:paraId="42EFDBD2" w14:textId="77777777" w:rsidR="006A4EAC" w:rsidRPr="000E4873" w:rsidRDefault="00270142" w:rsidP="002D29F7">
      <w:pPr>
        <w:spacing w:before="100" w:beforeAutospacing="1" w:after="100" w:afterAutospacing="1"/>
        <w:jc w:val="both"/>
        <w:rPr>
          <w:rFonts w:asciiTheme="minorHAnsi" w:hAnsiTheme="minorHAnsi" w:cs="Arial"/>
        </w:rPr>
      </w:pPr>
      <w:r w:rsidRPr="000E4873">
        <w:rPr>
          <w:rFonts w:asciiTheme="minorHAnsi" w:hAnsiTheme="minorHAnsi" w:cs="Arial"/>
        </w:rPr>
        <w:t xml:space="preserve">Ce système </w:t>
      </w:r>
      <w:r w:rsidR="001D06F9" w:rsidRPr="000E4873">
        <w:rPr>
          <w:rFonts w:asciiTheme="minorHAnsi" w:hAnsiTheme="minorHAnsi" w:cs="Arial"/>
        </w:rPr>
        <w:t xml:space="preserve">est composé de deux </w:t>
      </w:r>
      <w:r w:rsidR="002A10E4" w:rsidRPr="00377A1C">
        <w:rPr>
          <w:rFonts w:asciiTheme="minorHAnsi" w:hAnsiTheme="minorHAnsi" w:cs="Arial"/>
        </w:rPr>
        <w:t>actionneurs (ou</w:t>
      </w:r>
      <w:r w:rsidR="002A10E4">
        <w:rPr>
          <w:rFonts w:asciiTheme="minorHAnsi" w:hAnsiTheme="minorHAnsi" w:cs="Arial"/>
        </w:rPr>
        <w:t xml:space="preserve"> </w:t>
      </w:r>
      <w:r w:rsidR="001D06F9" w:rsidRPr="000E4873">
        <w:rPr>
          <w:rFonts w:asciiTheme="minorHAnsi" w:hAnsiTheme="minorHAnsi" w:cs="Arial"/>
        </w:rPr>
        <w:t>vérins</w:t>
      </w:r>
      <w:r w:rsidR="002A10E4">
        <w:rPr>
          <w:rFonts w:asciiTheme="minorHAnsi" w:hAnsiTheme="minorHAnsi" w:cs="Arial"/>
        </w:rPr>
        <w:t>)</w:t>
      </w:r>
      <w:r w:rsidR="001D06F9" w:rsidRPr="000E4873">
        <w:rPr>
          <w:rFonts w:asciiTheme="minorHAnsi" w:hAnsiTheme="minorHAnsi" w:cs="Arial"/>
        </w:rPr>
        <w:t xml:space="preserve"> montés en opposi</w:t>
      </w:r>
      <w:r w:rsidR="000341C3" w:rsidRPr="000E4873">
        <w:rPr>
          <w:rFonts w:asciiTheme="minorHAnsi" w:hAnsiTheme="minorHAnsi" w:cs="Arial"/>
        </w:rPr>
        <w:t>ti</w:t>
      </w:r>
      <w:r w:rsidR="001D06F9" w:rsidRPr="000E4873">
        <w:rPr>
          <w:rFonts w:asciiTheme="minorHAnsi" w:hAnsiTheme="minorHAnsi" w:cs="Arial"/>
        </w:rPr>
        <w:t xml:space="preserve">on. Pendant que l’un des </w:t>
      </w:r>
      <w:r w:rsidR="002A10E4">
        <w:rPr>
          <w:rFonts w:asciiTheme="minorHAnsi" w:hAnsiTheme="minorHAnsi" w:cs="Arial"/>
        </w:rPr>
        <w:t>actionneurs</w:t>
      </w:r>
      <w:r w:rsidR="001D06F9" w:rsidRPr="000E4873">
        <w:rPr>
          <w:rFonts w:asciiTheme="minorHAnsi" w:hAnsiTheme="minorHAnsi" w:cs="Arial"/>
        </w:rPr>
        <w:t xml:space="preserve"> </w:t>
      </w:r>
      <w:r w:rsidR="0039434C" w:rsidRPr="000E4873">
        <w:rPr>
          <w:rFonts w:asciiTheme="minorHAnsi" w:hAnsiTheme="minorHAnsi" w:cs="Arial"/>
        </w:rPr>
        <w:t>« </w:t>
      </w:r>
      <w:r w:rsidR="001D06F9" w:rsidRPr="000E4873">
        <w:rPr>
          <w:rFonts w:asciiTheme="minorHAnsi" w:hAnsiTheme="minorHAnsi" w:cs="Arial"/>
        </w:rPr>
        <w:t>pousse</w:t>
      </w:r>
      <w:r w:rsidR="0039434C" w:rsidRPr="000E4873">
        <w:rPr>
          <w:rFonts w:asciiTheme="minorHAnsi" w:hAnsiTheme="minorHAnsi" w:cs="Arial"/>
        </w:rPr>
        <w:t> »</w:t>
      </w:r>
      <w:r w:rsidR="001D06F9" w:rsidRPr="000E4873">
        <w:rPr>
          <w:rFonts w:asciiTheme="minorHAnsi" w:hAnsiTheme="minorHAnsi" w:cs="Arial"/>
        </w:rPr>
        <w:t xml:space="preserve"> la caisse l’autre « tire ». </w:t>
      </w:r>
    </w:p>
    <w:p w14:paraId="06D0D37F" w14:textId="77777777" w:rsidR="001D06F9" w:rsidRPr="000E4873" w:rsidRDefault="00270142" w:rsidP="002D29F7">
      <w:pPr>
        <w:spacing w:before="100" w:beforeAutospacing="1" w:after="100" w:afterAutospacing="1"/>
        <w:jc w:val="both"/>
        <w:rPr>
          <w:rFonts w:asciiTheme="minorHAnsi" w:hAnsiTheme="minorHAnsi" w:cs="Arial"/>
        </w:rPr>
      </w:pPr>
      <w:r w:rsidRPr="000E4873">
        <w:rPr>
          <w:rFonts w:asciiTheme="minorHAnsi" w:hAnsiTheme="minorHAnsi" w:cs="Arial"/>
        </w:rPr>
        <w:t>Ces</w:t>
      </w:r>
      <w:r w:rsidR="001D06F9" w:rsidRPr="000E4873">
        <w:rPr>
          <w:rFonts w:asciiTheme="minorHAnsi" w:hAnsiTheme="minorHAnsi" w:cs="Arial"/>
        </w:rPr>
        <w:t xml:space="preserve"> actionneur</w:t>
      </w:r>
      <w:r w:rsidRPr="000E4873">
        <w:rPr>
          <w:rFonts w:asciiTheme="minorHAnsi" w:hAnsiTheme="minorHAnsi" w:cs="Arial"/>
        </w:rPr>
        <w:t>s</w:t>
      </w:r>
      <w:r w:rsidR="001D06F9" w:rsidRPr="000E4873">
        <w:rPr>
          <w:rFonts w:asciiTheme="minorHAnsi" w:hAnsiTheme="minorHAnsi" w:cs="Arial"/>
        </w:rPr>
        <w:t xml:space="preserve"> incline</w:t>
      </w:r>
      <w:r w:rsidRPr="000E4873">
        <w:rPr>
          <w:rFonts w:asciiTheme="minorHAnsi" w:hAnsiTheme="minorHAnsi" w:cs="Arial"/>
        </w:rPr>
        <w:t xml:space="preserve">nt </w:t>
      </w:r>
      <w:r w:rsidR="001D06F9" w:rsidRPr="000E4873">
        <w:rPr>
          <w:rFonts w:asciiTheme="minorHAnsi" w:hAnsiTheme="minorHAnsi" w:cs="Arial"/>
        </w:rPr>
        <w:t xml:space="preserve">la caisse en agissant sur une traverse qui supporte </w:t>
      </w:r>
      <w:r w:rsidR="0039434C" w:rsidRPr="000E4873">
        <w:rPr>
          <w:rFonts w:asciiTheme="minorHAnsi" w:hAnsiTheme="minorHAnsi" w:cs="Arial"/>
        </w:rPr>
        <w:t>celle-ci</w:t>
      </w:r>
      <w:r w:rsidR="001D06F9" w:rsidRPr="000E4873">
        <w:rPr>
          <w:rFonts w:asciiTheme="minorHAnsi" w:hAnsiTheme="minorHAnsi" w:cs="Arial"/>
        </w:rPr>
        <w:t>.</w:t>
      </w:r>
    </w:p>
    <w:p w14:paraId="144E5833" w14:textId="77777777" w:rsidR="00A91826" w:rsidRPr="000E4873" w:rsidRDefault="001D06F9" w:rsidP="002D29F7">
      <w:pPr>
        <w:spacing w:before="100" w:beforeAutospacing="1" w:after="100" w:afterAutospacing="1"/>
        <w:jc w:val="both"/>
        <w:rPr>
          <w:rFonts w:asciiTheme="minorHAnsi" w:hAnsiTheme="minorHAnsi" w:cs="Arial"/>
        </w:rPr>
      </w:pPr>
      <w:r w:rsidRPr="000E4873">
        <w:rPr>
          <w:rFonts w:asciiTheme="minorHAnsi" w:hAnsiTheme="minorHAnsi" w:cs="Arial"/>
        </w:rPr>
        <w:lastRenderedPageBreak/>
        <w:t xml:space="preserve">La traverse est </w:t>
      </w:r>
      <w:r w:rsidR="00346F40" w:rsidRPr="000E4873">
        <w:rPr>
          <w:rFonts w:asciiTheme="minorHAnsi" w:hAnsiTheme="minorHAnsi" w:cs="Arial"/>
        </w:rPr>
        <w:t>« </w:t>
      </w:r>
      <w:r w:rsidRPr="000E4873">
        <w:rPr>
          <w:rFonts w:asciiTheme="minorHAnsi" w:hAnsiTheme="minorHAnsi" w:cs="Arial"/>
        </w:rPr>
        <w:t>suspendue</w:t>
      </w:r>
      <w:r w:rsidR="002D29F7" w:rsidRPr="000E4873">
        <w:rPr>
          <w:rFonts w:asciiTheme="minorHAnsi" w:hAnsiTheme="minorHAnsi" w:cs="Arial"/>
        </w:rPr>
        <w:t> »</w:t>
      </w:r>
      <w:r w:rsidR="001A3645">
        <w:rPr>
          <w:rFonts w:asciiTheme="minorHAnsi" w:hAnsiTheme="minorHAnsi" w:cs="Arial"/>
        </w:rPr>
        <w:t xml:space="preserve"> au bogie grâce à 4 biell</w:t>
      </w:r>
      <w:r w:rsidRPr="000E4873">
        <w:rPr>
          <w:rFonts w:asciiTheme="minorHAnsi" w:hAnsiTheme="minorHAnsi" w:cs="Arial"/>
        </w:rPr>
        <w:t xml:space="preserve">es montées en liaisons </w:t>
      </w:r>
      <w:r w:rsidR="001A3645">
        <w:rPr>
          <w:rFonts w:asciiTheme="minorHAnsi" w:hAnsiTheme="minorHAnsi" w:cs="Arial"/>
        </w:rPr>
        <w:t>pivot. Ce système de biell</w:t>
      </w:r>
      <w:r w:rsidR="002F1A29">
        <w:rPr>
          <w:rFonts w:asciiTheme="minorHAnsi" w:hAnsiTheme="minorHAnsi" w:cs="Arial"/>
        </w:rPr>
        <w:t>e</w:t>
      </w:r>
      <w:r w:rsidR="00346F40" w:rsidRPr="000E4873">
        <w:rPr>
          <w:rFonts w:asciiTheme="minorHAnsi" w:hAnsiTheme="minorHAnsi" w:cs="Arial"/>
        </w:rPr>
        <w:t>s permet d’obtenir la cinématique de pendulation.</w:t>
      </w:r>
    </w:p>
    <w:p w14:paraId="1C9A64B0" w14:textId="77777777" w:rsidR="006A4EAC" w:rsidRPr="000E4873" w:rsidRDefault="006A4EAC" w:rsidP="002D29F7">
      <w:pPr>
        <w:spacing w:before="100" w:beforeAutospacing="1" w:after="100" w:afterAutospacing="1"/>
        <w:jc w:val="both"/>
        <w:rPr>
          <w:rFonts w:asciiTheme="minorHAnsi" w:hAnsiTheme="minorHAnsi" w:cs="Arial"/>
        </w:rPr>
      </w:pPr>
      <w:r w:rsidRPr="000E4873">
        <w:rPr>
          <w:rFonts w:asciiTheme="minorHAnsi" w:hAnsiTheme="minorHAnsi" w:cs="Arial"/>
        </w:rPr>
        <w:t xml:space="preserve">Ce dispositif </w:t>
      </w:r>
      <w:r w:rsidR="006B0EE2" w:rsidRPr="000E4873">
        <w:rPr>
          <w:rFonts w:asciiTheme="minorHAnsi" w:hAnsiTheme="minorHAnsi" w:cs="Arial"/>
        </w:rPr>
        <w:t xml:space="preserve">installé sous la suspension secondaire </w:t>
      </w:r>
      <w:r w:rsidRPr="000E4873">
        <w:rPr>
          <w:rFonts w:asciiTheme="minorHAnsi" w:hAnsiTheme="minorHAnsi" w:cs="Arial"/>
        </w:rPr>
        <w:t>permet de garantir une excellente stabilité du bogie.</w:t>
      </w:r>
    </w:p>
    <w:p w14:paraId="6A156457" w14:textId="77777777" w:rsidR="006A4EAC" w:rsidRPr="000E4873" w:rsidRDefault="006A4EAC" w:rsidP="006A4EAC">
      <w:pPr>
        <w:jc w:val="both"/>
        <w:rPr>
          <w:rFonts w:asciiTheme="minorHAnsi" w:hAnsiTheme="minorHAnsi"/>
        </w:rPr>
      </w:pPr>
      <w:r w:rsidRPr="000E4873">
        <w:rPr>
          <w:rFonts w:asciiTheme="minorHAnsi" w:hAnsiTheme="minorHAnsi" w:cs="Arial"/>
        </w:rPr>
        <w:t>Le mécanisme de pendulation étant situé au-dessous des suspensions secondaires, le comportement des suspensions reste inchangé par rapport à un bogie conventionnel.</w:t>
      </w:r>
    </w:p>
    <w:p w14:paraId="51B7447B" w14:textId="77777777" w:rsidR="00E70DB6" w:rsidRPr="008B3F78" w:rsidRDefault="00E70DB6" w:rsidP="001D44CE">
      <w:pPr>
        <w:jc w:val="both"/>
        <w:rPr>
          <w:color w:val="7F7F7F" w:themeColor="text1" w:themeTint="80"/>
        </w:rPr>
      </w:pPr>
    </w:p>
    <w:p w14:paraId="7ECB0B94" w14:textId="77777777" w:rsidR="00E70DB6" w:rsidRPr="008B3F78" w:rsidRDefault="0083779F" w:rsidP="001D44CE">
      <w:pPr>
        <w:jc w:val="both"/>
        <w:rPr>
          <w:color w:val="7F7F7F" w:themeColor="text1" w:themeTint="80"/>
        </w:rPr>
      </w:pPr>
      <w:r w:rsidRPr="008B3F78">
        <w:rPr>
          <w:noProof/>
          <w:color w:val="7F7F7F" w:themeColor="text1" w:themeTint="80"/>
        </w:rPr>
        <w:drawing>
          <wp:anchor distT="0" distB="0" distL="114300" distR="114300" simplePos="0" relativeHeight="251830272" behindDoc="1" locked="0" layoutInCell="1" allowOverlap="1" wp14:anchorId="2318B639" wp14:editId="0613621B">
            <wp:simplePos x="0" y="0"/>
            <wp:positionH relativeFrom="column">
              <wp:posOffset>-738506</wp:posOffset>
            </wp:positionH>
            <wp:positionV relativeFrom="paragraph">
              <wp:posOffset>48556</wp:posOffset>
            </wp:positionV>
            <wp:extent cx="4181475" cy="2399370"/>
            <wp:effectExtent l="1905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4181475" cy="2399370"/>
                    </a:xfrm>
                    <a:prstGeom prst="rect">
                      <a:avLst/>
                    </a:prstGeom>
                    <a:noFill/>
                    <a:ln w="9525">
                      <a:noFill/>
                      <a:miter lim="800000"/>
                      <a:headEnd/>
                      <a:tailEnd/>
                    </a:ln>
                  </pic:spPr>
                </pic:pic>
              </a:graphicData>
            </a:graphic>
          </wp:anchor>
        </w:drawing>
      </w:r>
      <w:r w:rsidR="00884328" w:rsidRPr="008B3F78">
        <w:rPr>
          <w:noProof/>
          <w:color w:val="7F7F7F" w:themeColor="text1" w:themeTint="80"/>
        </w:rPr>
        <w:drawing>
          <wp:anchor distT="0" distB="0" distL="114300" distR="114300" simplePos="0" relativeHeight="251826176" behindDoc="1" locked="0" layoutInCell="1" allowOverlap="1" wp14:anchorId="30A75E88" wp14:editId="1FE24E24">
            <wp:simplePos x="0" y="0"/>
            <wp:positionH relativeFrom="column">
              <wp:posOffset>3204845</wp:posOffset>
            </wp:positionH>
            <wp:positionV relativeFrom="paragraph">
              <wp:posOffset>59055</wp:posOffset>
            </wp:positionV>
            <wp:extent cx="3086100" cy="2581275"/>
            <wp:effectExtent l="1905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086100" cy="2581275"/>
                    </a:xfrm>
                    <a:prstGeom prst="rect">
                      <a:avLst/>
                    </a:prstGeom>
                    <a:noFill/>
                    <a:ln w="9525">
                      <a:noFill/>
                      <a:miter lim="800000"/>
                      <a:headEnd/>
                      <a:tailEnd/>
                    </a:ln>
                  </pic:spPr>
                </pic:pic>
              </a:graphicData>
            </a:graphic>
          </wp:anchor>
        </w:drawing>
      </w:r>
    </w:p>
    <w:p w14:paraId="4E88385B" w14:textId="77777777" w:rsidR="00E70DB6" w:rsidRPr="008B3F78" w:rsidRDefault="00E70DB6" w:rsidP="001D44CE">
      <w:pPr>
        <w:jc w:val="both"/>
        <w:rPr>
          <w:color w:val="7F7F7F" w:themeColor="text1" w:themeTint="80"/>
        </w:rPr>
      </w:pPr>
    </w:p>
    <w:p w14:paraId="5AE6E42F" w14:textId="77777777" w:rsidR="00E70DB6" w:rsidRPr="008B3F78" w:rsidRDefault="00E70DB6" w:rsidP="001D44CE">
      <w:pPr>
        <w:jc w:val="both"/>
        <w:rPr>
          <w:color w:val="7F7F7F" w:themeColor="text1" w:themeTint="80"/>
        </w:rPr>
      </w:pPr>
    </w:p>
    <w:p w14:paraId="66CCB2D8" w14:textId="77777777" w:rsidR="00E70DB6" w:rsidRPr="008B3F78" w:rsidRDefault="00E70DB6" w:rsidP="001D44CE">
      <w:pPr>
        <w:jc w:val="both"/>
        <w:rPr>
          <w:color w:val="7F7F7F" w:themeColor="text1" w:themeTint="80"/>
        </w:rPr>
      </w:pPr>
    </w:p>
    <w:p w14:paraId="55F5E527" w14:textId="77777777" w:rsidR="00E70DB6" w:rsidRPr="008B3F78" w:rsidRDefault="00E70DB6" w:rsidP="001D44CE">
      <w:pPr>
        <w:jc w:val="both"/>
        <w:rPr>
          <w:color w:val="7F7F7F" w:themeColor="text1" w:themeTint="80"/>
        </w:rPr>
      </w:pPr>
    </w:p>
    <w:p w14:paraId="5564FD75" w14:textId="77777777" w:rsidR="00E70DB6" w:rsidRPr="008B3F78" w:rsidRDefault="00F14354" w:rsidP="001D44CE">
      <w:pPr>
        <w:jc w:val="both"/>
        <w:rPr>
          <w:color w:val="7F7F7F" w:themeColor="text1" w:themeTint="80"/>
        </w:rPr>
      </w:pPr>
      <w:r>
        <w:rPr>
          <w:noProof/>
          <w:color w:val="7F7F7F" w:themeColor="text1" w:themeTint="80"/>
        </w:rPr>
        <mc:AlternateContent>
          <mc:Choice Requires="wps">
            <w:drawing>
              <wp:anchor distT="0" distB="0" distL="114300" distR="114300" simplePos="0" relativeHeight="251790336" behindDoc="0" locked="0" layoutInCell="1" allowOverlap="1" wp14:anchorId="47DC8089" wp14:editId="713BF038">
                <wp:simplePos x="0" y="0"/>
                <wp:positionH relativeFrom="column">
                  <wp:posOffset>2825115</wp:posOffset>
                </wp:positionH>
                <wp:positionV relativeFrom="paragraph">
                  <wp:posOffset>19050</wp:posOffset>
                </wp:positionV>
                <wp:extent cx="1104900" cy="2074545"/>
                <wp:effectExtent l="0" t="38100" r="57150" b="20955"/>
                <wp:wrapNone/>
                <wp:docPr id="2337" name="AutoShape 2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4900" cy="2074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021" o:spid="_x0000_s1026" type="#_x0000_t32" style="position:absolute;margin-left:222.45pt;margin-top:1.5pt;width:87pt;height:163.3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">
                <v:stroke endarrow="block"/>
              </v:shape>
            </w:pict>
          </mc:Fallback>
        </mc:AlternateContent>
      </w:r>
    </w:p>
    <w:p w14:paraId="1E5C47C0" w14:textId="77777777" w:rsidR="00E70DB6" w:rsidRPr="008B3F78" w:rsidRDefault="00F14354" w:rsidP="001D44CE">
      <w:pPr>
        <w:jc w:val="both"/>
        <w:rPr>
          <w:color w:val="7F7F7F" w:themeColor="text1" w:themeTint="80"/>
        </w:rPr>
      </w:pPr>
      <w:r>
        <w:rPr>
          <w:noProof/>
          <w:color w:val="7F7F7F" w:themeColor="text1" w:themeTint="80"/>
        </w:rPr>
        <mc:AlternateContent>
          <mc:Choice Requires="wps">
            <w:drawing>
              <wp:anchor distT="0" distB="0" distL="114300" distR="114300" simplePos="0" relativeHeight="251747328" behindDoc="0" locked="0" layoutInCell="1" allowOverlap="1" wp14:anchorId="237B7621" wp14:editId="526F851D">
                <wp:simplePos x="0" y="0"/>
                <wp:positionH relativeFrom="column">
                  <wp:posOffset>675640</wp:posOffset>
                </wp:positionH>
                <wp:positionV relativeFrom="paragraph">
                  <wp:posOffset>89535</wp:posOffset>
                </wp:positionV>
                <wp:extent cx="626745" cy="2764790"/>
                <wp:effectExtent l="0" t="38100" r="59055" b="16510"/>
                <wp:wrapNone/>
                <wp:docPr id="2336" name="AutoShape 2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6745" cy="2764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6" o:spid="_x0000_s1026" type="#_x0000_t32" style="position:absolute;margin-left:53.2pt;margin-top:7.05pt;width:49.35pt;height:217.7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">
                <v:stroke endarrow="block"/>
              </v:shape>
            </w:pict>
          </mc:Fallback>
        </mc:AlternateContent>
      </w:r>
    </w:p>
    <w:p w14:paraId="553946D9" w14:textId="77777777" w:rsidR="00E70DB6" w:rsidRPr="008B3F78" w:rsidRDefault="00E70DB6" w:rsidP="001D44CE">
      <w:pPr>
        <w:jc w:val="both"/>
        <w:rPr>
          <w:color w:val="7F7F7F" w:themeColor="text1" w:themeTint="80"/>
        </w:rPr>
      </w:pPr>
    </w:p>
    <w:p w14:paraId="115FD238" w14:textId="77777777" w:rsidR="00E70DB6" w:rsidRPr="008B3F78" w:rsidRDefault="00F14354" w:rsidP="001D44CE">
      <w:pPr>
        <w:jc w:val="both"/>
        <w:rPr>
          <w:color w:val="7F7F7F" w:themeColor="text1" w:themeTint="80"/>
        </w:rPr>
      </w:pPr>
      <w:r>
        <w:rPr>
          <w:noProof/>
          <w:color w:val="7F7F7F" w:themeColor="text1" w:themeTint="80"/>
        </w:rPr>
        <mc:AlternateContent>
          <mc:Choice Requires="wps">
            <w:drawing>
              <wp:anchor distT="0" distB="0" distL="114300" distR="114300" simplePos="0" relativeHeight="251749376" behindDoc="0" locked="0" layoutInCell="1" allowOverlap="1" wp14:anchorId="1B527B0F" wp14:editId="4647B9E7">
                <wp:simplePos x="0" y="0"/>
                <wp:positionH relativeFrom="column">
                  <wp:posOffset>4081145</wp:posOffset>
                </wp:positionH>
                <wp:positionV relativeFrom="paragraph">
                  <wp:posOffset>121920</wp:posOffset>
                </wp:positionV>
                <wp:extent cx="1390650" cy="1392555"/>
                <wp:effectExtent l="0" t="38100" r="57150" b="17145"/>
                <wp:wrapNone/>
                <wp:docPr id="2335" name="AutoShape 2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0650" cy="1392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8" o:spid="_x0000_s1026" type="#_x0000_t32" style="position:absolute;margin-left:321.35pt;margin-top:9.6pt;width:109.5pt;height:109.6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">
                <v:stroke endarrow="block"/>
              </v:shape>
            </w:pict>
          </mc:Fallback>
        </mc:AlternateContent>
      </w:r>
    </w:p>
    <w:p w14:paraId="24106A97" w14:textId="77777777" w:rsidR="00E70DB6" w:rsidRPr="008B3F78" w:rsidRDefault="00F14354" w:rsidP="001D44CE">
      <w:pPr>
        <w:jc w:val="both"/>
        <w:rPr>
          <w:color w:val="7F7F7F" w:themeColor="text1" w:themeTint="80"/>
        </w:rPr>
      </w:pPr>
      <w:r>
        <w:rPr>
          <w:noProof/>
          <w:color w:val="7F7F7F" w:themeColor="text1" w:themeTint="80"/>
        </w:rPr>
        <mc:AlternateContent>
          <mc:Choice Requires="wps">
            <w:drawing>
              <wp:anchor distT="0" distB="0" distL="114300" distR="114300" simplePos="0" relativeHeight="251748352" behindDoc="0" locked="0" layoutInCell="1" allowOverlap="1" wp14:anchorId="48B3A963" wp14:editId="2F7605F8">
                <wp:simplePos x="0" y="0"/>
                <wp:positionH relativeFrom="column">
                  <wp:posOffset>3985260</wp:posOffset>
                </wp:positionH>
                <wp:positionV relativeFrom="paragraph">
                  <wp:posOffset>13970</wp:posOffset>
                </wp:positionV>
                <wp:extent cx="307340" cy="1966595"/>
                <wp:effectExtent l="0" t="38100" r="54610" b="14605"/>
                <wp:wrapNone/>
                <wp:docPr id="2334" name="AutoShape 2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7340" cy="1966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7" o:spid="_x0000_s1026" type="#_x0000_t32" style="position:absolute;margin-left:313.8pt;margin-top:1.1pt;width:24.2pt;height:154.8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">
                <v:stroke endarrow="block"/>
              </v:shape>
            </w:pict>
          </mc:Fallback>
        </mc:AlternateContent>
      </w:r>
    </w:p>
    <w:p w14:paraId="24D5D7D5" w14:textId="77777777" w:rsidR="00E70DB6" w:rsidRPr="008B3F78" w:rsidRDefault="00E70DB6" w:rsidP="001D44CE">
      <w:pPr>
        <w:jc w:val="both"/>
        <w:rPr>
          <w:color w:val="7F7F7F" w:themeColor="text1" w:themeTint="80"/>
        </w:rPr>
      </w:pPr>
    </w:p>
    <w:p w14:paraId="3AC5C9F7" w14:textId="77777777" w:rsidR="00E70DB6" w:rsidRPr="008B3F78" w:rsidRDefault="00F14354" w:rsidP="001D44CE">
      <w:pPr>
        <w:jc w:val="both"/>
        <w:rPr>
          <w:color w:val="7F7F7F" w:themeColor="text1" w:themeTint="80"/>
        </w:rPr>
      </w:pPr>
      <w:r>
        <w:rPr>
          <w:noProof/>
          <w:color w:val="7F7F7F" w:themeColor="text1" w:themeTint="80"/>
        </w:rPr>
        <mc:AlternateContent>
          <mc:Choice Requires="wps">
            <w:drawing>
              <wp:anchor distT="0" distB="0" distL="114300" distR="114300" simplePos="0" relativeHeight="251751424" behindDoc="0" locked="0" layoutInCell="1" allowOverlap="1" wp14:anchorId="5DCFCE1D" wp14:editId="08231245">
                <wp:simplePos x="0" y="0"/>
                <wp:positionH relativeFrom="column">
                  <wp:posOffset>4613275</wp:posOffset>
                </wp:positionH>
                <wp:positionV relativeFrom="paragraph">
                  <wp:posOffset>120650</wp:posOffset>
                </wp:positionV>
                <wp:extent cx="695960" cy="2654300"/>
                <wp:effectExtent l="0" t="38100" r="66040" b="12700"/>
                <wp:wrapNone/>
                <wp:docPr id="2333" name="AutoShape 2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5960" cy="265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0" o:spid="_x0000_s1026" type="#_x0000_t32" style="position:absolute;margin-left:363.25pt;margin-top:9.5pt;width:54.8pt;height:209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">
                <v:stroke endarrow="block"/>
              </v:shape>
            </w:pict>
          </mc:Fallback>
        </mc:AlternateContent>
      </w:r>
    </w:p>
    <w:p w14:paraId="50E1DC6D" w14:textId="77777777" w:rsidR="00E70DB6" w:rsidRPr="008B3F78" w:rsidRDefault="00E70DB6" w:rsidP="001D44CE">
      <w:pPr>
        <w:jc w:val="both"/>
        <w:rPr>
          <w:color w:val="7F7F7F" w:themeColor="text1" w:themeTint="80"/>
        </w:rPr>
      </w:pPr>
    </w:p>
    <w:p w14:paraId="03D21752" w14:textId="77777777" w:rsidR="00E70DB6" w:rsidRPr="008B3F78" w:rsidRDefault="00E70DB6" w:rsidP="001D44CE">
      <w:pPr>
        <w:jc w:val="both"/>
        <w:rPr>
          <w:color w:val="7F7F7F" w:themeColor="text1" w:themeTint="80"/>
        </w:rPr>
      </w:pPr>
    </w:p>
    <w:p w14:paraId="2DD55079" w14:textId="77777777" w:rsidR="00E70DB6" w:rsidRPr="008B3F78" w:rsidRDefault="00F14354" w:rsidP="001D44CE">
      <w:pPr>
        <w:jc w:val="both"/>
        <w:rPr>
          <w:color w:val="7F7F7F" w:themeColor="text1" w:themeTint="80"/>
        </w:rPr>
      </w:pPr>
      <w:r>
        <w:rPr>
          <w:rFonts w:ascii="Arial" w:hAnsi="Arial" w:cs="Arial"/>
          <w:noProof/>
          <w:color w:val="7F7F7F" w:themeColor="text1" w:themeTint="80"/>
        </w:rPr>
        <mc:AlternateContent>
          <mc:Choice Requires="wpg">
            <w:drawing>
              <wp:anchor distT="0" distB="0" distL="114300" distR="114300" simplePos="0" relativeHeight="251770880" behindDoc="0" locked="0" layoutInCell="1" allowOverlap="1" wp14:anchorId="44808B7A" wp14:editId="127399D2">
                <wp:simplePos x="0" y="0"/>
                <wp:positionH relativeFrom="column">
                  <wp:posOffset>-523240</wp:posOffset>
                </wp:positionH>
                <wp:positionV relativeFrom="paragraph">
                  <wp:posOffset>111760</wp:posOffset>
                </wp:positionV>
                <wp:extent cx="5922645" cy="2382520"/>
                <wp:effectExtent l="635" t="6985" r="1270" b="1270"/>
                <wp:wrapNone/>
                <wp:docPr id="270" name="Group 2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2645" cy="2382520"/>
                          <a:chOff x="595" y="7666"/>
                          <a:chExt cx="9327" cy="3752"/>
                        </a:xfrm>
                      </wpg:grpSpPr>
                      <wps:wsp>
                        <wps:cNvPr id="271" name="Rectangle 1800"/>
                        <wps:cNvSpPr>
                          <a:spLocks noChangeArrowheads="1"/>
                        </wps:cNvSpPr>
                        <wps:spPr bwMode="auto">
                          <a:xfrm>
                            <a:off x="7472" y="10150"/>
                            <a:ext cx="81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090030" w14:textId="77777777" w:rsidR="00B53E60" w:rsidRPr="008B3F78" w:rsidRDefault="00B53E60" w:rsidP="00437A44">
                              <w:pPr>
                                <w:rPr>
                                  <w:rFonts w:asciiTheme="minorHAnsi" w:hAnsiTheme="minorHAnsi"/>
                                </w:rPr>
                              </w:pPr>
                              <w:r w:rsidRPr="008B3F78">
                                <w:rPr>
                                  <w:rFonts w:asciiTheme="minorHAnsi" w:hAnsiTheme="minorHAnsi"/>
                                </w:rPr>
                                <w:t>Bogie</w:t>
                              </w:r>
                            </w:p>
                          </w:txbxContent>
                        </wps:txbx>
                        <wps:bodyPr rot="0" vert="horz" wrap="square" lIns="12700" tIns="12700" rIns="12700" bIns="12700" anchor="t" anchorCtr="0" upright="1">
                          <a:noAutofit/>
                        </wps:bodyPr>
                      </wps:wsp>
                      <wps:wsp>
                        <wps:cNvPr id="272" name="Line 1801"/>
                        <wps:cNvCnPr/>
                        <wps:spPr bwMode="auto">
                          <a:xfrm flipH="1">
                            <a:off x="6752" y="10294"/>
                            <a:ext cx="721" cy="145"/>
                          </a:xfrm>
                          <a:prstGeom prst="line">
                            <a:avLst/>
                          </a:prstGeom>
                          <a:noFill/>
                          <a:ln w="6350">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g:grpSp>
                        <wpg:cNvPr id="273" name="Group 1802"/>
                        <wpg:cNvGrpSpPr>
                          <a:grpSpLocks/>
                        </wpg:cNvGrpSpPr>
                        <wpg:grpSpPr bwMode="auto">
                          <a:xfrm>
                            <a:off x="6710" y="9226"/>
                            <a:ext cx="2334" cy="628"/>
                            <a:chOff x="0" y="0"/>
                            <a:chExt cx="20000" cy="20000"/>
                          </a:xfrm>
                        </wpg:grpSpPr>
                        <wps:wsp>
                          <wps:cNvPr id="274" name="Rectangle 1803"/>
                          <wps:cNvSpPr>
                            <a:spLocks noChangeArrowheads="1"/>
                          </wps:cNvSpPr>
                          <wps:spPr bwMode="auto">
                            <a:xfrm>
                              <a:off x="3634" y="0"/>
                              <a:ext cx="1636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7F7F7F"/>
                                  </a:solidFill>
                                  <a:miter lim="800000"/>
                                  <a:headEnd/>
                                  <a:tailEnd/>
                                </a14:hiddenLine>
                              </a:ext>
                            </a:extLst>
                          </wps:spPr>
                          <wps:txbx>
                            <w:txbxContent>
                              <w:p w14:paraId="564F5447" w14:textId="77777777" w:rsidR="00B53E60" w:rsidRPr="008B3F78" w:rsidRDefault="00B53E60" w:rsidP="00437A44">
                                <w:pPr>
                                  <w:rPr>
                                    <w:rFonts w:asciiTheme="minorHAnsi" w:hAnsiTheme="minorHAnsi"/>
                                  </w:rPr>
                                </w:pPr>
                                <w:r w:rsidRPr="008B3F78">
                                  <w:rPr>
                                    <w:rFonts w:asciiTheme="minorHAnsi" w:hAnsiTheme="minorHAnsi"/>
                                  </w:rPr>
                                  <w:t xml:space="preserve">Suspensions. </w:t>
                                </w:r>
                              </w:p>
                              <w:p w14:paraId="3C611184" w14:textId="77777777" w:rsidR="00B53E60" w:rsidRPr="008B3F78" w:rsidRDefault="00B53E60" w:rsidP="00437A44">
                                <w:pPr>
                                  <w:rPr>
                                    <w:rFonts w:asciiTheme="minorHAnsi" w:hAnsiTheme="minorHAnsi"/>
                                  </w:rPr>
                                </w:pPr>
                                <w:r w:rsidRPr="008B3F78">
                                  <w:rPr>
                                    <w:rFonts w:asciiTheme="minorHAnsi" w:hAnsiTheme="minorHAnsi"/>
                                  </w:rPr>
                                  <w:t>Secondaires</w:t>
                                </w:r>
                              </w:p>
                            </w:txbxContent>
                          </wps:txbx>
                          <wps:bodyPr rot="0" vert="horz" wrap="square" lIns="12700" tIns="12700" rIns="12700" bIns="12700" anchor="t" anchorCtr="0" upright="1">
                            <a:noAutofit/>
                          </wps:bodyPr>
                        </wps:wsp>
                        <wps:wsp>
                          <wps:cNvPr id="275" name="Line 1804"/>
                          <wps:cNvCnPr/>
                          <wps:spPr bwMode="auto">
                            <a:xfrm flipH="1">
                              <a:off x="0" y="9965"/>
                              <a:ext cx="3647" cy="10035"/>
                            </a:xfrm>
                            <a:prstGeom prst="line">
                              <a:avLst/>
                            </a:prstGeom>
                            <a:noFill/>
                            <a:ln w="6350">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g:grpSp>
                      <wps:wsp>
                        <wps:cNvPr id="276" name="Line 1805"/>
                        <wps:cNvCnPr/>
                        <wps:spPr bwMode="auto">
                          <a:xfrm>
                            <a:off x="4918" y="9679"/>
                            <a:ext cx="449" cy="1"/>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77" name="Line 1806"/>
                        <wps:cNvCnPr/>
                        <wps:spPr bwMode="auto">
                          <a:xfrm>
                            <a:off x="4918" y="9679"/>
                            <a:ext cx="449" cy="110"/>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78" name="Line 1807"/>
                        <wps:cNvCnPr/>
                        <wps:spPr bwMode="auto">
                          <a:xfrm>
                            <a:off x="4918" y="9766"/>
                            <a:ext cx="449" cy="1"/>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79" name="Line 1808"/>
                        <wps:cNvCnPr/>
                        <wps:spPr bwMode="auto">
                          <a:xfrm>
                            <a:off x="4918" y="9767"/>
                            <a:ext cx="449" cy="110"/>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80" name="Line 1809"/>
                        <wps:cNvCnPr/>
                        <wps:spPr bwMode="auto">
                          <a:xfrm>
                            <a:off x="4918" y="9876"/>
                            <a:ext cx="449" cy="1"/>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81" name="Line 1810"/>
                        <wps:cNvCnPr/>
                        <wps:spPr bwMode="auto">
                          <a:xfrm>
                            <a:off x="4918" y="9854"/>
                            <a:ext cx="449" cy="110"/>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82" name="Line 1811"/>
                        <wps:cNvCnPr/>
                        <wps:spPr bwMode="auto">
                          <a:xfrm>
                            <a:off x="4918" y="9963"/>
                            <a:ext cx="449" cy="1"/>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83" name="Line 1812"/>
                        <wps:cNvCnPr/>
                        <wps:spPr bwMode="auto">
                          <a:xfrm>
                            <a:off x="6252" y="9679"/>
                            <a:ext cx="449" cy="1"/>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84" name="Line 1813"/>
                        <wps:cNvCnPr/>
                        <wps:spPr bwMode="auto">
                          <a:xfrm>
                            <a:off x="6252" y="9679"/>
                            <a:ext cx="449" cy="110"/>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85" name="Line 1814"/>
                        <wps:cNvCnPr/>
                        <wps:spPr bwMode="auto">
                          <a:xfrm>
                            <a:off x="6252" y="9766"/>
                            <a:ext cx="449" cy="1"/>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86" name="Line 1815"/>
                        <wps:cNvCnPr/>
                        <wps:spPr bwMode="auto">
                          <a:xfrm>
                            <a:off x="6252" y="9767"/>
                            <a:ext cx="449" cy="110"/>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87" name="Line 1816"/>
                        <wps:cNvCnPr/>
                        <wps:spPr bwMode="auto">
                          <a:xfrm>
                            <a:off x="6252" y="9876"/>
                            <a:ext cx="449" cy="1"/>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88" name="Line 1817"/>
                        <wps:cNvCnPr/>
                        <wps:spPr bwMode="auto">
                          <a:xfrm>
                            <a:off x="6252" y="9854"/>
                            <a:ext cx="449" cy="110"/>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89" name="Line 1818"/>
                        <wps:cNvCnPr/>
                        <wps:spPr bwMode="auto">
                          <a:xfrm>
                            <a:off x="6252" y="9963"/>
                            <a:ext cx="449" cy="1"/>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g:grpSp>
                        <wpg:cNvPr id="290" name="Group 1819"/>
                        <wpg:cNvGrpSpPr>
                          <a:grpSpLocks/>
                        </wpg:cNvGrpSpPr>
                        <wpg:grpSpPr bwMode="auto">
                          <a:xfrm>
                            <a:off x="4918" y="9985"/>
                            <a:ext cx="1792" cy="132"/>
                            <a:chOff x="0" y="0"/>
                            <a:chExt cx="20001" cy="20064"/>
                          </a:xfrm>
                        </wpg:grpSpPr>
                        <wps:wsp>
                          <wps:cNvPr id="291" name="Line 1820"/>
                          <wps:cNvCnPr/>
                          <wps:spPr bwMode="auto">
                            <a:xfrm>
                              <a:off x="0" y="0"/>
                              <a:ext cx="6708" cy="152"/>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2" name="Line 1821"/>
                          <wps:cNvCnPr/>
                          <wps:spPr bwMode="auto">
                            <a:xfrm>
                              <a:off x="13293" y="0"/>
                              <a:ext cx="6708" cy="152"/>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3" name="Arc 1822"/>
                          <wps:cNvSpPr>
                            <a:spLocks/>
                          </wps:cNvSpPr>
                          <wps:spPr bwMode="auto">
                            <a:xfrm flipV="1">
                              <a:off x="9989" y="152"/>
                              <a:ext cx="3293" cy="19912"/>
                            </a:xfrm>
                            <a:custGeom>
                              <a:avLst/>
                              <a:gdLst>
                                <a:gd name="T0" fmla="*/ 0 w 21600"/>
                                <a:gd name="T1" fmla="*/ 0 h 21600"/>
                                <a:gd name="T2" fmla="*/ 3293 w 21600"/>
                                <a:gd name="T3" fmla="*/ 19912 h 21600"/>
                                <a:gd name="T4" fmla="*/ 0 w 21600"/>
                                <a:gd name="T5" fmla="*/ 19912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Arc 1823"/>
                          <wps:cNvSpPr>
                            <a:spLocks/>
                          </wps:cNvSpPr>
                          <wps:spPr bwMode="auto">
                            <a:xfrm flipH="1" flipV="1">
                              <a:off x="6596" y="152"/>
                              <a:ext cx="3293" cy="19912"/>
                            </a:xfrm>
                            <a:custGeom>
                              <a:avLst/>
                              <a:gdLst>
                                <a:gd name="T0" fmla="*/ 0 w 21600"/>
                                <a:gd name="T1" fmla="*/ 0 h 21600"/>
                                <a:gd name="T2" fmla="*/ 3293 w 21600"/>
                                <a:gd name="T3" fmla="*/ 19912 h 21600"/>
                                <a:gd name="T4" fmla="*/ 0 w 21600"/>
                                <a:gd name="T5" fmla="*/ 19912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5" name="Group 1824"/>
                        <wpg:cNvGrpSpPr>
                          <a:grpSpLocks/>
                        </wpg:cNvGrpSpPr>
                        <wpg:grpSpPr bwMode="auto">
                          <a:xfrm>
                            <a:off x="4918" y="10116"/>
                            <a:ext cx="1783" cy="155"/>
                            <a:chOff x="0" y="0"/>
                            <a:chExt cx="19998" cy="19995"/>
                          </a:xfrm>
                        </wpg:grpSpPr>
                        <wps:wsp>
                          <wps:cNvPr id="296" name="Line 1825"/>
                          <wps:cNvCnPr/>
                          <wps:spPr bwMode="auto">
                            <a:xfrm>
                              <a:off x="0" y="0"/>
                              <a:ext cx="5036" cy="129"/>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7" name="Line 1826"/>
                          <wps:cNvCnPr/>
                          <wps:spPr bwMode="auto">
                            <a:xfrm>
                              <a:off x="14962" y="0"/>
                              <a:ext cx="5036" cy="129"/>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298" name="Group 1827"/>
                          <wpg:cNvGrpSpPr>
                            <a:grpSpLocks/>
                          </wpg:cNvGrpSpPr>
                          <wpg:grpSpPr bwMode="auto">
                            <a:xfrm>
                              <a:off x="5014" y="3096"/>
                              <a:ext cx="10038" cy="16899"/>
                              <a:chOff x="0" y="0"/>
                              <a:chExt cx="20000" cy="20000"/>
                            </a:xfrm>
                          </wpg:grpSpPr>
                          <wps:wsp>
                            <wps:cNvPr id="299" name="Arc 1828"/>
                            <wps:cNvSpPr>
                              <a:spLocks/>
                            </wps:cNvSpPr>
                            <wps:spPr bwMode="auto">
                              <a:xfrm flipV="1">
                                <a:off x="10010" y="0"/>
                                <a:ext cx="9990" cy="20000"/>
                              </a:xfrm>
                              <a:custGeom>
                                <a:avLst/>
                                <a:gdLst>
                                  <a:gd name="T0" fmla="*/ 0 w 21600"/>
                                  <a:gd name="T1" fmla="*/ 0 h 21600"/>
                                  <a:gd name="T2" fmla="*/ 9990 w 21600"/>
                                  <a:gd name="T3" fmla="*/ 20000 h 21600"/>
                                  <a:gd name="T4" fmla="*/ 0 w 21600"/>
                                  <a:gd name="T5" fmla="*/ 2000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Arc 1829"/>
                            <wps:cNvSpPr>
                              <a:spLocks/>
                            </wps:cNvSpPr>
                            <wps:spPr bwMode="auto">
                              <a:xfrm flipH="1" flipV="1">
                                <a:off x="0" y="0"/>
                                <a:ext cx="9988" cy="20000"/>
                              </a:xfrm>
                              <a:custGeom>
                                <a:avLst/>
                                <a:gdLst>
                                  <a:gd name="T0" fmla="*/ 0 w 21600"/>
                                  <a:gd name="T1" fmla="*/ 0 h 21600"/>
                                  <a:gd name="T2" fmla="*/ 9988 w 21600"/>
                                  <a:gd name="T3" fmla="*/ 20000 h 21600"/>
                                  <a:gd name="T4" fmla="*/ 0 w 21600"/>
                                  <a:gd name="T5" fmla="*/ 2000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01" name="Line 1830"/>
                        <wps:cNvCnPr/>
                        <wps:spPr bwMode="auto">
                          <a:xfrm>
                            <a:off x="6700" y="9963"/>
                            <a:ext cx="1" cy="154"/>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2" name="Line 1831"/>
                        <wps:cNvCnPr/>
                        <wps:spPr bwMode="auto">
                          <a:xfrm>
                            <a:off x="4918" y="9963"/>
                            <a:ext cx="1" cy="154"/>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3" name="Line 1832"/>
                        <wps:cNvCnPr/>
                        <wps:spPr bwMode="auto">
                          <a:xfrm flipV="1">
                            <a:off x="5509" y="9985"/>
                            <a:ext cx="154" cy="132"/>
                          </a:xfrm>
                          <a:prstGeom prst="line">
                            <a:avLst/>
                          </a:prstGeom>
                          <a:noFill/>
                          <a:ln w="254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304" name="Line 1833"/>
                        <wps:cNvCnPr/>
                        <wps:spPr bwMode="auto">
                          <a:xfrm flipH="1" flipV="1">
                            <a:off x="5956" y="9985"/>
                            <a:ext cx="154" cy="132"/>
                          </a:xfrm>
                          <a:prstGeom prst="line">
                            <a:avLst/>
                          </a:prstGeom>
                          <a:noFill/>
                          <a:ln w="254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305" name="Rectangle 1834"/>
                        <wps:cNvSpPr>
                          <a:spLocks noChangeArrowheads="1"/>
                        </wps:cNvSpPr>
                        <wps:spPr bwMode="auto">
                          <a:xfrm>
                            <a:off x="4592" y="7666"/>
                            <a:ext cx="2305" cy="2014"/>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6" name="Group 1835"/>
                        <wpg:cNvGrpSpPr>
                          <a:grpSpLocks/>
                        </wpg:cNvGrpSpPr>
                        <wpg:grpSpPr bwMode="auto">
                          <a:xfrm>
                            <a:off x="4918" y="9832"/>
                            <a:ext cx="1783" cy="854"/>
                            <a:chOff x="0" y="0"/>
                            <a:chExt cx="20000" cy="19642"/>
                          </a:xfrm>
                        </wpg:grpSpPr>
                        <wps:wsp>
                          <wps:cNvPr id="308" name="Line 1836"/>
                          <wps:cNvCnPr/>
                          <wps:spPr bwMode="auto">
                            <a:xfrm>
                              <a:off x="6629" y="0"/>
                              <a:ext cx="6742" cy="23"/>
                            </a:xfrm>
                            <a:prstGeom prst="line">
                              <a:avLst/>
                            </a:prstGeom>
                            <a:noFill/>
                            <a:ln w="3175">
                              <a:solidFill>
                                <a:srgbClr val="000000"/>
                              </a:solidFill>
                              <a:prstDash val="sysDot"/>
                              <a:round/>
                              <a:headEnd type="none" w="sm" len="sm"/>
                              <a:tailEnd type="none" w="sm" len="sm"/>
                            </a:ln>
                            <a:extLst>
                              <a:ext uri="{909E8E84-426E-40dd-AFC4-6F175D3DCCD1}">
                                <a14:hiddenFill xmlns:a14="http://schemas.microsoft.com/office/drawing/2010/main">
                                  <a:noFill/>
                                </a14:hiddenFill>
                              </a:ext>
                            </a:extLst>
                          </wps:spPr>
                          <wps:bodyPr/>
                        </wps:wsp>
                        <wps:wsp>
                          <wps:cNvPr id="309" name="Line 1837"/>
                          <wps:cNvCnPr/>
                          <wps:spPr bwMode="auto">
                            <a:xfrm>
                              <a:off x="13360" y="506"/>
                              <a:ext cx="1727" cy="9591"/>
                            </a:xfrm>
                            <a:prstGeom prst="line">
                              <a:avLst/>
                            </a:prstGeom>
                            <a:noFill/>
                            <a:ln w="3175">
                              <a:solidFill>
                                <a:srgbClr val="000000"/>
                              </a:solidFill>
                              <a:prstDash val="sysDot"/>
                              <a:round/>
                              <a:headEnd type="none" w="sm" len="sm"/>
                              <a:tailEnd type="none" w="sm" len="sm"/>
                            </a:ln>
                            <a:extLst>
                              <a:ext uri="{909E8E84-426E-40dd-AFC4-6F175D3DCCD1}">
                                <a14:hiddenFill xmlns:a14="http://schemas.microsoft.com/office/drawing/2010/main">
                                  <a:noFill/>
                                </a14:hiddenFill>
                              </a:ext>
                            </a:extLst>
                          </wps:spPr>
                          <wps:bodyPr/>
                        </wps:wsp>
                        <wps:wsp>
                          <wps:cNvPr id="310" name="Line 1838"/>
                          <wps:cNvCnPr/>
                          <wps:spPr bwMode="auto">
                            <a:xfrm flipH="1">
                              <a:off x="5014" y="506"/>
                              <a:ext cx="1727" cy="9591"/>
                            </a:xfrm>
                            <a:prstGeom prst="line">
                              <a:avLst/>
                            </a:prstGeom>
                            <a:noFill/>
                            <a:ln w="3175">
                              <a:solidFill>
                                <a:srgbClr val="000000"/>
                              </a:solidFill>
                              <a:prstDash val="sysDot"/>
                              <a:round/>
                              <a:headEnd type="none" w="sm" len="sm"/>
                              <a:tailEnd type="none" w="sm" len="sm"/>
                            </a:ln>
                            <a:extLst>
                              <a:ext uri="{909E8E84-426E-40dd-AFC4-6F175D3DCCD1}">
                                <a14:hiddenFill xmlns:a14="http://schemas.microsoft.com/office/drawing/2010/main">
                                  <a:noFill/>
                                </a14:hiddenFill>
                              </a:ext>
                            </a:extLst>
                          </wps:spPr>
                          <wps:bodyPr/>
                        </wps:wsp>
                        <wps:wsp>
                          <wps:cNvPr id="311" name="Line 1839"/>
                          <wps:cNvCnPr/>
                          <wps:spPr bwMode="auto">
                            <a:xfrm>
                              <a:off x="0" y="9568"/>
                              <a:ext cx="5036" cy="23"/>
                            </a:xfrm>
                            <a:prstGeom prst="line">
                              <a:avLst/>
                            </a:prstGeom>
                            <a:noFill/>
                            <a:ln w="3175">
                              <a:solidFill>
                                <a:srgbClr val="000000"/>
                              </a:solidFill>
                              <a:prstDash val="sysDot"/>
                              <a:round/>
                              <a:headEnd type="none" w="sm" len="sm"/>
                              <a:tailEnd type="none" w="sm" len="sm"/>
                            </a:ln>
                            <a:extLst>
                              <a:ext uri="{909E8E84-426E-40dd-AFC4-6F175D3DCCD1}">
                                <a14:hiddenFill xmlns:a14="http://schemas.microsoft.com/office/drawing/2010/main">
                                  <a:noFill/>
                                </a14:hiddenFill>
                              </a:ext>
                            </a:extLst>
                          </wps:spPr>
                          <wps:bodyPr/>
                        </wps:wsp>
                        <wps:wsp>
                          <wps:cNvPr id="312" name="Line 1840"/>
                          <wps:cNvCnPr/>
                          <wps:spPr bwMode="auto">
                            <a:xfrm>
                              <a:off x="14964" y="9568"/>
                              <a:ext cx="5036" cy="23"/>
                            </a:xfrm>
                            <a:prstGeom prst="line">
                              <a:avLst/>
                            </a:prstGeom>
                            <a:noFill/>
                            <a:ln w="3175">
                              <a:solidFill>
                                <a:srgbClr val="000000"/>
                              </a:solidFill>
                              <a:prstDash val="sysDot"/>
                              <a:round/>
                              <a:headEnd type="none" w="sm" len="sm"/>
                              <a:tailEnd type="none" w="sm" len="sm"/>
                            </a:ln>
                            <a:extLst>
                              <a:ext uri="{909E8E84-426E-40dd-AFC4-6F175D3DCCD1}">
                                <a14:hiddenFill xmlns:a14="http://schemas.microsoft.com/office/drawing/2010/main">
                                  <a:noFill/>
                                </a14:hiddenFill>
                              </a:ext>
                            </a:extLst>
                          </wps:spPr>
                          <wps:bodyPr/>
                        </wps:wsp>
                        <wps:wsp>
                          <wps:cNvPr id="313" name="Line 1841"/>
                          <wps:cNvCnPr/>
                          <wps:spPr bwMode="auto">
                            <a:xfrm>
                              <a:off x="0" y="9545"/>
                              <a:ext cx="11" cy="10097"/>
                            </a:xfrm>
                            <a:prstGeom prst="line">
                              <a:avLst/>
                            </a:prstGeom>
                            <a:noFill/>
                            <a:ln w="3175">
                              <a:solidFill>
                                <a:srgbClr val="000000"/>
                              </a:solidFill>
                              <a:prstDash val="sysDot"/>
                              <a:round/>
                              <a:headEnd type="none" w="sm" len="sm"/>
                              <a:tailEnd type="none" w="sm" len="sm"/>
                            </a:ln>
                            <a:extLst>
                              <a:ext uri="{909E8E84-426E-40dd-AFC4-6F175D3DCCD1}">
                                <a14:hiddenFill xmlns:a14="http://schemas.microsoft.com/office/drawing/2010/main">
                                  <a:noFill/>
                                </a14:hiddenFill>
                              </a:ext>
                            </a:extLst>
                          </wps:spPr>
                          <wps:bodyPr/>
                        </wps:wsp>
                        <wps:wsp>
                          <wps:cNvPr id="314" name="Line 1842"/>
                          <wps:cNvCnPr/>
                          <wps:spPr bwMode="auto">
                            <a:xfrm>
                              <a:off x="19989" y="9545"/>
                              <a:ext cx="11" cy="10097"/>
                            </a:xfrm>
                            <a:prstGeom prst="line">
                              <a:avLst/>
                            </a:prstGeom>
                            <a:noFill/>
                            <a:ln w="3175">
                              <a:solidFill>
                                <a:srgbClr val="000000"/>
                              </a:solidFill>
                              <a:prstDash val="sysDot"/>
                              <a:round/>
                              <a:headEnd type="none" w="sm" len="sm"/>
                              <a:tailEnd type="none" w="sm" len="sm"/>
                            </a:ln>
                            <a:extLst>
                              <a:ext uri="{909E8E84-426E-40dd-AFC4-6F175D3DCCD1}">
                                <a14:hiddenFill xmlns:a14="http://schemas.microsoft.com/office/drawing/2010/main">
                                  <a:noFill/>
                                </a14:hiddenFill>
                              </a:ext>
                            </a:extLst>
                          </wps:spPr>
                          <wps:bodyPr/>
                        </wps:wsp>
                        <wps:wsp>
                          <wps:cNvPr id="315" name="Line 1843"/>
                          <wps:cNvCnPr/>
                          <wps:spPr bwMode="auto">
                            <a:xfrm>
                              <a:off x="0" y="19596"/>
                              <a:ext cx="19989" cy="23"/>
                            </a:xfrm>
                            <a:prstGeom prst="line">
                              <a:avLst/>
                            </a:prstGeom>
                            <a:noFill/>
                            <a:ln w="3175">
                              <a:solidFill>
                                <a:srgbClr val="000000"/>
                              </a:solidFill>
                              <a:prstDash val="sysDot"/>
                              <a:round/>
                              <a:headEnd type="none" w="sm" len="sm"/>
                              <a:tailEnd type="none" w="sm" len="sm"/>
                            </a:ln>
                            <a:extLst>
                              <a:ext uri="{909E8E84-426E-40dd-AFC4-6F175D3DCCD1}">
                                <a14:hiddenFill xmlns:a14="http://schemas.microsoft.com/office/drawing/2010/main">
                                  <a:noFill/>
                                </a14:hiddenFill>
                              </a:ext>
                            </a:extLst>
                          </wps:spPr>
                          <wps:bodyPr/>
                        </wps:wsp>
                      </wpg:grpSp>
                      <wpg:grpSp>
                        <wpg:cNvPr id="316" name="Group 1844"/>
                        <wpg:cNvGrpSpPr>
                          <a:grpSpLocks/>
                        </wpg:cNvGrpSpPr>
                        <wpg:grpSpPr bwMode="auto">
                          <a:xfrm>
                            <a:off x="5214" y="10379"/>
                            <a:ext cx="896" cy="176"/>
                            <a:chOff x="0" y="0"/>
                            <a:chExt cx="20001" cy="20000"/>
                          </a:xfrm>
                        </wpg:grpSpPr>
                        <wps:wsp>
                          <wps:cNvPr id="317" name="Rectangle 1845"/>
                          <wps:cNvSpPr>
                            <a:spLocks noChangeArrowheads="1"/>
                          </wps:cNvSpPr>
                          <wps:spPr bwMode="auto">
                            <a:xfrm>
                              <a:off x="0" y="2614"/>
                              <a:ext cx="13371" cy="1738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Line 1846"/>
                          <wps:cNvCnPr/>
                          <wps:spPr bwMode="auto">
                            <a:xfrm>
                              <a:off x="6585" y="0"/>
                              <a:ext cx="22" cy="1750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9" name="Line 1847"/>
                          <wps:cNvCnPr/>
                          <wps:spPr bwMode="auto">
                            <a:xfrm>
                              <a:off x="6585" y="10000"/>
                              <a:ext cx="13416" cy="114"/>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2308" name="Line 1848"/>
                        <wps:cNvCnPr/>
                        <wps:spPr bwMode="auto">
                          <a:xfrm>
                            <a:off x="6109" y="10270"/>
                            <a:ext cx="1" cy="28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309" name="Rectangle 1849"/>
                        <wps:cNvSpPr>
                          <a:spLocks noChangeArrowheads="1"/>
                        </wps:cNvSpPr>
                        <wps:spPr bwMode="auto">
                          <a:xfrm>
                            <a:off x="5168" y="8385"/>
                            <a:ext cx="1153"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11FE5" w14:textId="77777777" w:rsidR="00B53E60" w:rsidRPr="008B3F78" w:rsidRDefault="00B53E60" w:rsidP="00437A44">
                              <w:pPr>
                                <w:jc w:val="center"/>
                                <w:rPr>
                                  <w:rFonts w:asciiTheme="minorHAnsi" w:hAnsiTheme="minorHAnsi"/>
                                  <w:u w:val="single"/>
                                </w:rPr>
                              </w:pPr>
                              <w:r w:rsidRPr="008B3F78">
                                <w:rPr>
                                  <w:rFonts w:asciiTheme="minorHAnsi" w:hAnsiTheme="minorHAnsi"/>
                                </w:rPr>
                                <w:t>Caisse</w:t>
                              </w:r>
                            </w:p>
                          </w:txbxContent>
                        </wps:txbx>
                        <wps:bodyPr rot="0" vert="horz" wrap="square" lIns="12700" tIns="12700" rIns="12700" bIns="12700" anchor="t" anchorCtr="0" upright="1">
                          <a:noAutofit/>
                        </wps:bodyPr>
                      </wps:wsp>
                      <wps:wsp>
                        <wps:cNvPr id="2310" name="Line 1850"/>
                        <wps:cNvCnPr/>
                        <wps:spPr bwMode="auto">
                          <a:xfrm>
                            <a:off x="4880" y="10977"/>
                            <a:ext cx="187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311" name="Line 1851"/>
                        <wps:cNvCnPr/>
                        <wps:spPr bwMode="auto">
                          <a:xfrm>
                            <a:off x="6320" y="10690"/>
                            <a:ext cx="1" cy="57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312" name="Line 1852"/>
                        <wps:cNvCnPr/>
                        <wps:spPr bwMode="auto">
                          <a:xfrm>
                            <a:off x="5312" y="10690"/>
                            <a:ext cx="1" cy="57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2313" name="Group 1853"/>
                        <wpg:cNvGrpSpPr>
                          <a:grpSpLocks/>
                        </wpg:cNvGrpSpPr>
                        <wpg:grpSpPr bwMode="auto">
                          <a:xfrm>
                            <a:off x="6464" y="10690"/>
                            <a:ext cx="289" cy="289"/>
                            <a:chOff x="0" y="0"/>
                            <a:chExt cx="20000" cy="19941"/>
                          </a:xfrm>
                        </wpg:grpSpPr>
                        <wps:wsp>
                          <wps:cNvPr id="2314" name="Line 1854"/>
                          <wps:cNvCnPr/>
                          <wps:spPr bwMode="auto">
                            <a:xfrm>
                              <a:off x="0" y="0"/>
                              <a:ext cx="20000" cy="6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15" name="Line 1855"/>
                          <wps:cNvCnPr/>
                          <wps:spPr bwMode="auto">
                            <a:xfrm>
                              <a:off x="0" y="0"/>
                              <a:ext cx="20000" cy="765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16" name="Line 1856"/>
                          <wps:cNvCnPr/>
                          <wps:spPr bwMode="auto">
                            <a:xfrm>
                              <a:off x="0" y="6003"/>
                              <a:ext cx="20000" cy="6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17" name="Line 1857"/>
                          <wps:cNvCnPr/>
                          <wps:spPr bwMode="auto">
                            <a:xfrm>
                              <a:off x="0" y="6141"/>
                              <a:ext cx="20000" cy="765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18" name="Line 1858"/>
                          <wps:cNvCnPr/>
                          <wps:spPr bwMode="auto">
                            <a:xfrm>
                              <a:off x="0" y="13731"/>
                              <a:ext cx="20000" cy="6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19" name="Line 1859"/>
                          <wps:cNvCnPr/>
                          <wps:spPr bwMode="auto">
                            <a:xfrm>
                              <a:off x="0" y="12282"/>
                              <a:ext cx="20000" cy="765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20" name="Line 1860"/>
                          <wps:cNvCnPr/>
                          <wps:spPr bwMode="auto">
                            <a:xfrm>
                              <a:off x="0" y="19872"/>
                              <a:ext cx="20000" cy="6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g:grpSp>
                      <wpg:grpSp>
                        <wpg:cNvPr id="2321" name="Group 1861"/>
                        <wpg:cNvGrpSpPr>
                          <a:grpSpLocks/>
                        </wpg:cNvGrpSpPr>
                        <wpg:grpSpPr bwMode="auto">
                          <a:xfrm>
                            <a:off x="4880" y="10690"/>
                            <a:ext cx="289" cy="289"/>
                            <a:chOff x="0" y="0"/>
                            <a:chExt cx="20000" cy="19941"/>
                          </a:xfrm>
                        </wpg:grpSpPr>
                        <wps:wsp>
                          <wps:cNvPr id="2322" name="Line 1862"/>
                          <wps:cNvCnPr/>
                          <wps:spPr bwMode="auto">
                            <a:xfrm>
                              <a:off x="0" y="0"/>
                              <a:ext cx="20000" cy="6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23" name="Line 1863"/>
                          <wps:cNvCnPr/>
                          <wps:spPr bwMode="auto">
                            <a:xfrm>
                              <a:off x="0" y="0"/>
                              <a:ext cx="20000" cy="765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24" name="Line 1864"/>
                          <wps:cNvCnPr/>
                          <wps:spPr bwMode="auto">
                            <a:xfrm>
                              <a:off x="0" y="6003"/>
                              <a:ext cx="20000" cy="6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25" name="Line 1865"/>
                          <wps:cNvCnPr/>
                          <wps:spPr bwMode="auto">
                            <a:xfrm>
                              <a:off x="0" y="6141"/>
                              <a:ext cx="20000" cy="765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26" name="Line 1866"/>
                          <wps:cNvCnPr/>
                          <wps:spPr bwMode="auto">
                            <a:xfrm>
                              <a:off x="0" y="13731"/>
                              <a:ext cx="20000" cy="6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27" name="Line 1867"/>
                          <wps:cNvCnPr/>
                          <wps:spPr bwMode="auto">
                            <a:xfrm>
                              <a:off x="0" y="12282"/>
                              <a:ext cx="20000" cy="765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s:wsp>
                          <wps:cNvPr id="2328" name="Line 1868"/>
                          <wps:cNvCnPr/>
                          <wps:spPr bwMode="auto">
                            <a:xfrm>
                              <a:off x="0" y="19872"/>
                              <a:ext cx="20000" cy="69"/>
                            </a:xfrm>
                            <a:prstGeom prst="line">
                              <a:avLst/>
                            </a:prstGeom>
                            <a:noFill/>
                            <a:ln w="12700">
                              <a:solidFill>
                                <a:srgbClr val="7F7F7F"/>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2329" name="Rectangle 1869"/>
                        <wps:cNvSpPr>
                          <a:spLocks noChangeArrowheads="1"/>
                        </wps:cNvSpPr>
                        <wps:spPr bwMode="auto">
                          <a:xfrm>
                            <a:off x="7184" y="11029"/>
                            <a:ext cx="2738"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7F7F7F"/>
                                </a:solidFill>
                                <a:miter lim="800000"/>
                                <a:headEnd/>
                                <a:tailEnd/>
                              </a14:hiddenLine>
                            </a:ext>
                          </a:extLst>
                        </wps:spPr>
                        <wps:txbx>
                          <w:txbxContent>
                            <w:p w14:paraId="25A40C0E" w14:textId="77777777" w:rsidR="00B53E60" w:rsidRPr="008B3F78" w:rsidRDefault="00B53E60" w:rsidP="00437A44">
                              <w:pPr>
                                <w:rPr>
                                  <w:rFonts w:asciiTheme="minorHAnsi" w:hAnsiTheme="minorHAnsi"/>
                                </w:rPr>
                              </w:pPr>
                              <w:r w:rsidRPr="008B3F78">
                                <w:rPr>
                                  <w:rFonts w:asciiTheme="minorHAnsi" w:hAnsiTheme="minorHAnsi"/>
                                </w:rPr>
                                <w:t>Suspensions Primaires</w:t>
                              </w:r>
                            </w:p>
                          </w:txbxContent>
                        </wps:txbx>
                        <wps:bodyPr rot="0" vert="horz" wrap="square" lIns="12700" tIns="12700" rIns="12700" bIns="12700" anchor="t" anchorCtr="0" upright="1">
                          <a:noAutofit/>
                        </wps:bodyPr>
                      </wps:wsp>
                      <wps:wsp>
                        <wps:cNvPr id="2330" name="Line 1870"/>
                        <wps:cNvCnPr/>
                        <wps:spPr bwMode="auto">
                          <a:xfrm flipH="1" flipV="1">
                            <a:off x="6752" y="10870"/>
                            <a:ext cx="433" cy="289"/>
                          </a:xfrm>
                          <a:prstGeom prst="line">
                            <a:avLst/>
                          </a:prstGeom>
                          <a:noFill/>
                          <a:ln w="6350">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s:wsp>
                        <wps:cNvPr id="2331" name="AutoShape 1967"/>
                        <wps:cNvSpPr>
                          <a:spLocks/>
                        </wps:cNvSpPr>
                        <wps:spPr bwMode="auto">
                          <a:xfrm>
                            <a:off x="595" y="9226"/>
                            <a:ext cx="2505" cy="890"/>
                          </a:xfrm>
                          <a:prstGeom prst="callout1">
                            <a:avLst>
                              <a:gd name="adj1" fmla="val 20227"/>
                              <a:gd name="adj2" fmla="val 104792"/>
                              <a:gd name="adj3" fmla="val 100000"/>
                              <a:gd name="adj4" fmla="val 176648"/>
                            </a:avLst>
                          </a:prstGeom>
                          <a:solidFill>
                            <a:srgbClr val="FFFFFF"/>
                          </a:solidFill>
                          <a:ln w="9525">
                            <a:solidFill>
                              <a:srgbClr val="000000"/>
                            </a:solidFill>
                            <a:miter lim="800000"/>
                            <a:headEnd/>
                            <a:tailEnd type="triangle" w="med" len="med"/>
                          </a:ln>
                        </wps:spPr>
                        <wps:txbx>
                          <w:txbxContent>
                            <w:p w14:paraId="44454203" w14:textId="77777777" w:rsidR="00B53E60" w:rsidRPr="008B3F78" w:rsidRDefault="00B53E60" w:rsidP="00D86055">
                              <w:pPr>
                                <w:jc w:val="right"/>
                                <w:rPr>
                                  <w:rFonts w:asciiTheme="minorHAnsi" w:hAnsiTheme="minorHAnsi"/>
                                </w:rPr>
                              </w:pPr>
                              <w:r w:rsidRPr="008B3F78">
                                <w:rPr>
                                  <w:rFonts w:asciiTheme="minorHAnsi" w:hAnsiTheme="minorHAnsi"/>
                                </w:rPr>
                                <w:t>Traverse de pendulation</w:t>
                              </w:r>
                            </w:p>
                          </w:txbxContent>
                        </wps:txbx>
                        <wps:bodyPr rot="0" vert="horz" wrap="square" lIns="91440" tIns="45720" rIns="91440" bIns="45720" anchor="t" anchorCtr="0" upright="1">
                          <a:noAutofit/>
                        </wps:bodyPr>
                      </wps:wsp>
                      <wps:wsp>
                        <wps:cNvPr id="2332" name="AutoShape 1968"/>
                        <wps:cNvSpPr>
                          <a:spLocks/>
                        </wps:cNvSpPr>
                        <wps:spPr bwMode="auto">
                          <a:xfrm>
                            <a:off x="832" y="10294"/>
                            <a:ext cx="2505" cy="890"/>
                          </a:xfrm>
                          <a:prstGeom prst="callout1">
                            <a:avLst>
                              <a:gd name="adj1" fmla="val 20227"/>
                              <a:gd name="adj2" fmla="val 104792"/>
                              <a:gd name="adj3" fmla="val 17417"/>
                              <a:gd name="adj4" fmla="val 173056"/>
                            </a:avLst>
                          </a:prstGeom>
                          <a:solidFill>
                            <a:srgbClr val="FFFFFF"/>
                          </a:solidFill>
                          <a:ln w="9525">
                            <a:solidFill>
                              <a:srgbClr val="000000"/>
                            </a:solidFill>
                            <a:miter lim="800000"/>
                            <a:headEnd/>
                            <a:tailEnd type="triangle" w="med" len="med"/>
                          </a:ln>
                        </wps:spPr>
                        <wps:txbx>
                          <w:txbxContent>
                            <w:p w14:paraId="65140B5A" w14:textId="77777777" w:rsidR="00B53E60" w:rsidRPr="008B3F78" w:rsidRDefault="00B53E60" w:rsidP="00D86055">
                              <w:pPr>
                                <w:jc w:val="right"/>
                                <w:rPr>
                                  <w:rFonts w:asciiTheme="minorHAnsi" w:hAnsiTheme="minorHAnsi"/>
                                </w:rPr>
                              </w:pPr>
                              <w:r w:rsidRPr="008B3F78">
                                <w:rPr>
                                  <w:rFonts w:asciiTheme="minorHAnsi" w:hAnsiTheme="minorHAnsi"/>
                                </w:rPr>
                                <w:t>Actionneur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62" o:spid="_x0000_s1027" style="position:absolute;left:0;text-align:left;margin-left:-41.2pt;margin-top:8.8pt;width:466.35pt;height:187.6pt;z-index:251770880" coordorigin="595,7666" coordsize="9327,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">
                <v:rect id="Rectangle 1800" o:spid="_x0000_s1028" style="position:absolute;left:7472;top:10150;width:817;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v+hsQA&#10;AADcAAAADwAAAGRycy9kb3ducmV2LnhtbESPQWvCQBSE74X+h+UVeqsbQ7EluoooLV6kGL309sg+&#10;s8G8tyG70fTfd4VCj8PMfMMsViO36kp9aLwYmE4yUCSVt43UBk7Hj5d3UCGiWGy9kIEfCrBaPj4s&#10;sLD+Jge6lrFWCSKhQAMuxq7QOlSOGMPEdyTJO/ueMSbZ19r2eEtwbnWeZTPN2EhacNjRxlF1KQc2&#10;sBt5bd3n1+v+uz2FbTjwbLiwMc9P43oOKtIY/8N/7Z01kL9N4X4mHQ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L/obEAAAA3AAAAA8AAAAAAAAAAAAAAAAAmAIAAGRycy9k&#10;b3ducmV2LnhtbFBLBQYAAAAABAAEAPUAAACJAwAAAAA=&#10;" filled="f" stroked="f" strokeweight=".5pt">
                  <v:textbox inset="1pt,1pt,1pt,1pt">
                    <w:txbxContent>
                      <w:p w:rsidR="00292822" w:rsidRPr="008B3F78" w:rsidRDefault="00292822" w:rsidP="00437A44">
                        <w:pPr>
                          <w:rPr>
                            <w:rFonts w:asciiTheme="minorHAnsi" w:hAnsiTheme="minorHAnsi"/>
                          </w:rPr>
                        </w:pPr>
                        <w:r w:rsidRPr="008B3F78">
                          <w:rPr>
                            <w:rFonts w:asciiTheme="minorHAnsi" w:hAnsiTheme="minorHAnsi"/>
                          </w:rPr>
                          <w:t>Bogie</w:t>
                        </w:r>
                      </w:p>
                    </w:txbxContent>
                  </v:textbox>
                </v:rect>
                <v:line id="Line 1801" o:spid="_x0000_s1029" style="position:absolute;flip:x;visibility:visible;mso-wrap-style:square" from="6752,10294" to="7473,10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KS/cUAAADcAAAADwAAAGRycy9kb3ducmV2LnhtbESPQYvCMBSE78L+h/AW9iKa2oNKNcqy&#10;rEXBi1UP3h7Nsy02L6WJtfvvN4LgcZiZb5jluje16Kh1lWUFk3EEgji3uuJCwem4Gc1BOI+ssbZM&#10;Cv7IwXr1MVhiou2DD9RlvhABwi5BBaX3TSKly0sy6Ma2IQ7e1bYGfZBtIXWLjwA3tYyjaCoNVhwW&#10;Smzop6T8lt2Ngu53e+h2Nd3TtNlfJnqzS8/Di1Jfn/33AoSn3r/Dr/ZWK4hnMTzPhCM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KS/cUAAADcAAAADwAAAAAAAAAA&#10;AAAAAAChAgAAZHJzL2Rvd25yZXYueG1sUEsFBgAAAAAEAAQA+QAAAJMDAAAAAA==&#10;" strokeweight=".5pt">
                  <v:stroke startarrowwidth="narrow" startarrowlength="short" endarrow="open" endarrowwidth="narrow" endarrowlength="short"/>
                </v:line>
                <v:group id="Group 1802" o:spid="_x0000_s1030" style="position:absolute;left:6710;top:9226;width:2334;height:628"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rect id="Rectangle 1803" o:spid="_x0000_s1031" style="position:absolute;left:3634;width:1636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6rq8gA&#10;AADcAAAADwAAAGRycy9kb3ducmV2LnhtbESPT2sCMRTE70K/Q3iF3jSrVlu2RrGlSg/SP2tBents&#10;nrurm5clibr205uC0OMwM79hJrPW1OJIzleWFfR7CQji3OqKCwXf60X3EYQPyBpry6TgTB5m05vO&#10;BFNtT/xFxywUIkLYp6igDKFJpfR5SQZ9zzbE0dtaZzBE6QqpHZ4i3NRykCRjabDiuFBiQy8l5fvs&#10;YBQMP/z76PnnddXY3eJzvR9vft1yo9TdbTt/AhGoDf/ha/tNKxg83MPfmXgE5PQ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DquryAAAANwAAAAPAAAAAAAAAAAAAAAAAJgCAABk&#10;cnMvZG93bnJldi54bWxQSwUGAAAAAAQABAD1AAAAjQMAAAAA&#10;" filled="f" stroked="f" strokecolor="#7f7f7f" strokeweight="1pt">
                    <v:textbox inset="1pt,1pt,1pt,1pt">
                      <w:txbxContent>
                        <w:p w:rsidR="00292822" w:rsidRPr="008B3F78" w:rsidRDefault="00292822" w:rsidP="00437A44">
                          <w:pPr>
                            <w:rPr>
                              <w:rFonts w:asciiTheme="minorHAnsi" w:hAnsiTheme="minorHAnsi"/>
                            </w:rPr>
                          </w:pPr>
                          <w:r w:rsidRPr="008B3F78">
                            <w:rPr>
                              <w:rFonts w:asciiTheme="minorHAnsi" w:hAnsiTheme="minorHAnsi"/>
                            </w:rPr>
                            <w:t xml:space="preserve">Suspensions. </w:t>
                          </w:r>
                        </w:p>
                        <w:p w:rsidR="00292822" w:rsidRPr="008B3F78" w:rsidRDefault="00292822" w:rsidP="00437A44">
                          <w:pPr>
                            <w:rPr>
                              <w:rFonts w:asciiTheme="minorHAnsi" w:hAnsiTheme="minorHAnsi"/>
                            </w:rPr>
                          </w:pPr>
                          <w:r w:rsidRPr="008B3F78">
                            <w:rPr>
                              <w:rFonts w:asciiTheme="minorHAnsi" w:hAnsiTheme="minorHAnsi"/>
                            </w:rPr>
                            <w:t>Secondaires</w:t>
                          </w:r>
                        </w:p>
                      </w:txbxContent>
                    </v:textbox>
                  </v:rect>
                  <v:line id="Line 1804" o:spid="_x0000_s1032" style="position:absolute;flip:x;visibility:visible;mso-wrap-style:square" from="0,9965" to="3647,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sKicUAAADcAAAADwAAAGRycy9kb3ducmV2LnhtbESPQYvCMBSE78L+h/AWvIimCutKNcoi&#10;WhS82NWDt0fzbMs2L6WJtf77jSB4HGbmG2ax6kwlWmpcaVnBeBSBIM6sLjlXcPrdDmcgnEfWWFkm&#10;BQ9ysFp+9BYYa3vnI7Wpz0WAsItRQeF9HUvpsoIMupGtiYN3tY1BH2STS93gPcBNJSdRNJUGSw4L&#10;Bda0Lij7S29GQbvZHdt9RbckqQ+Xsd7uk/PgolT/s/uZg/DU+Xf41d5pBZPvL3ieC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sKicUAAADcAAAADwAAAAAAAAAA&#10;AAAAAAChAgAAZHJzL2Rvd25yZXYueG1sUEsFBgAAAAAEAAQA+QAAAJMDAAAAAA==&#10;" strokeweight=".5pt">
                    <v:stroke startarrowwidth="narrow" startarrowlength="short" endarrow="open" endarrowwidth="narrow" endarrowlength="short"/>
                  </v:line>
                </v:group>
                <v:line id="Line 1805" o:spid="_x0000_s1033" style="position:absolute;visibility:visible;mso-wrap-style:square" from="4918,9679" to="5367,9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TMMAAADcAAAADwAAAGRycy9kb3ducmV2LnhtbESPzWrDMBCE74W8g9hAb7UcH5zWtRJC&#10;S8GYXBrnARZr/YOtlbFU2337qlDocZiZb5j8vJlRLDS73rKCQxSDIK6t7rlVcK8+np5BOI+scbRM&#10;Cr7Jwfm0e8gx03blT1puvhUBwi5DBZ33Uyalqzsy6CI7EQevsbNBH+TcSj3jGuBmlEkcp9Jgz2Gh&#10;w4neOqqH25dR8PJeHdKkWaUrCprsZSjlNSmVetxvl1cQnjb/H/5rF1pBckzh90w4AvL0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jv0zDAAAA3AAAAA8AAAAAAAAAAAAA&#10;AAAAoQIAAGRycy9kb3ducmV2LnhtbFBLBQYAAAAABAAEAPkAAACRAwAAAAA=&#10;" strokecolor="#7f7f7f" strokeweight="1pt">
                  <v:stroke startarrowwidth="narrow" startarrowlength="short" endarrowwidth="narrow" endarrowlength="short"/>
                </v:line>
                <v:line id="Line 1806" o:spid="_x0000_s1034" style="position:absolute;visibility:visible;mso-wrap-style:square" from="4918,9679" to="5367,9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8a18AAAADcAAAADwAAAGRycy9kb3ducmV2LnhtbESPzQrCMBCE74LvEFbwpqk9+FONIopQ&#10;xIs/D7A0a1tsNqWJtr69EQSPw8x8w6w2nanEixpXWlYwGUcgiDOrS84V3K6H0RyE88gaK8uk4E0O&#10;Nut+b4WJti2f6XXxuQgQdgkqKLyvEyldVpBBN7Y1cfDutjHog2xyqRtsA9xUMo6iqTRYclgosKZd&#10;Qdnj8jQKFvvrZBrfW+nSlGq7fRzlKT4qNRx02yUIT53/h3/tVCuIZzP4nglHQK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vGtfAAAAA3AAAAA8AAAAAAAAAAAAAAAAA&#10;oQIAAGRycy9kb3ducmV2LnhtbFBLBQYAAAAABAAEAPkAAACOAwAAAAA=&#10;" strokecolor="#7f7f7f" strokeweight="1pt">
                  <v:stroke startarrowwidth="narrow" startarrowlength="short" endarrowwidth="narrow" endarrowlength="short"/>
                </v:line>
                <v:line id="Line 1807" o:spid="_x0000_s1035" style="position:absolute;visibility:visible;mso-wrap-style:square" from="4918,9766" to="5367,9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COpb0AAADcAAAADwAAAGRycy9kb3ducmV2LnhtbERPSwrCMBDdC94hjOBOU7vwU40iilDE&#10;jdYDDM3YFptJaaKttzcLweXj/Te73tTiTa2rLCuYTSMQxLnVFRcK7tlpsgThPLLG2jIp+JCD3XY4&#10;2GCibcdXet98IUIIuwQVlN43iZQuL8mgm9qGOHAP2xr0AbaF1C12IdzUMo6iuTRYcWgosaFDSfnz&#10;9jIKVsdsNo8fnXRpSo3dP8/yEp+VGo/6/RqEp97/xT93qhXEi7A2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LwjqW9AAAA3AAAAA8AAAAAAAAAAAAAAAAAoQIA&#10;AGRycy9kb3ducmV2LnhtbFBLBQYAAAAABAAEAPkAAACLAwAAAAA=&#10;" strokecolor="#7f7f7f" strokeweight="1pt">
                  <v:stroke startarrowwidth="narrow" startarrowlength="short" endarrowwidth="narrow" endarrowlength="short"/>
                </v:line>
                <v:line id="Line 1808" o:spid="_x0000_s1036" style="position:absolute;visibility:visible;mso-wrap-style:square" from="4918,9767" to="5367,9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wrPsAAAADcAAAADwAAAGRycy9kb3ducmV2LnhtbESPzQrCMBCE74LvEFbwpqk9+FONIopQ&#10;xIs/D7A0a1tsNqWJtr69EQSPw8x8w6w2nanEixpXWlYwGUcgiDOrS84V3K6H0RyE88gaK8uk4E0O&#10;Nut+b4WJti2f6XXxuQgQdgkqKLyvEyldVpBBN7Y1cfDutjHog2xyqRtsA9xUMo6iqTRYclgosKZd&#10;Qdnj8jQKFvvrZBrfW+nSlGq7fRzlKT4qNRx02yUIT53/h3/tVCuIZwv4nglHQK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8Kz7AAAAA3AAAAA8AAAAAAAAAAAAAAAAA&#10;oQIAAGRycy9kb3ducmV2LnhtbFBLBQYAAAAABAAEAPkAAACOAwAAAAA=&#10;" strokecolor="#7f7f7f" strokeweight="1pt">
                  <v:stroke startarrowwidth="narrow" startarrowlength="short" endarrowwidth="narrow" endarrowlength="short"/>
                </v:line>
                <v:line id="Line 1809" o:spid="_x0000_s1037" style="position:absolute;visibility:visible;mso-wrap-style:square" from="4918,9876" to="5367,9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PyhL0AAADcAAAADwAAAGRycy9kb3ducmV2LnhtbERPSwrCMBDdC94hjOBOU7sQraZFFKGI&#10;Gz8HGJqxLTaT0kRbb28WgsvH+2+zwTTiTZ2rLStYzCMQxIXVNZcK7rfjbAXCeWSNjWVS8CEHWToe&#10;bTHRtucLva++FCGEXYIKKu/bREpXVGTQzW1LHLiH7Qz6ALtS6g77EG4aGUfRUhqsOTRU2NK+ouJ5&#10;fRkF68NtsYwfvXR5Tq3dPU/yHJ+Umk6G3QaEp8H/xT93rhXEqzA/nAlHQK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T8oS9AAAA3AAAAA8AAAAAAAAAAAAAAAAAoQIA&#10;AGRycy9kb3ducmV2LnhtbFBLBQYAAAAABAAEAPkAAACLAwAAAAA=&#10;" strokecolor="#7f7f7f" strokeweight="1pt">
                  <v:stroke startarrowwidth="narrow" startarrowlength="short" endarrowwidth="narrow" endarrowlength="short"/>
                </v:line>
                <v:line id="Line 1810" o:spid="_x0000_s1038" style="position:absolute;visibility:visible;mso-wrap-style:square" from="4918,9854" to="5367,9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9XH78AAADcAAAADwAAAGRycy9kb3ducmV2LnhtbESPzQrCMBCE74LvEFbwpml7EK1GEUUo&#10;4sWfB1iatS02m9JEW9/eCILHYWa+YVab3tTiRa2rLCuIpxEI4tzqigsFt+thMgfhPLLG2jIpeJOD&#10;zXo4WGGqbcdnel18IQKEXYoKSu+bVEqXl2TQTW1DHLy7bQ36INtC6ha7ADe1TKJoJg1WHBZKbGhX&#10;Uv64PI2Cxf4az5J7J12WUWO3j6M8JUelxqN+uwThqff/8K+daQXJPIbvmXAE5P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h9XH78AAADcAAAADwAAAAAAAAAAAAAAAACh&#10;AgAAZHJzL2Rvd25yZXYueG1sUEsFBgAAAAAEAAQA+QAAAI0DAAAAAA==&#10;" strokecolor="#7f7f7f" strokeweight="1pt">
                  <v:stroke startarrowwidth="narrow" startarrowlength="short" endarrowwidth="narrow" endarrowlength="short"/>
                </v:line>
                <v:line id="Line 1811" o:spid="_x0000_s1039" style="position:absolute;visibility:visible;mso-wrap-style:square" from="4918,9963" to="5367,9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3JaMIAAADcAAAADwAAAGRycy9kb3ducmV2LnhtbESPQYvCMBSE7wv+h/CEvW1TcxC3ayqy&#10;IhTxsuoPeDTPtrR5KU209d9vBMHjMDPfMOvNZDtxp8E3jjUskhQEcelMw5WGy3n/tQLhA7LBzjFp&#10;eJCHTT77WGNm3Mh/dD+FSkQI+ww11CH0mZS+rMmiT1xPHL2rGyyGKIdKmgHHCLedVGm6lBYbjgs1&#10;9vRbU9meblbD9+68WKrrKH1RUO+27UEe1UHrz/m0/QERaArv8KtdGA1qpeB5Jh4Bm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3JaMIAAADcAAAADwAAAAAAAAAAAAAA&#10;AAChAgAAZHJzL2Rvd25yZXYueG1sUEsFBgAAAAAEAAQA+QAAAJADAAAAAA==&#10;" strokecolor="#7f7f7f" strokeweight="1pt">
                  <v:stroke startarrowwidth="narrow" startarrowlength="short" endarrowwidth="narrow" endarrowlength="short"/>
                </v:line>
                <v:line id="Line 1812" o:spid="_x0000_s1040" style="position:absolute;visibility:visible;mso-wrap-style:square" from="6252,9679" to="6701,9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Fs878AAADcAAAADwAAAGRycy9kb3ducmV2LnhtbESPzQrCMBCE74LvEFbwpqkVRKtRRBGK&#10;ePHnAZZmbYvNpjTR1rc3guBxmJlvmNWmM5V4UeNKywom4wgEcWZ1ybmC2/UwmoNwHlljZZkUvMnB&#10;Zt3vrTDRtuUzvS4+FwHCLkEFhfd1IqXLCjLoxrYmDt7dNgZ9kE0udYNtgJtKxlE0kwZLDgsF1rQr&#10;KHtcnkbBYn+dzOJ7K12aUm23j6M8xUelhoNuuwThqfP/8K+dagXxf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YFs878AAADcAAAADwAAAAAAAAAAAAAAAACh&#10;AgAAZHJzL2Rvd25yZXYueG1sUEsFBgAAAAAEAAQA+QAAAI0DAAAAAA==&#10;" strokecolor="#7f7f7f" strokeweight="1pt">
                  <v:stroke startarrowwidth="narrow" startarrowlength="short" endarrowwidth="narrow" endarrowlength="short"/>
                </v:line>
                <v:line id="Line 1813" o:spid="_x0000_s1041" style="position:absolute;visibility:visible;mso-wrap-style:square" from="6252,9679" to="6701,9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j0h78AAADcAAAADwAAAGRycy9kb3ducmV2LnhtbESPzQrCMBCE74LvEFbwpqlFRKtRRBGK&#10;ePHnAZZmbYvNpjTR1rc3guBxmJlvmNWmM5V4UeNKywom4wgEcWZ1ybmC2/UwmoNwHlljZZkUvMnB&#10;Zt3vrTDRtuUzvS4+FwHCLkEFhfd1IqXLCjLoxrYmDt7dNgZ9kE0udYNtgJtKxlE0kwZLDgsF1rQr&#10;KHtcnkbBYn+dzOJ7K12aUm23j6M8xUelhoNuuwThqfP/8K+dagXxf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mj0h78AAADcAAAADwAAAAAAAAAAAAAAAACh&#10;AgAAZHJzL2Rvd25yZXYueG1sUEsFBgAAAAAEAAQA+QAAAI0DAAAAAA==&#10;" strokecolor="#7f7f7f" strokeweight="1pt">
                  <v:stroke startarrowwidth="narrow" startarrowlength="short" endarrowwidth="narrow" endarrowlength="short"/>
                </v:line>
                <v:line id="Line 1814" o:spid="_x0000_s1042" style="position:absolute;visibility:visible;mso-wrap-style:square" from="6252,9766" to="6701,9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RRHL8AAADcAAAADwAAAGRycy9kb3ducmV2LnhtbESPzQrCMBCE74LvEFbwpqkFRatRRBGK&#10;ePHnAZZmbYvNpjTR1rc3guBxmJlvmNWmM5V4UeNKywom4wgEcWZ1ybmC2/UwmoNwHlljZZkUvMnB&#10;Zt3vrTDRtuUzvS4+FwHCLkEFhfd1IqXLCjLoxrYmDt7dNgZ9kE0udYNtgJtKxlE0kwZLDgsF1rQr&#10;KHtcnkbBYn+dzOJ7K12aUm23j6M8xUelhoNuuwThqfP/8K+dagXxf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RRHL8AAADcAAAADwAAAAAAAAAAAAAAAACh&#10;AgAAZHJzL2Rvd25yZXYueG1sUEsFBgAAAAAEAAQA+QAAAI0DAAAAAA==&#10;" strokecolor="#7f7f7f" strokeweight="1pt">
                  <v:stroke startarrowwidth="narrow" startarrowlength="short" endarrowwidth="narrow" endarrowlength="short"/>
                </v:line>
                <v:line id="Line 1815" o:spid="_x0000_s1043" style="position:absolute;visibility:visible;mso-wrap-style:square" from="6252,9767" to="6701,9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bPa78AAADcAAAADwAAAGRycy9kb3ducmV2LnhtbESPzQrCMBCE74LvEFbwpqk9FK1GEUUo&#10;4sWfB1iatS02m9JEW9/eCILHYWa+YVab3tTiRa2rLCuYTSMQxLnVFRcKbtfDZA7CeWSNtWVS8CYH&#10;m/VwsMJU247P9Lr4QgQIuxQVlN43qZQuL8mgm9qGOHh32xr0QbaF1C12AW5qGUdRIg1WHBZKbGhX&#10;Uv64PI2Cxf46S+J7J12WUWO3j6M8xUelxqN+uwThqff/8K+daQXxPIHvmXAE5P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fbPa78AAADcAAAADwAAAAAAAAAAAAAAAACh&#10;AgAAZHJzL2Rvd25yZXYueG1sUEsFBgAAAAAEAAQA+QAAAI0DAAAAAA==&#10;" strokecolor="#7f7f7f" strokeweight="1pt">
                  <v:stroke startarrowwidth="narrow" startarrowlength="short" endarrowwidth="narrow" endarrowlength="short"/>
                </v:line>
                <v:line id="Line 1816" o:spid="_x0000_s1044" style="position:absolute;visibility:visible;mso-wrap-style:square" from="6252,9876" to="6701,9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pq8MAAAADcAAAADwAAAGRycy9kb3ducmV2LnhtbESPzQrCMBCE74LvEFbwpqk9+FONIopQ&#10;xIs/D7A0a1tsNqWJtr69EQSPw8x8w6w2nanEixpXWlYwGUcgiDOrS84V3K6H0RyE88gaK8uk4E0O&#10;Nut+b4WJti2f6XXxuQgQdgkqKLyvEyldVpBBN7Y1cfDutjHog2xyqRtsA9xUMo6iqTRYclgosKZd&#10;Qdnj8jQKFvvrZBrfW+nSlGq7fRzlKT4qNRx02yUIT53/h3/tVCuI5zP4nglHQK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6avDAAAAA3AAAAA8AAAAAAAAAAAAAAAAA&#10;oQIAAGRycy9kb3ducmV2LnhtbFBLBQYAAAAABAAEAPkAAACOAwAAAAA=&#10;" strokecolor="#7f7f7f" strokeweight="1pt">
                  <v:stroke startarrowwidth="narrow" startarrowlength="short" endarrowwidth="narrow" endarrowlength="short"/>
                </v:line>
                <v:line id="Line 1817" o:spid="_x0000_s1045" style="position:absolute;visibility:visible;mso-wrap-style:square" from="6252,9854" to="6701,9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X+gr0AAADcAAAADwAAAGRycy9kb3ducmV2LnhtbERPSwrCMBDdC94hjOBOU7sQraZFFKGI&#10;Gz8HGJqxLTaT0kRbb28WgsvH+2+zwTTiTZ2rLStYzCMQxIXVNZcK7rfjbAXCeWSNjWVS8CEHWToe&#10;bTHRtucLva++FCGEXYIKKu/bREpXVGTQzW1LHLiH7Qz6ALtS6g77EG4aGUfRUhqsOTRU2NK+ouJ5&#10;fRkF68NtsYwfvXR5Tq3dPU/yHJ+Umk6G3QaEp8H/xT93rhXEq7A2nAlHQK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cl/oK9AAAA3AAAAA8AAAAAAAAAAAAAAAAAoQIA&#10;AGRycy9kb3ducmV2LnhtbFBLBQYAAAAABAAEAPkAAACLAwAAAAA=&#10;" strokecolor="#7f7f7f" strokeweight="1pt">
                  <v:stroke startarrowwidth="narrow" startarrowlength="short" endarrowwidth="narrow" endarrowlength="short"/>
                </v:line>
                <v:line id="Line 1818" o:spid="_x0000_s1046" style="position:absolute;visibility:visible;mso-wrap-style:square" from="6252,9963" to="6701,9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lbGb8AAADcAAAADwAAAGRycy9kb3ducmV2LnhtbESPzQrCMBCE74LvEFbwZlN7EK1GEUUo&#10;4sWfB1iatS02m9JEW9/eCILHYWa+YVab3tTiRa2rLCuYRjEI4tzqigsFt+thMgfhPLLG2jIpeJOD&#10;zXo4WGGqbcdnel18IQKEXYoKSu+bVEqXl2TQRbYhDt7dtgZ9kG0hdYtdgJtaJnE8kwYrDgslNrQr&#10;KX9cnkbBYn+dzpJ7J12WUWO3j6M8JUelxqN+uwThqff/8K+daQXJfAH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GlbGb8AAADcAAAADwAAAAAAAAAAAAAAAACh&#10;AgAAZHJzL2Rvd25yZXYueG1sUEsFBgAAAAAEAAQA+QAAAI0DAAAAAA==&#10;" strokecolor="#7f7f7f" strokeweight="1pt">
                  <v:stroke startarrowwidth="narrow" startarrowlength="short" endarrowwidth="narrow" endarrowlength="short"/>
                </v:line>
                <v:group id="Group 1819" o:spid="_x0000_s1047" style="position:absolute;left:4918;top:9985;width:1792;height:132" coordsize="20001,200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Line 1820" o:spid="_x0000_s1048" style="position:absolute;visibility:visible;mso-wrap-style:square" from="0,0" to="6708,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lTIsIAAADcAAAADwAAAGRycy9kb3ducmV2LnhtbESPX2vCQBDE3wt+h2MF3+pFQUmjp4hQ&#10;KPRBtEJfl9yaBHN7Ibf502/vCUIfh5n5DbPdj65WPbWh8mxgMU9AEefeVlwYuP58vqeggiBbrD2T&#10;gT8KsN9N3raYWT/wmfqLFCpCOGRooBRpMq1DXpLDMPcNcfRuvnUoUbaFti0OEe5qvUyStXZYcVwo&#10;saFjSfn90jkDndy+abx26S+lvJIhPa1cfzJmNh0PG1BCo/yHX+0va2D5sYDnmXgE9O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lTIsIAAADcAAAADwAAAAAAAAAAAAAA&#10;AAChAgAAZHJzL2Rvd25yZXYueG1sUEsFBgAAAAAEAAQA+QAAAJADAAAAAA==&#10;" strokeweight="1pt">
                    <v:stroke startarrowwidth="narrow" startarrowlength="short" endarrowwidth="narrow" endarrowlength="short"/>
                  </v:line>
                  <v:line id="Line 1821" o:spid="_x0000_s1049" style="position:absolute;visibility:visible;mso-wrap-style:square" from="13293,0" to="2000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vNVcMAAADcAAAADwAAAGRycy9kb3ducmV2LnhtbESPzWrDMBCE74W+g9hCb41cQ4rrRjah&#10;EAj0EJoEcl2sjW1irYy1/unbV4VCjsPMfMNsysV1aqIhtJ4NvK4SUMSVty3XBs6n3UsGKgiyxc4z&#10;GfihAGXx+LDB3PqZv2k6Sq0ihEOOBhqRPtc6VA05DCvfE0fv6geHEuVQazvgHOGu02mSvGmHLceF&#10;Bnv6bKi6HUdnYJTrFy3nMbtQxmuZs8PaTQdjnp+W7QcooUXu4f/23hpI31P4OxOPg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rzVXDAAAA3AAAAA8AAAAAAAAAAAAA&#10;AAAAoQIAAGRycy9kb3ducmV2LnhtbFBLBQYAAAAABAAEAPkAAACRAwAAAAA=&#10;" strokeweight="1pt">
                    <v:stroke startarrowwidth="narrow" startarrowlength="short" endarrowwidth="narrow" endarrowlength="short"/>
                  </v:line>
                  <v:shape id="Arc 1822" o:spid="_x0000_s1050" style="position:absolute;left:9989;top:152;width:3293;height:19912;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6HcUA&#10;AADcAAAADwAAAGRycy9kb3ducmV2LnhtbESPS2vDMBCE74X+B7GFXkojx4XQuFGCGygYCoEkPfS4&#10;WOsHsVZGkh/591GhkOMwM98wm91sOjGS861lBctFAoK4tLrlWsHP+ev1HYQPyBo7y6TgSh5228eH&#10;DWbaTnyk8RRqESHsM1TQhNBnUvqyIYN+YXvi6FXWGQxRulpqh1OEm06mSbKSBluOCw32tG+ovJwG&#10;o+BztO775bI2w1jk9retiup8KJR6fprzDxCB5nAP/7cLrSBdv8HfmXgE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3odxQAAANwAAAAPAAAAAAAAAAAAAAAAAJgCAABkcnMv&#10;ZG93bnJldi54bWxQSwUGAAAAAAQABAD1AAAAigMAAAAA&#10;" path="m-1,nfc11929,,21600,9670,21600,21600em-1,nsc11929,,21600,9670,21600,21600l,21600,-1,xe" filled="f" strokeweight="1pt">
                    <v:path arrowok="t" o:extrusionok="f" o:connecttype="custom" o:connectlocs="0,0;502,18356;0,18356" o:connectangles="0,0,0"/>
                  </v:shape>
                  <v:shape id="Arc 1823" o:spid="_x0000_s1051" style="position:absolute;left:6596;top:152;width:3293;height:19912;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n/cgA&#10;AADcAAAADwAAAGRycy9kb3ducmV2LnhtbESPzWvCQBTE7wX/h+UJ3nSjRKOpq7R+FKEH8ePi7ZF9&#10;TdJm34bsqmn/erdQ6HGYmd8w82VrKnGjxpWWFQwHEQjizOqScwXn07Y/BeE8ssbKMin4JgfLRedp&#10;jqm2dz7Q7ehzESDsUlRQeF+nUrqsIINuYGvi4H3YxqAPssmlbvAe4KaSoyiaSIMlh4UCa1oVlH0d&#10;r0ZBYn/2w83lLU6S9Xj8vos/X9fbk1K9bvvyDMJT6//Df+2dVjCaxfB7JhwBuX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XKf9yAAAANwAAAAPAAAAAAAAAAAAAAAAAJgCAABk&#10;cnMvZG93bnJldi54bWxQSwUGAAAAAAQABAD1AAAAjQMAAAAA&#10;" path="m-1,nfc11929,,21600,9670,21600,21600em-1,nsc11929,,21600,9670,21600,21600l,21600,-1,xe" filled="f" strokeweight="1pt">
                    <v:path arrowok="t" o:extrusionok="f" o:connecttype="custom" o:connectlocs="0,0;502,18356;0,18356" o:connectangles="0,0,0"/>
                  </v:shape>
                </v:group>
                <v:group id="Group 1824" o:spid="_x0000_s1052" style="position:absolute;left:4918;top:10116;width:1783;height:155" coordsize="19998,19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Line 1825" o:spid="_x0000_s1053" style="position:absolute;visibility:visible;mso-wrap-style:square" from="0,0" to="503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DLVsIAAADcAAAADwAAAGRycy9kb3ducmV2LnhtbESPX2vCQBDE3wt+h2MF3+qlgpKmnlIE&#10;QfBBqkJfl9yahOb2Qm7zx2/vCQUfh5n5DbPejq5WPbWh8mzgY56AIs69rbgwcL3s31NQQZAt1p7J&#10;wJ0CbDeTtzVm1g/8Q/1ZChUhHDI0UIo0mdYhL8lhmPuGOHo33zqUKNtC2xaHCHe1XiTJSjusOC6U&#10;2NCupPzv3DkDndyONF679JdSXsqQnpauPxkzm47fX6CERnmF/9sHa2DxuYLnmXgE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1DLVsIAAADcAAAADwAAAAAAAAAAAAAA&#10;AAChAgAAZHJzL2Rvd25yZXYueG1sUEsFBgAAAAAEAAQA+QAAAJADAAAAAA==&#10;" strokeweight="1pt">
                    <v:stroke startarrowwidth="narrow" startarrowlength="short" endarrowwidth="narrow" endarrowlength="short"/>
                  </v:line>
                  <v:line id="Line 1826" o:spid="_x0000_s1054" style="position:absolute;visibility:visible;mso-wrap-style:square" from="14962,0" to="19998,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xuzcMAAADcAAAADwAAAGRycy9kb3ducmV2LnhtbESPzWrDMBCE74G8g9hAb4ncQFrXjWxC&#10;oFDoITQJ5LpYG9vUWhlr/dO3rwqFHoeZ+YbZF7Nr1Uh9aDwbeNwkoIhLbxuuDFwvb+sUVBBki61n&#10;MvBNAYp8udhjZv3EnzSepVIRwiFDA7VIl2kdypocho3viKN3971DibKvtO1xinDX6m2SPGmHDceF&#10;Gjs61lR+nQdnYJD7B83XIb1RyjuZ0tPOjSdjHlbz4RWU0Cz/4b/2uzWwfXmG3zPxCO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cbs3DAAAA3AAAAA8AAAAAAAAAAAAA&#10;AAAAoQIAAGRycy9kb3ducmV2LnhtbFBLBQYAAAAABAAEAPkAAACRAwAAAAA=&#10;" strokeweight="1pt">
                    <v:stroke startarrowwidth="narrow" startarrowlength="short" endarrowwidth="narrow" endarrowlength="short"/>
                  </v:line>
                  <v:group id="Group 1827" o:spid="_x0000_s1055" style="position:absolute;left:5014;top:3096;width:10038;height:16899"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shape id="Arc 1828" o:spid="_x0000_s1056" style="position:absolute;left:10010;width:9990;height:2000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N98QA&#10;AADcAAAADwAAAGRycy9kb3ducmV2LnhtbESPzYvCMBTE7wv+D+EJXhZN14PYahRdEAoLgh8Hj4/m&#10;9QObl5LEWv97s7Cwx2FmfsOst4NpRU/ON5YVfM0SEMSF1Q1XCq6Xw3QJwgdkja1lUvAiD9vN6GON&#10;mbZPPlF/DpWIEPYZKqhD6DIpfVGTQT+zHXH0SusMhihdJbXDZ4SbVs6TZCENNhwXauzou6bifn4Y&#10;Bfveup/Pe2oefb6zt6bMy8sxV2oyHnYrEIGG8B/+a+dawTxN4fdMPAJy8w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TTffEAAAA3AAAAA8AAAAAAAAAAAAAAAAAmAIAAGRycy9k&#10;b3ducmV2LnhtbFBLBQYAAAAABAAEAPUAAACJAwAAAAA=&#10;" path="m-1,nfc11929,,21600,9670,21600,21600em-1,nsc11929,,21600,9670,21600,21600l,21600,-1,xe" filled="f" strokeweight="1pt">
                      <v:path arrowok="t" o:extrusionok="f" o:connecttype="custom" o:connectlocs="0,0;4620,18519;0,18519" o:connectangles="0,0,0"/>
                    </v:shape>
                    <v:shape id="Arc 1829" o:spid="_x0000_s1057" style="position:absolute;width:9988;height:20000;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75MQA&#10;AADcAAAADwAAAGRycy9kb3ducmV2LnhtbERPyW7CMBC9I/EP1iD1Rhy2BqUYVLYKqYeqwKW3UTwk&#10;ofE4il0I/Xp8QOL49PbZojWVuFDjSssKBlEMgjizuuRcwfGw7U9BOI+ssbJMCm7kYDHvdmaYanvl&#10;b7rsfS5CCLsUFRTe16mULivIoItsTRy4k20M+gCbXOoGryHcVHIYx6/SYMmhocCaVgVlv/s/oyCx&#10;/1+Dzc/HOEnWk8nnbnxerrcHpV567fsbCE+tf4of7p1WMIrD/HAmHA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MO+TEAAAA3AAAAA8AAAAAAAAAAAAAAAAAmAIAAGRycy9k&#10;b3ducmV2LnhtbFBLBQYAAAAABAAEAPUAAACJAwAAAAA=&#10;" path="m-1,nfc11929,,21600,9670,21600,21600em-1,nsc11929,,21600,9670,21600,21600l,21600,-1,xe" filled="f" strokeweight="1pt">
                      <v:path arrowok="t" o:extrusionok="f" o:connecttype="custom" o:connectlocs="0,0;4619,18519;0,18519" o:connectangles="0,0,0"/>
                    </v:shape>
                  </v:group>
                </v:group>
                <v:line id="Line 1830" o:spid="_x0000_s1058" style="position:absolute;visibility:visible;mso-wrap-style:square" from="6700,9963" to="6701,10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LJOMMAAADcAAAADwAAAGRycy9kb3ducmV2LnhtbESPzWrDMBCE74G+g9hCb4mchhTjWA6l&#10;UCjkEJoacl2sjW1irYy1/unbV4VCj8PMfMPkx8V1aqIhtJ4NbDcJKOLK25ZrA+XX+zoFFQTZYueZ&#10;DHxTgGPxsMoxs37mT5ouUqsI4ZChgUakz7QOVUMOw8b3xNG7+cGhRDnU2g44R7jr9HOSvGiHLceF&#10;Bnt6a6i6X0ZnYJTbiZZyTK+U8l7m9Lx309mYp8fl9QBKaJH/8F/7wxrYJVv4PROPg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SyTjDAAAA3AAAAA8AAAAAAAAAAAAA&#10;AAAAoQIAAGRycy9kb3ducmV2LnhtbFBLBQYAAAAABAAEAPkAAACRAwAAAAA=&#10;" strokeweight="1pt">
                  <v:stroke startarrowwidth="narrow" startarrowlength="short" endarrowwidth="narrow" endarrowlength="short"/>
                </v:line>
                <v:line id="Line 1831" o:spid="_x0000_s1059" style="position:absolute;visibility:visible;mso-wrap-style:square" from="4918,9963" to="4919,10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BXT8IAAADcAAAADwAAAGRycy9kb3ducmV2LnhtbESPX2vCQBDE3wv9DscW+lYvVSwhekoR&#10;BMEH0Qq+Lrk1Ceb2Qm7zx2/fEwQfh5n5DbNcj65WPbWh8mzge5KAIs69rbgwcP7bfqWggiBbrD2T&#10;gTsFWK/e35aYWT/wkfqTFCpCOGRooBRpMq1DXpLDMPENcfSuvnUoUbaFti0OEe5qPU2SH+2w4rhQ&#10;YkObkvLbqXMGOrnuaTx36YVSnsuQHuauPxjz+TH+LkAJjfIKP9s7a2CWTOFxJh4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BXT8IAAADcAAAADwAAAAAAAAAAAAAA&#10;AAChAgAAZHJzL2Rvd25yZXYueG1sUEsFBgAAAAAEAAQA+QAAAJADAAAAAA==&#10;" strokeweight="1pt">
                  <v:stroke startarrowwidth="narrow" startarrowlength="short" endarrowwidth="narrow" endarrowlength="short"/>
                </v:line>
                <v:line id="Line 1832" o:spid="_x0000_s1060" style="position:absolute;flip:y;visibility:visible;mso-wrap-style:square" from="5509,9985" to="5663,10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ssTcUAAADcAAAADwAAAGRycy9kb3ducmV2LnhtbESP3WrCQBSE74W+w3KE3ojZ2BSR6Cql&#10;0JJQJPh3f8gek2j2bMhuNX37bqHg5TAz3zCrzWBacaPeNZYVzKIYBHFpdcOVguPhY7oA4TyyxtYy&#10;KfghB5v102iFqbZ33tFt7ysRIOxSVFB736VSurImgy6yHXHwzrY36IPsK6l7vAe4aeVLHM+lwYbD&#10;Qo0dvddUXvffRoHOO361RZLlsy//WdBke7qUW6Wex8PbEoSnwT/C/+1MK0jiBP7Oh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9ssTcUAAADcAAAADwAAAAAAAAAA&#10;AAAAAAChAgAAZHJzL2Rvd25yZXYueG1sUEsFBgAAAAAEAAQA+QAAAJMDAAAAAA==&#10;" strokecolor="#7f7f7f" strokeweight="2pt">
                  <v:stroke startarrowwidth="narrow" startarrowlength="short" endarrowwidth="narrow" endarrowlength="short"/>
                </v:line>
                <v:line id="Line 1833" o:spid="_x0000_s1061" style="position:absolute;flip:x y;visibility:visible;mso-wrap-style:square" from="5956,9985" to="6110,10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tsocUAAADcAAAADwAAAGRycy9kb3ducmV2LnhtbESP0WrCQBRE3wv9h+UKfdONWqREN5JK&#10;RR9atOoHXLI32WD2bsyumv59tyD0cZiZM8xi2dtG3KjztWMF41ECgrhwuuZKwem4Hr6B8AFZY+OY&#10;FPyQh2X2/LTAVLs7f9PtECoRIexTVGBCaFMpfWHIoh+5ljh6pesshii7SuoO7xFuGzlJkpm0WHNc&#10;MNjSylBxPlytgt3nKpf+Y7/m7Vd5mfW5mW7Cu1Ivgz6fgwjUh//wo73VCqbJK/ydi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tsocUAAADcAAAADwAAAAAAAAAA&#10;AAAAAAChAgAAZHJzL2Rvd25yZXYueG1sUEsFBgAAAAAEAAQA+QAAAJMDAAAAAA==&#10;" strokecolor="#7f7f7f" strokeweight="2pt">
                  <v:stroke startarrowwidth="narrow" startarrowlength="short" endarrowwidth="narrow" endarrowlength="short"/>
                </v:line>
                <v:rect id="Rectangle 1834" o:spid="_x0000_s1062" style="position:absolute;left:4592;top:7666;width:2305;height: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q6TcMA&#10;AADcAAAADwAAAGRycy9kb3ducmV2LnhtbESPT4vCMBTE7wt+h/AEb2tqZVepRhFB6Mnd9c/92Tzb&#10;YvNSkmjrtzcLC3scZuY3zHLdm0Y8yPnasoLJOAFBXFhdc6ngdNy9z0H4gKyxsUwKnuRhvRq8LTHT&#10;tuMfehxCKSKEfYYKqhDaTEpfVGTQj21LHL2rdQZDlK6U2mEX4aaRaZJ8SoM1x4UKW9pWVNwOd6Ng&#10;/53mF9rOZun9q9O5cef5ddMoNRr2mwWIQH34D/+1c61gmnzA75l4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q6TcMAAADcAAAADwAAAAAAAAAAAAAAAACYAgAAZHJzL2Rv&#10;d25yZXYueG1sUEsFBgAAAAAEAAQA9QAAAIgDAAAAAA==&#10;" filled="f" strokeweight=".25pt"/>
                <v:group id="Group 1835" o:spid="_x0000_s1063" style="position:absolute;left:4918;top:9832;width:1783;height:854" coordsize="20000,19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line id="Line 1836" o:spid="_x0000_s1064" style="position:absolute;visibility:visible;mso-wrap-style:square" from="6629,0" to="1337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sujMIAAADcAAAADwAAAGRycy9kb3ducmV2LnhtbERPy4rCMBTdC/MP4Q7MTtN5IFKNIsMI&#10;uhgZq6jLS3PbFJub0kStfv1kIbg8nPdk1tlaXKj1lWMF74MEBHHudMWlgt120R+B8AFZY+2YFNzI&#10;w2z60ptgqt2VN3TJQiliCPsUFZgQmlRKnxuy6AeuIY5c4VqLIcK2lLrFawy3tfxIkqG0WHFsMNjQ&#10;t6H8lJ2tAr/6sfv7by6z4e3wd6S1NF9FodTbazcfgwjUhaf44V5qBZ9JXBvPxCMg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sujMIAAADcAAAADwAAAAAAAAAAAAAA&#10;AAChAgAAZHJzL2Rvd25yZXYueG1sUEsFBgAAAAAEAAQA+QAAAJADAAAAAA==&#10;" strokeweight=".25pt">
                    <v:stroke dashstyle="1 1" startarrowwidth="narrow" startarrowlength="short" endarrowwidth="narrow" endarrowlength="short"/>
                  </v:line>
                  <v:line id="Line 1837" o:spid="_x0000_s1065" style="position:absolute;visibility:visible;mso-wrap-style:square" from="13360,506" to="15087,1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eLF8YAAADcAAAADwAAAGRycy9kb3ducmV2LnhtbESPQWvCQBSE70L/w/IK3uqmKqKpq5Si&#10;oAdLG0V7fGRfsqHZtyG7auyv7xYKHoeZ+YaZLztbiwu1vnKs4HmQgCDOna64VHDYr5+mIHxA1lg7&#10;JgU38rBcPPTmmGp35U+6ZKEUEcI+RQUmhCaV0ueGLPqBa4ijV7jWYoiyLaVu8RrhtpbDJJlIixXH&#10;BYMNvRnKv7OzVeC3K3v82eUym9xOH1/0Ls24KJTqP3avLyACdeEe/m9vtIJRMoO/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3ixfGAAAA3AAAAA8AAAAAAAAA&#10;AAAAAAAAoQIAAGRycy9kb3ducmV2LnhtbFBLBQYAAAAABAAEAPkAAACUAwAAAAA=&#10;" strokeweight=".25pt">
                    <v:stroke dashstyle="1 1" startarrowwidth="narrow" startarrowlength="short" endarrowwidth="narrow" endarrowlength="short"/>
                  </v:line>
                  <v:line id="Line 1838" o:spid="_x0000_s1066" style="position:absolute;flip:x;visibility:visible;mso-wrap-style:square" from="5014,506" to="6741,1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cpGcIAAADcAAAADwAAAGRycy9kb3ducmV2LnhtbERPz2vCMBS+D/wfwhvsMmxaC0M7o8iG&#10;6GEMbO390by1Zc1LSWLt/vvlMNjx4/u93c9mEBM531tWkCUpCOLG6p5bBdfquFyD8AFZ42CZFPyQ&#10;h/1u8bDFQts7X2gqQytiCPsCFXQhjIWUvunIoE/sSBy5L+sMhghdK7XDeww3g1yl6Ys02HNs6HCk&#10;t46a7/JmFGg3nfLnelOfZ32qPj/eh3zVZ0o9Pc6HVxCB5vAv/nOftYI8i/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8cpGcIAAADcAAAADwAAAAAAAAAAAAAA&#10;AAChAgAAZHJzL2Rvd25yZXYueG1sUEsFBgAAAAAEAAQA+QAAAJADAAAAAA==&#10;" strokeweight=".25pt">
                    <v:stroke dashstyle="1 1" startarrowwidth="narrow" startarrowlength="short" endarrowwidth="narrow" endarrowlength="short"/>
                  </v:line>
                  <v:line id="Line 1839" o:spid="_x0000_s1067" style="position:absolute;visibility:visible;mso-wrap-style:square" from="0,9568" to="5036,9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RzMUAAADcAAAADwAAAGRycy9kb3ducmV2LnhtbESPQWvCQBSE70L/w/IK3nSTKlKiq5TS&#10;QntQaira4yP7kg3Nvg3ZrUZ/vSsUPA4z8w2zWPW2EUfqfO1YQTpOQBAXTtdcKdh9v4+eQfiArLFx&#10;TArO5GG1fBgsMNPuxFs65qESEcI+QwUmhDaT0heGLPqxa4mjV7rOYoiyq6Tu8BThtpFPSTKTFmuO&#10;CwZbejVU/OZ/VoH/fLP7y7qQ+ex8+PqhjTTTslRq+Ni/zEEE6sM9/N/+0AomaQq3M/EI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gRzMUAAADcAAAADwAAAAAAAAAA&#10;AAAAAAChAgAAZHJzL2Rvd25yZXYueG1sUEsFBgAAAAAEAAQA+QAAAJMDAAAAAA==&#10;" strokeweight=".25pt">
                    <v:stroke dashstyle="1 1" startarrowwidth="narrow" startarrowlength="short" endarrowwidth="narrow" endarrowlength="short"/>
                  </v:line>
                  <v:line id="Line 1840" o:spid="_x0000_s1068" style="position:absolute;visibility:visible;mso-wrap-style:square" from="14964,9568" to="20000,9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Pu8UAAADcAAAADwAAAGRycy9kb3ducmV2LnhtbESPQWvCQBSE7wX/w/KE3upGK1Kiq4hY&#10;aA+WGkU9PrIv2WD2bchuNfbXu0Khx2FmvmFmi87W4kKtrxwrGA4SEMS50xWXCva795c3ED4ga6wd&#10;k4IbeVjMe08zTLW78pYuWShFhLBPUYEJoUml9Lkhi37gGuLoFa61GKJsS6lbvEa4reUoSSbSYsVx&#10;wWBDK0P5OfuxCvzn2h5+N7nMJrfj94m+pBkXhVLP/W45BRGoC//hv/aHVvA6HMH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qPu8UAAADcAAAADwAAAAAAAAAA&#10;AAAAAAChAgAAZHJzL2Rvd25yZXYueG1sUEsFBgAAAAAEAAQA+QAAAJMDAAAAAA==&#10;" strokeweight=".25pt">
                    <v:stroke dashstyle="1 1" startarrowwidth="narrow" startarrowlength="short" endarrowwidth="narrow" endarrowlength="short"/>
                  </v:line>
                  <v:line id="Line 1841" o:spid="_x0000_s1069" style="position:absolute;visibility:visible;mso-wrap-style:square" from="0,9545" to="11,19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qIMUAAADcAAAADwAAAGRycy9kb3ducmV2LnhtbESPQWvCQBSE70L/w/IK3nRjFZHoKqW0&#10;YA9KTYt6fGRfsqHZtyG71eivd4WCx2FmvmEWq87W4kStrxwrGA0TEMS50xWXCn6+PwYzED4ga6wd&#10;k4ILeVgtn3oLTLU7845OWShFhLBPUYEJoUml9Lkhi37oGuLoFa61GKJsS6lbPEe4reVLkkylxYrj&#10;gsGG3gzlv9mfVeA/3+3+usllNr0cvo60lWZSFEr1n7vXOYhAXXiE/9trrWA8GsP9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YqIMUAAADcAAAADwAAAAAAAAAA&#10;AAAAAAChAgAAZHJzL2Rvd25yZXYueG1sUEsFBgAAAAAEAAQA+QAAAJMDAAAAAA==&#10;" strokeweight=".25pt">
                    <v:stroke dashstyle="1 1" startarrowwidth="narrow" startarrowlength="short" endarrowwidth="narrow" endarrowlength="short"/>
                  </v:line>
                  <v:line id="Line 1842" o:spid="_x0000_s1070" style="position:absolute;visibility:visible;mso-wrap-style:square" from="19989,9545" to="20000,19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yVMUAAADcAAAADwAAAGRycy9kb3ducmV2LnhtbESPQWvCQBSE70L/w/IKvenGKlKiq5TS&#10;gh4sGkU9PrIv2dDs25DdauyvdwWhx2FmvmFmi87W4kytrxwrGA4SEMS50xWXCva7r/4bCB+QNdaO&#10;ScGVPCzmT70ZptpdeEvnLJQiQtinqMCE0KRS+tyQRT9wDXH0CtdaDFG2pdQtXiLc1vI1SSbSYsVx&#10;wWBDH4byn+zXKvCrT3v4W+cym1yPmxN9SzMuCqVenrv3KYhAXfgPP9pLrWA0HMP9TDw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yVMUAAADcAAAADwAAAAAAAAAA&#10;AAAAAAChAgAAZHJzL2Rvd25yZXYueG1sUEsFBgAAAAAEAAQA+QAAAJMDAAAAAA==&#10;" strokeweight=".25pt">
                    <v:stroke dashstyle="1 1" startarrowwidth="narrow" startarrowlength="short" endarrowwidth="narrow" endarrowlength="short"/>
                  </v:line>
                  <v:line id="Line 1843" o:spid="_x0000_s1071" style="position:absolute;visibility:visible;mso-wrap-style:square" from="0,19596" to="19989,19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MXz8YAAADcAAAADwAAAGRycy9kb3ducmV2LnhtbESPT2vCQBTE74V+h+UVvNWNfyoldRUR&#10;hfag2FTU4yP7kg3Nvg3ZVWM/fVco9DjMzG+Y6byztbhQ6yvHCgb9BARx7nTFpYL91/r5FYQPyBpr&#10;x6TgRh7ms8eHKabaXfmTLlkoRYSwT1GBCaFJpfS5IYu+7xri6BWutRiibEupW7xGuK3lMEkm0mLF&#10;ccFgQ0tD+Xd2tgr8x8oefja5zCa34+5EW2nGRaFU76lbvIEI1IX/8F/7XSsYDV7gfi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jF8/GAAAA3AAAAA8AAAAAAAAA&#10;AAAAAAAAoQIAAGRycy9kb3ducmV2LnhtbFBLBQYAAAAABAAEAPkAAACUAwAAAAA=&#10;" strokeweight=".25pt">
                    <v:stroke dashstyle="1 1" startarrowwidth="narrow" startarrowlength="short" endarrowwidth="narrow" endarrowlength="short"/>
                  </v:line>
                </v:group>
                <v:group id="Group 1844" o:spid="_x0000_s1072" style="position:absolute;left:5214;top:10379;width:896;height:176" coordsize="20001,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rect id="Rectangle 1845" o:spid="_x0000_s1073" style="position:absolute;top:2614;width:13371;height:17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2pXcQA&#10;AADcAAAADwAAAGRycy9kb3ducmV2LnhtbESP0YrCMBRE34X9h3AXfNNUBVe7RqmC4JPsVj/g0lzb&#10;YnPTbWJb/XqzIPg4zMwZZrXpTSVaalxpWcFkHIEgzqwuOVdwPu1HCxDOI2usLJOCOznYrD8GK4y1&#10;7fiX2tTnIkDYxaig8L6OpXRZQQbd2NbEwbvYxqAPssmlbrALcFPJaRTNpcGSw0KBNe0Kyq7pzSi4&#10;+r49Jnn62C/P22X2s02621+i1PCzT75BeOr9O/xqH7SC2eQL/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9qV3EAAAA3AAAAA8AAAAAAAAAAAAAAAAAmAIAAGRycy9k&#10;b3ducmV2LnhtbFBLBQYAAAAABAAEAPUAAACJAwAAAAA=&#10;" filled="f" strokeweight="2pt"/>
                  <v:line id="Line 1846" o:spid="_x0000_s1074" style="position:absolute;visibility:visible;mso-wrap-style:square" from="6585,0" to="6607,17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F80sIAAADcAAAADwAAAGRycy9kb3ducmV2LnhtbERPy2oCMRTdF/yHcAV3NaOWMkyNIj5o&#10;7aZU/YDL5HaSdnIzJHGc/r1ZFLo8nPdyPbhW9BSi9axgNi1AENdeW24UXM6HxxJETMgaW8+k4Jci&#10;rFejhyVW2t/4k/pTakQO4VihApNSV0kZa0MO49R3xJn78sFhyjA0Uge85XDXynlRPEuHlnODwY62&#10;huqf09UpaEp7HD6eFsW72Zav+9B/b2q7U2oyHjYvIBIN6V/8537TChazvDafyUd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F80sIAAADcAAAADwAAAAAAAAAAAAAA&#10;AAChAgAAZHJzL2Rvd25yZXYueG1sUEsFBgAAAAAEAAQA+QAAAJADAAAAAA==&#10;" strokeweight="2pt">
                    <v:stroke startarrowwidth="narrow" startarrowlength="short" endarrowwidth="narrow" endarrowlength="short"/>
                  </v:line>
                  <v:line id="Line 1847" o:spid="_x0000_s1075" style="position:absolute;visibility:visible;mso-wrap-style:square" from="6585,10000" to="20001,10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3ZScUAAADcAAAADwAAAGRycy9kb3ducmV2LnhtbESP0U4CMRRE3038h+aa8CZdhJh1pRCC&#10;GNAXI/ABN9vrtrq93bR1Wf6ekpj4OJmZM5n5cnCt6ClE61nBZFyAIK69ttwoOB5e70sQMSFrbD2T&#10;gjNFWC5ub+ZYaX/iT+r3qREZwrFCBSalrpIy1oYcxrHviLP35YPDlGVopA54ynDXyoeieJQOLecF&#10;gx2tDdU/+1+noCnt2/AxmxbvZl1uN6H/XtX2RanR3bB6BpFoSP/hv/ZOK5hOnuB6Jh8Bu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p3ZScUAAADcAAAADwAAAAAAAAAA&#10;AAAAAAChAgAAZHJzL2Rvd25yZXYueG1sUEsFBgAAAAAEAAQA+QAAAJMDAAAAAA==&#10;" strokeweight="2pt">
                    <v:stroke startarrowwidth="narrow" startarrowlength="short" endarrowwidth="narrow" endarrowlength="short"/>
                  </v:line>
                </v:group>
                <v:line id="Line 1848" o:spid="_x0000_s1076" style="position:absolute;visibility:visible;mso-wrap-style:square" from="6109,10270" to="6110,10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gdcAAAADdAAAADwAAAGRycy9kb3ducmV2LnhtbERPS4vCMBC+C/6HMMLeNNXFpVSjiLCw&#10;4EHWFbwOzdgWm0lppg//vTkIe/z43tv96GrVUxsqzwaWiwQUce5txYWB69/3PAUVBNli7ZkMPCnA&#10;fjedbDGzfuBf6i9SqBjCIUMDpUiTaR3ykhyGhW+II3f3rUOJsC20bXGI4a7WqyT50g4rjg0lNnQs&#10;KX9cOmegk/uJxmuX3ijltQzpee36szEfs/GwASU0yr/47f6xBlafSZwb38QnoH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lYHXAAAAA3QAAAA8AAAAAAAAAAAAAAAAA&#10;oQIAAGRycy9kb3ducmV2LnhtbFBLBQYAAAAABAAEAPkAAACOAwAAAAA=&#10;" strokeweight="1pt">
                  <v:stroke startarrowwidth="narrow" startarrowlength="short" endarrowwidth="narrow" endarrowlength="short"/>
                </v:line>
                <v:rect id="Rectangle 1849" o:spid="_x0000_s1077" style="position:absolute;left:5168;top:8385;width:1153;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BmTsMA&#10;AADdAAAADwAAAGRycy9kb3ducmV2LnhtbESPQWvCQBSE7wX/w/IEb3VXLaJpNhIKglfTCh4f2dck&#10;bfZt3N1q/PduodDjMDPfMPlutL24kg+dYw2LuQJBXDvTcaPh433/vAERIrLB3jFpuFOAXTF5yjEz&#10;7sZHulaxEQnCIUMNbYxDJmWoW7IY5m4gTt6n8xZjkr6RxuMtwW0vl0qtpcWO00KLA721VH9XP1ZD&#10;WX6Np0u1xX2QG+XX5sU05Vnr2XQsX0FEGuN/+K99MBqWK7WF3zfpCcj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BmTsMAAADdAAAADwAAAAAAAAAAAAAAAACYAgAAZHJzL2Rv&#10;d25yZXYueG1sUEsFBgAAAAAEAAQA9QAAAIgDAAAAAA==&#10;" filled="f" stroked="f" strokeweight=".25pt">
                  <v:textbox inset="1pt,1pt,1pt,1pt">
                    <w:txbxContent>
                      <w:p w:rsidR="00292822" w:rsidRPr="008B3F78" w:rsidRDefault="00292822" w:rsidP="00437A44">
                        <w:pPr>
                          <w:jc w:val="center"/>
                          <w:rPr>
                            <w:rFonts w:asciiTheme="minorHAnsi" w:hAnsiTheme="minorHAnsi"/>
                            <w:u w:val="single"/>
                          </w:rPr>
                        </w:pPr>
                        <w:r w:rsidRPr="008B3F78">
                          <w:rPr>
                            <w:rFonts w:asciiTheme="minorHAnsi" w:hAnsiTheme="minorHAnsi"/>
                          </w:rPr>
                          <w:t>Caisse</w:t>
                        </w:r>
                      </w:p>
                    </w:txbxContent>
                  </v:textbox>
                </v:rect>
                <v:line id="Line 1850" o:spid="_x0000_s1078" style="position:absolute;visibility:visible;mso-wrap-style:square" from="4880,10977" to="6753,10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7gzsIAAADdAAAADwAAAGRycy9kb3ducmV2LnhtbERPzWoCMRC+F/oOYQrealYtZdkaRWzF&#10;2ovU9gGGzbiJ3UyWJF3XtzcHwePH9z9fDq4VPYVoPSuYjAsQxLXXlhsFvz+b5xJETMgaW8+k4EIR&#10;lovHhzlW2p/5m/pDakQO4VihApNSV0kZa0MO49h3xJk7+uAwZRgaqQOec7hr5bQoXqVDy7nBYEdr&#10;Q/Xf4d8paEq7G/Yvs+LLrMvtR+hPq9q+KzV6GlZvIBIN6S6+uT+1gulskvfnN/kJ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7gzsIAAADdAAAADwAAAAAAAAAAAAAA&#10;AAChAgAAZHJzL2Rvd25yZXYueG1sUEsFBgAAAAAEAAQA+QAAAJADAAAAAA==&#10;" strokeweight="2pt">
                  <v:stroke startarrowwidth="narrow" startarrowlength="short" endarrowwidth="narrow" endarrowlength="short"/>
                </v:line>
                <v:line id="Line 1851" o:spid="_x0000_s1079" style="position:absolute;visibility:visible;mso-wrap-style:square" from="6320,10690" to="6321,11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FVcYAAADdAAAADwAAAGRycy9kb3ducmV2LnhtbESP0UoDMRRE3wX/IVzBtza7bSnL2rSU&#10;atH6IlY/4LK5bqKbmyVJt+vfNwXBx2FmzjCrzeg6MVCI1rOCclqAIG68ttwq+PzYTyoQMSFr7DyT&#10;gl+KsFnf3qyw1v7M7zQcUysyhGONCkxKfS1lbAw5jFPfE2fvyweHKcvQSh3wnOGuk7OiWEqHlvOC&#10;wZ52hpqf48kpaCt7GN8W8+LV7KrnpzB8bxv7qNT93bh9AJFoTP/hv/aLVjCblyVc3+QnIN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CRVXGAAAA3QAAAA8AAAAAAAAA&#10;AAAAAAAAoQIAAGRycy9kb3ducmV2LnhtbFBLBQYAAAAABAAEAPkAAACUAwAAAAA=&#10;" strokeweight="2pt">
                  <v:stroke startarrowwidth="narrow" startarrowlength="short" endarrowwidth="narrow" endarrowlength="short"/>
                </v:line>
                <v:line id="Line 1852" o:spid="_x0000_s1080" style="position:absolute;visibility:visible;mso-wrap-style:square" from="5312,10690" to="5313,11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DbIsYAAADdAAAADwAAAGRycy9kb3ducmV2LnhtbESP3UoDMRSE74W+QziF3tlstyLL2rSU&#10;qlS9Kf15gMPmuIluTpYkbte3N4Lg5TAz3zCrzeg6MVCI1rOCxbwAQdx4bblVcDk/31YgYkLW2Hkm&#10;Bd8UYbOe3Kyw1v7KRxpOqRUZwrFGBSalvpYyNoYcxrnvibP37oPDlGVopQ54zXDXybIo7qVDy3nB&#10;YE87Q83n6cspaCv7Oh7ulsWb2VX7pzB8bBv7qNRsOm4fQCQa03/4r/2iFZTLRQm/b/IT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2Q2yLGAAAA3QAAAA8AAAAAAAAA&#10;AAAAAAAAoQIAAGRycy9kb3ducmV2LnhtbFBLBQYAAAAABAAEAPkAAACUAwAAAAA=&#10;" strokeweight="2pt">
                  <v:stroke startarrowwidth="narrow" startarrowlength="short" endarrowwidth="narrow" endarrowlength="short"/>
                </v:line>
                <v:group id="Group 1853" o:spid="_x0000_s1081" style="position:absolute;left:6464;top:10690;width:289;height:289" coordsize="20000,1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59pMUAAADdAAAADwAAAGRycy9kb3ducmV2LnhtbESPQYvCMBSE7wv+h/AE&#10;b2tayy5SjSKi4kEWVgXx9miebbF5KU1s67/fLAgeh5n5hpkve1OJlhpXWlYQjyMQxJnVJecKzqft&#10;5xSE88gaK8uk4EkOlovBxxxTbTv+pfbocxEg7FJUUHhfp1K6rCCDbmxr4uDdbGPQB9nkUjfYBbip&#10;5CSKvqXBksNCgTWtC8rux4dRsOuwWyXxpj3cb+vn9fT1cznEpNRo2K9mIDz1/h1+tfdawSSJE/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efaTFAAAA3QAA&#10;AA8AAAAAAAAAAAAAAAAAqgIAAGRycy9kb3ducmV2LnhtbFBLBQYAAAAABAAEAPoAAACcAwAAAAA=&#10;">
                  <v:line id="Line 1854" o:spid="_x0000_s1082" style="position:absolute;visibility:visible;mso-wrap-style:square" from="0,0" to="2000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ulUcQAAADdAAAADwAAAGRycy9kb3ducmV2LnhtbESP0WrCQBRE3wX/YblC33STtEibuoq0&#10;FIL4YtIPuGSv2WD2bshuTfx7tyD4OMzMGWazm2wnrjT41rGCdJWAIK6dbrlR8Fv9LN9B+ICssXNM&#10;Cm7kYbedzzaYazfyia5laESEsM9RgQmhz6X0tSGLfuV64uid3WAxRDk0Ug84RrjtZJYka2mx5bhg&#10;sKcvQ/Wl/LMKPr6rdJ2dR+mLgnq3vxzkMTso9bKY9p8gAk3hGX60C60ge03f4P9NfAJ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K6VRxAAAAN0AAAAPAAAAAAAAAAAA&#10;AAAAAKECAABkcnMvZG93bnJldi54bWxQSwUGAAAAAAQABAD5AAAAkgMAAAAA&#10;" strokecolor="#7f7f7f" strokeweight="1pt">
                    <v:stroke startarrowwidth="narrow" startarrowlength="short" endarrowwidth="narrow" endarrowlength="short"/>
                  </v:line>
                  <v:line id="Line 1855" o:spid="_x0000_s1083" style="position:absolute;visibility:visible;mso-wrap-style:square" from="0,0" to="20000,7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cAysQAAADdAAAADwAAAGRycy9kb3ducmV2LnhtbESP0WrCQBRE3wX/YblC33STlEqbuoq0&#10;FIL4YtIPuGSv2WD2bshuTfx7tyD4OMzMGWazm2wnrjT41rGCdJWAIK6dbrlR8Fv9LN9B+ICssXNM&#10;Cm7kYbedzzaYazfyia5laESEsM9RgQmhz6X0tSGLfuV64uid3WAxRDk0Ug84RrjtZJYka2mx5bhg&#10;sKcvQ/Wl/LMKPr6rdJ2dR+mLgnq3vxzkMTso9bKY9p8gAk3hGX60C60ge03f4P9NfAJ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ZwDKxAAAAN0AAAAPAAAAAAAAAAAA&#10;AAAAAKECAABkcnMvZG93bnJldi54bWxQSwUGAAAAAAQABAD5AAAAkgMAAAAA&#10;" strokecolor="#7f7f7f" strokeweight="1pt">
                    <v:stroke startarrowwidth="narrow" startarrowlength="short" endarrowwidth="narrow" endarrowlength="short"/>
                  </v:line>
                  <v:line id="Line 1856" o:spid="_x0000_s1084" style="position:absolute;visibility:visible;mso-wrap-style:square" from="0,6003" to="20000,6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WevcQAAADdAAAADwAAAGRycy9kb3ducmV2LnhtbESP3YrCMBSE74V9h3AWvNO0FYpWU5Fd&#10;ForsjT8PcGiObWlzUpqsrW9vBGEvh5n5htntJ9OJOw2usawgXkYgiEurG64UXC8/izUI55E1dpZJ&#10;wYMc7POP2Q4zbUc+0f3sKxEg7DJUUHvfZ1K6siaDbml74uDd7GDQBzlUUg84BrjpZBJFqTTYcFio&#10;saevmsr2/GcUbL4vcZrcRumKgnp7aI/yNzkqNf+cDlsQnib/H363C60gWcUpvN6EJy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tZ69xAAAAN0AAAAPAAAAAAAAAAAA&#10;AAAAAKECAABkcnMvZG93bnJldi54bWxQSwUGAAAAAAQABAD5AAAAkgMAAAAA&#10;" strokecolor="#7f7f7f" strokeweight="1pt">
                    <v:stroke startarrowwidth="narrow" startarrowlength="short" endarrowwidth="narrow" endarrowlength="short"/>
                  </v:line>
                  <v:line id="Line 1857" o:spid="_x0000_s1085" style="position:absolute;visibility:visible;mso-wrap-style:square" from="0,6141" to="20000,1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7JsQAAADdAAAADwAAAGRycy9kb3ducmV2LnhtbESP0WrCQBRE3wX/YblC3+omKdg2dRVp&#10;KQTxxaQfcMles8Hs3ZDdmvj3riD4OMzMGWa9nWwnLjT41rGCdJmAIK6dbrlR8Ff9vn6A8AFZY+eY&#10;FFzJw3Yzn60x127kI13K0IgIYZ+jAhNCn0vpa0MW/dL1xNE7ucFiiHJopB5wjHDbySxJVtJiy3HB&#10;YE/fhupz+W8VfP5U6So7jdIXBfVud97LQ7ZX6mUx7b5ABJrCM/xoF1pB9pa+w/1NfAJy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TsmxAAAAN0AAAAPAAAAAAAAAAAA&#10;AAAAAKECAABkcnMvZG93bnJldi54bWxQSwUGAAAAAAQABAD5AAAAkgMAAAAA&#10;" strokecolor="#7f7f7f" strokeweight="1pt">
                    <v:stroke startarrowwidth="narrow" startarrowlength="short" endarrowwidth="narrow" endarrowlength="short"/>
                  </v:line>
                  <v:line id="Line 1858" o:spid="_x0000_s1086" style="position:absolute;visibility:visible;mso-wrap-style:square" from="0,13731" to="20000,1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avVL0AAADdAAAADwAAAGRycy9kb3ducmV2LnhtbERPSwrCMBDdC94hjOBO01YQrUYRRSji&#10;xs8BhmZsi82kNNHW25uF4PLx/uttb2rxptZVlhXE0wgEcW51xYWC++04WYBwHlljbZkUfMjBdjMc&#10;rDHVtuMLva++ECGEXYoKSu+bVEqXl2TQTW1DHLiHbQ36ANtC6ha7EG5qmUTRXBqsODSU2NC+pPx5&#10;fRkFy8MtniePTroso8bunid5Tk5KjUf9bgXCU+//4p870wqSWRzmhjfhCcjN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pmr1S9AAAA3QAAAA8AAAAAAAAAAAAAAAAAoQIA&#10;AGRycy9kb3ducmV2LnhtbFBLBQYAAAAABAAEAPkAAACLAwAAAAA=&#10;" strokecolor="#7f7f7f" strokeweight="1pt">
                    <v:stroke startarrowwidth="narrow" startarrowlength="short" endarrowwidth="narrow" endarrowlength="short"/>
                  </v:line>
                  <v:line id="Line 1859" o:spid="_x0000_s1087" style="position:absolute;visibility:visible;mso-wrap-style:square" from="0,12282" to="20000,1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oKz8QAAADdAAAADwAAAGRycy9kb3ducmV2LnhtbESP0WrCQBRE3wv+w3IF3+omEYKmriKW&#10;QpC+GPsBl+w1G8zeDdnVxL93C4U+DjNzhtnuJ9uJBw2+dawgXSYgiGunW24U/Fy+3tcgfEDW2Dkm&#10;BU/ysN/N3rZYaDfymR5VaESEsC9QgQmhL6T0tSGLful64uhd3WAxRDk0Ug84RrjtZJYkubTYclww&#10;2NPRUH2r7lbB5vOS5tl1lL4sqXeH20l+ZyelFvPp8AEi0BT+w3/tUivIVukGft/EJ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KgrPxAAAAN0AAAAPAAAAAAAAAAAA&#10;AAAAAKECAABkcnMvZG93bnJldi54bWxQSwUGAAAAAAQABAD5AAAAkgMAAAAA&#10;" strokecolor="#7f7f7f" strokeweight="1pt">
                    <v:stroke startarrowwidth="narrow" startarrowlength="short" endarrowwidth="narrow" endarrowlength="short"/>
                  </v:line>
                  <v:line id="Line 1860" o:spid="_x0000_s1088" style="position:absolute;visibility:visible;mso-wrap-style:square" from="0,19872" to="20000,1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p78AAAADdAAAADwAAAGRycy9kb3ducmV2LnhtbERPzYrCMBC+L/gOYRb2tqZmQdZuo4gi&#10;FPGy1gcYmrEtbSaliba+vTkIHj++/2wz2U7cafCNYw2LeQKCuHSm4UrDpTh8/4LwAdlg55g0PMjD&#10;Zj37yDA1buR/up9DJWII+xQ11CH0qZS+rMmin7ueOHJXN1gMEQ6VNAOOMdx2UiXJUlpsODbU2NOu&#10;prI936yG1b5YLNV1lD7PqXfb9ihP6qj11+e0/QMRaApv8cudGw3qR8X98U18An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8ae/AAAAA3QAAAA8AAAAAAAAAAAAAAAAA&#10;oQIAAGRycy9kb3ducmV2LnhtbFBLBQYAAAAABAAEAPkAAACOAwAAAAA=&#10;" strokecolor="#7f7f7f" strokeweight="1pt">
                    <v:stroke startarrowwidth="narrow" startarrowlength="short" endarrowwidth="narrow" endarrowlength="short"/>
                  </v:line>
                </v:group>
                <v:group id="Group 1861" o:spid="_x0000_s1089" style="position:absolute;left:4880;top:10690;width:289;height:289" coordsize="20000,1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yM9cUAAADdAAAADwAAAGRycy9kb3ducmV2LnhtbESPQYvCMBSE7wv+h/AE&#10;b2vaiotUo4jo4kGEVUG8PZpnW2xeSpNt6783wsIeh5n5hlmselOJlhpXWlYQjyMQxJnVJecKLufd&#10;5wyE88gaK8uk4EkOVsvBxwJTbTv+ofbkcxEg7FJUUHhfp1K6rCCDbmxr4uDdbWPQB9nkUjfYBbip&#10;ZBJFX9JgyWGhwJo2BWWP069R8N1ht57E2/bwuG+et/P0eD3EpNRo2K/nIDz1/j/8195rBckk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ksjPXFAAAA3QAA&#10;AA8AAAAAAAAAAAAAAAAAqgIAAGRycy9kb3ducmV2LnhtbFBLBQYAAAAABAAEAPoAAACcAwAAAAA=&#10;">
                  <v:line id="Line 1862" o:spid="_x0000_s1090" style="position:absolute;visibility:visible;mso-wrap-style:square" from="0,0" to="2000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JSA8QAAADdAAAADwAAAGRycy9kb3ducmV2LnhtbESPwWrDMBBE74X+g9hCbo1sBUzjRAkh&#10;pWBML03yAYu1sU2slbEU2/n7qFDocZiZN8x2P9tOjDT41rGGdJmAIK6cabnWcDl/vX+A8AHZYOeY&#10;NDzIw373+rLF3LiJf2g8hVpECPscNTQh9LmUvmrIol+6njh6VzdYDFEOtTQDThFuO6mSJJMWW44L&#10;DfZ0bKi6ne5Ww/rznGbqOklfFNS7w62U36rUevE2HzYgAs3hP/zXLowGtVIKft/EJyB3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4lIDxAAAAN0AAAAPAAAAAAAAAAAA&#10;AAAAAKECAABkcnMvZG93bnJldi54bWxQSwUGAAAAAAQABAD5AAAAkgMAAAAA&#10;" strokecolor="#7f7f7f" strokeweight="1pt">
                    <v:stroke startarrowwidth="narrow" startarrowlength="short" endarrowwidth="narrow" endarrowlength="short"/>
                  </v:line>
                  <v:line id="Line 1863" o:spid="_x0000_s1091" style="position:absolute;visibility:visible;mso-wrap-style:square" from="0,0" to="20000,7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73mMMAAADdAAAADwAAAGRycy9kb3ducmV2LnhtbESP0YrCMBRE34X9h3AXfNPUCLJ2TUVW&#10;hCK+rPoBl+baljY3pYm2/r1ZWPBxmJkzzGY72lY8qPe1Yw2LeQKCuHCm5lLD9XKYfYHwAdlg65g0&#10;PMnDNvuYbDA1buBfepxDKSKEfYoaqhC6VEpfVGTRz11HHL2b6y2GKPtSmh6HCLetVEmykhZrjgsV&#10;dvRTUdGc71bDen9ZrNRtkD7PqXO75ihP6qj19HPcfYMINIZ3+L+dGw1qqZbw9yY+AZm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u95jDAAAA3QAAAA8AAAAAAAAAAAAA&#10;AAAAoQIAAGRycy9kb3ducmV2LnhtbFBLBQYAAAAABAAEAPkAAACRAwAAAAA=&#10;" strokecolor="#7f7f7f" strokeweight="1pt">
                    <v:stroke startarrowwidth="narrow" startarrowlength="short" endarrowwidth="narrow" endarrowlength="short"/>
                  </v:line>
                  <v:line id="Line 1864" o:spid="_x0000_s1092" style="position:absolute;visibility:visible;mso-wrap-style:square" from="0,6003" to="20000,6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dv7MMAAADdAAAADwAAAGRycy9kb3ducmV2LnhtbESP0YrCMBRE3wX/IVxh3zQ1K+J2jSIr&#10;QhFfrH7Apbm2xeamNFnb/fuNIPg4zMwZZr0dbCMe1PnasYb5LAFBXDhTc6nhejlMVyB8QDbYOCYN&#10;f+RhuxmP1pga1/OZHnkoRYSwT1FDFUKbSumLiiz6mWuJo3dzncUQZVdK02Ef4baRKkmW0mLNcaHC&#10;ln4qKu75r9Xwtb/Ml+rWS59l1Lrd/ShP6qj1x2TYfYMINIR3+NXOjAb1qRbwfBOf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Hb+zDAAAA3QAAAA8AAAAAAAAAAAAA&#10;AAAAoQIAAGRycy9kb3ducmV2LnhtbFBLBQYAAAAABAAEAPkAAACRAwAAAAA=&#10;" strokecolor="#7f7f7f" strokeweight="1pt">
                    <v:stroke startarrowwidth="narrow" startarrowlength="short" endarrowwidth="narrow" endarrowlength="short"/>
                  </v:line>
                  <v:line id="Line 1865" o:spid="_x0000_s1093" style="position:absolute;visibility:visible;mso-wrap-style:square" from="0,6141" to="20000,1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vKd8MAAADdAAAADwAAAGRycy9kb3ducmV2LnhtbESP0YrCMBRE3wX/IVxh3zQ1i+J2jSIr&#10;QhFfrH7Apbm2xeamNFnb/fuNIPg4zMwZZr0dbCMe1PnasYb5LAFBXDhTc6nhejlMVyB8QDbYOCYN&#10;f+RhuxmP1pga1/OZHnkoRYSwT1FDFUKbSumLiiz6mWuJo3dzncUQZVdK02Ef4baRKkmW0mLNcaHC&#10;ln4qKu75r9Xwtb/Ml+rWS59l1Lrd/ShP6qj1x2TYfYMINIR3+NXOjAb1qRbwfBOf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LynfDAAAA3QAAAA8AAAAAAAAAAAAA&#10;AAAAoQIAAGRycy9kb3ducmV2LnhtbFBLBQYAAAAABAAEAPkAAACRAwAAAAA=&#10;" strokecolor="#7f7f7f" strokeweight="1pt">
                    <v:stroke startarrowwidth="narrow" startarrowlength="short" endarrowwidth="narrow" endarrowlength="short"/>
                  </v:line>
                  <v:line id="Line 1866" o:spid="_x0000_s1094" style="position:absolute;visibility:visible;mso-wrap-style:square" from="0,13731" to="20000,1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lUAMIAAADdAAAADwAAAGRycy9kb3ducmV2LnhtbESP0YrCMBRE3xf8h3AF39bUCGWtRhFF&#10;KLIvq37Apbm2xeamNNHWvzeCsI/DzJxhVpvBNuJBna8da5hNExDEhTM1lxou58P3DwgfkA02jknD&#10;kzxs1qOvFWbG9fxHj1MoRYSwz1BDFUKbSemLiiz6qWuJo3d1ncUQZVdK02Ef4baRKklSabHmuFBh&#10;S7uKitvpbjUs9udZqq699HlOrdvejvJXHbWejIftEkSgIfyHP+3caFBzlcL7TXw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lUAMIAAADdAAAADwAAAAAAAAAAAAAA&#10;AAChAgAAZHJzL2Rvd25yZXYueG1sUEsFBgAAAAAEAAQA+QAAAJADAAAAAA==&#10;" strokecolor="#7f7f7f" strokeweight="1pt">
                    <v:stroke startarrowwidth="narrow" startarrowlength="short" endarrowwidth="narrow" endarrowlength="short"/>
                  </v:line>
                  <v:line id="Line 1867" o:spid="_x0000_s1095" style="position:absolute;visibility:visible;mso-wrap-style:square" from="0,12282" to="20000,1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Xxm8MAAADdAAAADwAAAGRycy9kb3ducmV2LnhtbESP0YrCMBRE3wX/IVxh3zQ1C+p2jSIr&#10;QhFfrH7Apbm2xeamNFnb/fuNIPg4zMwZZr0dbCMe1PnasYb5LAFBXDhTc6nhejlMVyB8QDbYOCYN&#10;f+RhuxmP1pga1/OZHnkoRYSwT1FDFUKbSumLiiz6mWuJo3dzncUQZVdK02Ef4baRKkkW0mLNcaHC&#10;ln4qKu75r9Xwtb/MF+rWS59l1Lrd/ShP6qj1x2TYfYMINIR3+NXOjAb1qZbwfBOf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V8ZvDAAAA3QAAAA8AAAAAAAAAAAAA&#10;AAAAoQIAAGRycy9kb3ducmV2LnhtbFBLBQYAAAAABAAEAPkAAACRAwAAAAA=&#10;" strokecolor="#7f7f7f" strokeweight="1pt">
                    <v:stroke startarrowwidth="narrow" startarrowlength="short" endarrowwidth="narrow" endarrowlength="short"/>
                  </v:line>
                  <v:line id="Line 1868" o:spid="_x0000_s1096" style="position:absolute;visibility:visible;mso-wrap-style:square" from="0,19872" to="20000,1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pl6cAAAADdAAAADwAAAGRycy9kb3ducmV2LnhtbERPzYrCMBC+L/gOYRb2tqZmQdZuo4gi&#10;FPGy1gcYmrEtbSaliba+vTkIHj++/2wz2U7cafCNYw2LeQKCuHSm4UrDpTh8/4LwAdlg55g0PMjD&#10;Zj37yDA1buR/up9DJWII+xQ11CH0qZS+rMmin7ueOHJXN1gMEQ6VNAOOMdx2UiXJUlpsODbU2NOu&#10;prI936yG1b5YLNV1lD7PqXfb9ihP6qj11+e0/QMRaApv8cudGw3qR8W58U18An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KZenAAAAA3QAAAA8AAAAAAAAAAAAAAAAA&#10;oQIAAGRycy9kb3ducmV2LnhtbFBLBQYAAAAABAAEAPkAAACOAwAAAAA=&#10;" strokecolor="#7f7f7f" strokeweight="1pt">
                    <v:stroke startarrowwidth="narrow" startarrowlength="short" endarrowwidth="narrow" endarrowlength="short"/>
                  </v:line>
                </v:group>
                <v:rect id="Rectangle 1869" o:spid="_x0000_s1097" style="position:absolute;left:7184;top:11029;width:2738;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u+MkA&#10;AADdAAAADwAAAGRycy9kb3ducmV2LnhtbESPT2sCMRTE7wW/Q3hCbzXrSqWuRmlLLR6krX9AvD02&#10;z93VzcuSpLr20zdCocdhZn7DTGatqcWZnK8sK+j3EhDEudUVFwq2m/nDEwgfkDXWlknBlTzMpp27&#10;CWbaXnhF53UoRISwz1BBGUKTSenzkgz6nm2Io3ewzmCI0hVSO7xEuKllmiRDabDiuFBiQ68l5af1&#10;t1Ew+PQfjy/7t2Vjj/OvzWm4+3HvO6Xuu+3zGESgNvyH/9oLrSAdpCO4vYlPQE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KCu+MkAAADdAAAADwAAAAAAAAAAAAAAAACYAgAA&#10;ZHJzL2Rvd25yZXYueG1sUEsFBgAAAAAEAAQA9QAAAI4DAAAAAA==&#10;" filled="f" stroked="f" strokecolor="#7f7f7f" strokeweight="1pt">
                  <v:textbox inset="1pt,1pt,1pt,1pt">
                    <w:txbxContent>
                      <w:p w:rsidR="00292822" w:rsidRPr="008B3F78" w:rsidRDefault="00292822" w:rsidP="00437A44">
                        <w:pPr>
                          <w:rPr>
                            <w:rFonts w:asciiTheme="minorHAnsi" w:hAnsiTheme="minorHAnsi"/>
                          </w:rPr>
                        </w:pPr>
                        <w:r w:rsidRPr="008B3F78">
                          <w:rPr>
                            <w:rFonts w:asciiTheme="minorHAnsi" w:hAnsiTheme="minorHAnsi"/>
                          </w:rPr>
                          <w:t>Suspensions Primaires</w:t>
                        </w:r>
                      </w:p>
                    </w:txbxContent>
                  </v:textbox>
                </v:rect>
                <v:line id="Line 1870" o:spid="_x0000_s1098" style="position:absolute;flip:x y;visibility:visible;mso-wrap-style:square" from="6752,10870" to="7185,11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OGZsIAAADdAAAADwAAAGRycy9kb3ducmV2LnhtbERPTWsCMRC9C/6HMIXeNNsViq5GEUFa&#10;Wg/VFvQ4bMbd4GYSklS3/94chB4f73ux6m0nrhSicazgZVyAIK6dNtwo+PnejqYgYkLW2DkmBX8U&#10;YbUcDhZYaXfjPV0PqRE5hGOFCtqUfCVlrFuyGMfOE2fu7ILFlGFopA54y+G2k2VRvEqLhnNDi542&#10;LdWXw69VEH3YdZ8f5vJ2Pn55NyunJ7PZKfX81K/nIBL16V/8cL9rBeVkkvfnN/kJ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AOGZsIAAADdAAAADwAAAAAAAAAAAAAA&#10;AAChAgAAZHJzL2Rvd25yZXYueG1sUEsFBgAAAAAEAAQA+QAAAJADAAAAAA==&#10;" strokeweight=".5pt">
                  <v:stroke startarrowwidth="narrow" startarrowlength="short" endarrow="open" endarrowwidth="narrow" endarrowlength="short"/>
                </v:lin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1967" o:spid="_x0000_s1099" type="#_x0000_t41" style="position:absolute;left:595;top:9226;width:250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v+c8UA&#10;AADdAAAADwAAAGRycy9kb3ducmV2LnhtbESP0YrCMBRE3xf8h3AF39bUCq5Uo4ioKLgsW/2Aa3Nt&#10;q81NaaLWvzfCwj4OM3OGmc5bU4k7Na60rGDQj0AQZ1aXnCs4HtafYxDOI2usLJOCJzmYzzofU0y0&#10;ffAv3VOfiwBhl6CCwvs6kdJlBRl0fVsTB+9sG4M+yCaXusFHgJtKxlE0kgZLDgsF1rQsKLumN6Pg&#10;fPpap1u87n+yW2l3q+/N5tLGSvW67WICwlPr/8N/7a1WEA+HA3i/CU9Az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S/5zxQAAAN0AAAAPAAAAAAAAAAAAAAAAAJgCAABkcnMv&#10;ZG93bnJldi54bWxQSwUGAAAAAAQABAD1AAAAigMAAAAA&#10;" adj="38156,21600,22635,4369">
                  <v:stroke startarrow="block"/>
                  <v:textbox>
                    <w:txbxContent>
                      <w:p w:rsidR="00292822" w:rsidRPr="008B3F78" w:rsidRDefault="00292822" w:rsidP="00D86055">
                        <w:pPr>
                          <w:jc w:val="right"/>
                          <w:rPr>
                            <w:rFonts w:asciiTheme="minorHAnsi" w:hAnsiTheme="minorHAnsi"/>
                          </w:rPr>
                        </w:pPr>
                        <w:r w:rsidRPr="008B3F78">
                          <w:rPr>
                            <w:rFonts w:asciiTheme="minorHAnsi" w:hAnsiTheme="minorHAnsi"/>
                          </w:rPr>
                          <w:t>Traverse de pendulation</w:t>
                        </w:r>
                      </w:p>
                    </w:txbxContent>
                  </v:textbox>
                  <o:callout v:ext="edit" minusx="t" minusy="t"/>
                </v:shape>
                <v:shape id="AutoShape 1968" o:spid="_x0000_s1100" type="#_x0000_t41" style="position:absolute;left:832;top:10294;width:250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rZcYA&#10;AADdAAAADwAAAGRycy9kb3ducmV2LnhtbESPT2vCQBTE7wW/w/IEb3XTSGuJriKK0kMr1ojnR/bl&#10;D82+jdk1Sb99t1DocZiZ3zDL9WBq0VHrKssKnqYRCOLM6ooLBZd0//gKwnlkjbVlUvBNDtar0cMS&#10;E217/qTu7AsRIOwSVFB63yRSuqwkg25qG+Lg5bY16INsC6lb7APc1DKOohdpsOKwUGJD25Kyr/Pd&#10;KDicPtJL39+O77s5X9P8ueuyIldqMh42CxCeBv8f/mu/aQXxbBbD75vw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urZcYAAADdAAAADwAAAAAAAAAAAAAAAACYAgAAZHJz&#10;L2Rvd25yZXYueG1sUEsFBgAAAAAEAAQA9QAAAIsDAAAAAA==&#10;" adj="37380,3762,22635,4369">
                  <v:stroke startarrow="block"/>
                  <v:textbox>
                    <w:txbxContent>
                      <w:p w:rsidR="00292822" w:rsidRPr="008B3F78" w:rsidRDefault="00292822" w:rsidP="00D86055">
                        <w:pPr>
                          <w:jc w:val="right"/>
                          <w:rPr>
                            <w:rFonts w:asciiTheme="minorHAnsi" w:hAnsiTheme="minorHAnsi"/>
                          </w:rPr>
                        </w:pPr>
                        <w:r w:rsidRPr="008B3F78">
                          <w:rPr>
                            <w:rFonts w:asciiTheme="minorHAnsi" w:hAnsiTheme="minorHAnsi"/>
                          </w:rPr>
                          <w:t>Actionneur</w:t>
                        </w:r>
                      </w:p>
                    </w:txbxContent>
                  </v:textbox>
                  <o:callout v:ext="edit" minusx="t"/>
                </v:shape>
              </v:group>
            </w:pict>
          </mc:Fallback>
        </mc:AlternateContent>
      </w:r>
    </w:p>
    <w:p w14:paraId="6B7D07D3" w14:textId="77777777" w:rsidR="00E70DB6" w:rsidRPr="008B3F78" w:rsidRDefault="00E70DB6" w:rsidP="001D44CE">
      <w:pPr>
        <w:jc w:val="both"/>
        <w:rPr>
          <w:color w:val="7F7F7F" w:themeColor="text1" w:themeTint="80"/>
        </w:rPr>
      </w:pPr>
    </w:p>
    <w:p w14:paraId="36A209A3" w14:textId="77777777" w:rsidR="00E836D4" w:rsidRPr="008B3F78" w:rsidRDefault="00F14354" w:rsidP="001D44CE">
      <w:pPr>
        <w:jc w:val="both"/>
        <w:rPr>
          <w:rFonts w:ascii="Arial" w:hAnsi="Arial" w:cs="Arial"/>
          <w:color w:val="7F7F7F" w:themeColor="text1" w:themeTint="80"/>
        </w:rPr>
      </w:pPr>
      <w:r>
        <w:rPr>
          <w:noProof/>
          <w:color w:val="7F7F7F" w:themeColor="text1" w:themeTint="80"/>
        </w:rPr>
        <mc:AlternateContent>
          <mc:Choice Requires="wps">
            <w:drawing>
              <wp:anchor distT="0" distB="0" distL="114300" distR="114300" simplePos="0" relativeHeight="252058624" behindDoc="0" locked="0" layoutInCell="1" allowOverlap="1" wp14:anchorId="77E0C03D" wp14:editId="043BD1C9">
                <wp:simplePos x="0" y="0"/>
                <wp:positionH relativeFrom="column">
                  <wp:posOffset>1310640</wp:posOffset>
                </wp:positionH>
                <wp:positionV relativeFrom="paragraph">
                  <wp:posOffset>4394200</wp:posOffset>
                </wp:positionV>
                <wp:extent cx="3411855" cy="313055"/>
                <wp:effectExtent l="0" t="0" r="0" b="0"/>
                <wp:wrapNone/>
                <wp:docPr id="2305" name="Text Box 2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855"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F1E82" w14:textId="77777777" w:rsidR="00B53E60" w:rsidRPr="008B3F78" w:rsidRDefault="00B53E60" w:rsidP="005A3EA3">
                            <w:pPr>
                              <w:pStyle w:val="Lgende"/>
                              <w:jc w:val="center"/>
                              <w:rPr>
                                <w:rFonts w:asciiTheme="minorHAnsi" w:hAnsiTheme="minorHAnsi" w:cs="Arial"/>
                                <w:b w:val="0"/>
                                <w:i/>
                                <w:noProof/>
                                <w:color w:val="auto"/>
                                <w:sz w:val="24"/>
                                <w:szCs w:val="24"/>
                              </w:rPr>
                            </w:pPr>
                            <w:r w:rsidRPr="008B3F78">
                              <w:rPr>
                                <w:rFonts w:asciiTheme="minorHAnsi" w:hAnsiTheme="minorHAnsi" w:cs="Arial"/>
                                <w:b w:val="0"/>
                                <w:i/>
                                <w:color w:val="auto"/>
                                <w:sz w:val="24"/>
                                <w:szCs w:val="24"/>
                              </w:rPr>
                              <w:t>F</w:t>
                            </w:r>
                            <w:r>
                              <w:rPr>
                                <w:rFonts w:asciiTheme="minorHAnsi" w:hAnsiTheme="minorHAnsi" w:cs="Arial"/>
                                <w:b w:val="0"/>
                                <w:i/>
                                <w:color w:val="auto"/>
                                <w:sz w:val="24"/>
                                <w:szCs w:val="24"/>
                              </w:rPr>
                              <w:t xml:space="preserve">igure 2 : schéma </w:t>
                            </w:r>
                            <w:r w:rsidRPr="008B3F78">
                              <w:rPr>
                                <w:rFonts w:asciiTheme="minorHAnsi" w:hAnsiTheme="minorHAnsi" w:cs="Arial"/>
                                <w:b w:val="0"/>
                                <w:i/>
                                <w:color w:val="auto"/>
                                <w:sz w:val="24"/>
                                <w:szCs w:val="24"/>
                              </w:rPr>
                              <w:t>du système de pendulation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256" o:spid="_x0000_s1101" type="#_x0000_t202" style="position:absolute;left:0;text-align:left;margin-left:103.2pt;margin-top:346pt;width:268.65pt;height:24.6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" stroked="f">
                <v:textbox style="mso-fit-shape-to-text:t" inset="0,0,0,0">
                  <w:txbxContent>
                    <w:p w14:paraId="3CBF1E82" w14:textId="77777777" w:rsidR="00B53E60" w:rsidRPr="008B3F78" w:rsidRDefault="00B53E60" w:rsidP="005A3EA3">
                      <w:pPr>
                        <w:pStyle w:val="Lgende"/>
                        <w:jc w:val="center"/>
                        <w:rPr>
                          <w:rFonts w:asciiTheme="minorHAnsi" w:hAnsiTheme="minorHAnsi" w:cs="Arial"/>
                          <w:b w:val="0"/>
                          <w:i/>
                          <w:noProof/>
                          <w:color w:val="auto"/>
                          <w:sz w:val="24"/>
                          <w:szCs w:val="24"/>
                        </w:rPr>
                      </w:pPr>
                      <w:r w:rsidRPr="008B3F78">
                        <w:rPr>
                          <w:rFonts w:asciiTheme="minorHAnsi" w:hAnsiTheme="minorHAnsi" w:cs="Arial"/>
                          <w:b w:val="0"/>
                          <w:i/>
                          <w:color w:val="auto"/>
                          <w:sz w:val="24"/>
                          <w:szCs w:val="24"/>
                        </w:rPr>
                        <w:t>F</w:t>
                      </w:r>
                      <w:r>
                        <w:rPr>
                          <w:rFonts w:asciiTheme="minorHAnsi" w:hAnsiTheme="minorHAnsi" w:cs="Arial"/>
                          <w:b w:val="0"/>
                          <w:i/>
                          <w:color w:val="auto"/>
                          <w:sz w:val="24"/>
                          <w:szCs w:val="24"/>
                        </w:rPr>
                        <w:t xml:space="preserve">igure 2 : schéma </w:t>
                      </w:r>
                      <w:r w:rsidRPr="008B3F78">
                        <w:rPr>
                          <w:rFonts w:asciiTheme="minorHAnsi" w:hAnsiTheme="minorHAnsi" w:cs="Arial"/>
                          <w:b w:val="0"/>
                          <w:i/>
                          <w:color w:val="auto"/>
                          <w:sz w:val="24"/>
                          <w:szCs w:val="24"/>
                        </w:rPr>
                        <w:t>du système de pendulation</w:t>
                      </w:r>
                    </w:p>
                  </w:txbxContent>
                </v:textbox>
              </v:shape>
            </w:pict>
          </mc:Fallback>
        </mc:AlternateContent>
      </w:r>
      <w:r>
        <w:rPr>
          <w:noProof/>
          <w:color w:val="7F7F7F" w:themeColor="text1" w:themeTint="80"/>
        </w:rPr>
        <mc:AlternateContent>
          <mc:Choice Requires="wps">
            <w:drawing>
              <wp:anchor distT="0" distB="0" distL="114300" distR="114300" simplePos="0" relativeHeight="251802624" behindDoc="0" locked="0" layoutInCell="1" allowOverlap="1" wp14:anchorId="05EBB59C" wp14:editId="3EA2CDE1">
                <wp:simplePos x="0" y="0"/>
                <wp:positionH relativeFrom="column">
                  <wp:posOffset>2825115</wp:posOffset>
                </wp:positionH>
                <wp:positionV relativeFrom="paragraph">
                  <wp:posOffset>2394585</wp:posOffset>
                </wp:positionV>
                <wp:extent cx="527050" cy="245745"/>
                <wp:effectExtent l="38100" t="0" r="25400" b="59055"/>
                <wp:wrapNone/>
                <wp:docPr id="269" name="AutoShape 2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7050" cy="245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30" o:spid="_x0000_s1026" type="#_x0000_t32" style="position:absolute;margin-left:222.45pt;margin-top:188.55pt;width:41.5pt;height:19.35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">
                <v:stroke endarrow="block"/>
              </v:shape>
            </w:pict>
          </mc:Fallback>
        </mc:AlternateContent>
      </w:r>
      <w:r>
        <w:rPr>
          <w:rFonts w:ascii="Arial" w:hAnsi="Arial" w:cs="Arial"/>
          <w:noProof/>
          <w:color w:val="7F7F7F" w:themeColor="text1" w:themeTint="80"/>
        </w:rPr>
        <mc:AlternateContent>
          <mc:Choice Requires="wps">
            <w:drawing>
              <wp:anchor distT="0" distB="0" distL="114300" distR="114300" simplePos="0" relativeHeight="251801600" behindDoc="0" locked="0" layoutInCell="1" allowOverlap="1" wp14:anchorId="06C11106" wp14:editId="37B6D651">
                <wp:simplePos x="0" y="0"/>
                <wp:positionH relativeFrom="column">
                  <wp:posOffset>2695575</wp:posOffset>
                </wp:positionH>
                <wp:positionV relativeFrom="paragraph">
                  <wp:posOffset>2101850</wp:posOffset>
                </wp:positionV>
                <wp:extent cx="1210310" cy="337185"/>
                <wp:effectExtent l="0" t="285750" r="27940" b="24765"/>
                <wp:wrapNone/>
                <wp:docPr id="2307" name="AutoShape 2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0310" cy="337185"/>
                        </a:xfrm>
                        <a:prstGeom prst="callout1">
                          <a:avLst>
                            <a:gd name="adj1" fmla="val -8601"/>
                            <a:gd name="adj2" fmla="val 18341"/>
                            <a:gd name="adj3" fmla="val -72635"/>
                            <a:gd name="adj4" fmla="val 8096"/>
                          </a:avLst>
                        </a:prstGeom>
                        <a:solidFill>
                          <a:srgbClr val="FFFFFF"/>
                        </a:solidFill>
                        <a:ln w="9525">
                          <a:solidFill>
                            <a:srgbClr val="000000"/>
                          </a:solidFill>
                          <a:miter lim="800000"/>
                          <a:headEnd/>
                          <a:tailEnd type="triangle" w="med" len="med"/>
                        </a:ln>
                      </wps:spPr>
                      <wps:txbx>
                        <w:txbxContent>
                          <w:p w14:paraId="6E649B12" w14:textId="77777777" w:rsidR="00B53E60" w:rsidRPr="008B3F78" w:rsidRDefault="00B53E60" w:rsidP="00472C04">
                            <w:pPr>
                              <w:jc w:val="right"/>
                              <w:rPr>
                                <w:rFonts w:asciiTheme="minorHAnsi" w:hAnsiTheme="minorHAnsi"/>
                              </w:rPr>
                            </w:pPr>
                            <w:r w:rsidRPr="008B3F78">
                              <w:rPr>
                                <w:rFonts w:asciiTheme="minorHAnsi" w:hAnsiTheme="minorHAnsi"/>
                              </w:rPr>
                              <w:t>Essieu - roues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9" o:spid="_x0000_s1102" type="#_x0000_t41" style="position:absolute;left:0;text-align:left;margin-left:212.25pt;margin-top:165.5pt;width:95.3pt;height:26.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" adj="1749,-15689,3962,-1858">
                <v:stroke startarrow="block"/>
                <v:textbox>
                  <w:txbxContent>
                    <w:p w:rsidR="00292822" w:rsidRPr="008B3F78" w:rsidRDefault="00292822" w:rsidP="00472C04">
                      <w:pPr>
                        <w:jc w:val="right"/>
                        <w:rPr>
                          <w:rFonts w:asciiTheme="minorHAnsi" w:hAnsiTheme="minorHAnsi"/>
                        </w:rPr>
                      </w:pPr>
                      <w:r w:rsidRPr="008B3F78">
                        <w:rPr>
                          <w:rFonts w:asciiTheme="minorHAnsi" w:hAnsiTheme="minorHAnsi"/>
                        </w:rPr>
                        <w:t>Essieu - roues</w:t>
                      </w:r>
                    </w:p>
                  </w:txbxContent>
                </v:textbox>
              </v:shape>
            </w:pict>
          </mc:Fallback>
        </mc:AlternateContent>
      </w:r>
      <w:r>
        <w:rPr>
          <w:rFonts w:ascii="Arial" w:hAnsi="Arial" w:cs="Arial"/>
          <w:noProof/>
          <w:color w:val="7F7F7F" w:themeColor="text1" w:themeTint="80"/>
        </w:rPr>
        <mc:AlternateContent>
          <mc:Choice Requires="wps">
            <w:drawing>
              <wp:anchor distT="0" distB="0" distL="114300" distR="114300" simplePos="0" relativeHeight="251750400" behindDoc="0" locked="0" layoutInCell="1" allowOverlap="1" wp14:anchorId="7C48B1AC" wp14:editId="0BD501EF">
                <wp:simplePos x="0" y="0"/>
                <wp:positionH relativeFrom="column">
                  <wp:posOffset>1728470</wp:posOffset>
                </wp:positionH>
                <wp:positionV relativeFrom="paragraph">
                  <wp:posOffset>1541780</wp:posOffset>
                </wp:positionV>
                <wp:extent cx="653415" cy="2524125"/>
                <wp:effectExtent l="0" t="0" r="70485" b="47625"/>
                <wp:wrapNone/>
                <wp:docPr id="2306" name="AutoShape 2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415" cy="2524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9" o:spid="_x0000_s1026" type="#_x0000_t32" style="position:absolute;margin-left:136.1pt;margin-top:121.4pt;width:51.45pt;height:198.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">
                <v:stroke endarrow="block"/>
              </v:shape>
            </w:pict>
          </mc:Fallback>
        </mc:AlternateContent>
      </w:r>
      <w:r w:rsidR="0083779F" w:rsidRPr="008B3F78">
        <w:rPr>
          <w:rFonts w:ascii="Arial" w:hAnsi="Arial" w:cs="Arial"/>
          <w:noProof/>
          <w:color w:val="7F7F7F" w:themeColor="text1" w:themeTint="80"/>
        </w:rPr>
        <w:drawing>
          <wp:anchor distT="0" distB="0" distL="114300" distR="114300" simplePos="0" relativeHeight="251829248" behindDoc="1" locked="0" layoutInCell="1" allowOverlap="1" wp14:anchorId="05B7D76A" wp14:editId="78CFA9B6">
            <wp:simplePos x="0" y="0"/>
            <wp:positionH relativeFrom="column">
              <wp:posOffset>880745</wp:posOffset>
            </wp:positionH>
            <wp:positionV relativeFrom="paragraph">
              <wp:posOffset>2141855</wp:posOffset>
            </wp:positionV>
            <wp:extent cx="4162425" cy="2562225"/>
            <wp:effectExtent l="19050" t="0" r="952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4162425" cy="2562225"/>
                    </a:xfrm>
                    <a:prstGeom prst="rect">
                      <a:avLst/>
                    </a:prstGeom>
                    <a:noFill/>
                    <a:ln w="9525">
                      <a:noFill/>
                      <a:miter lim="800000"/>
                      <a:headEnd/>
                      <a:tailEnd/>
                    </a:ln>
                  </pic:spPr>
                </pic:pic>
              </a:graphicData>
            </a:graphic>
          </wp:anchor>
        </w:drawing>
      </w:r>
      <w:r w:rsidR="006A4EAC" w:rsidRPr="008B3F78">
        <w:rPr>
          <w:color w:val="7F7F7F" w:themeColor="text1" w:themeTint="80"/>
        </w:rPr>
        <w:br w:type="page"/>
      </w:r>
    </w:p>
    <w:p w14:paraId="01587FEB" w14:textId="77777777" w:rsidR="001D44CE" w:rsidRPr="000E4873" w:rsidRDefault="00B03234" w:rsidP="00B03234">
      <w:pPr>
        <w:ind w:right="992"/>
        <w:jc w:val="both"/>
        <w:rPr>
          <w:rFonts w:asciiTheme="minorHAnsi" w:hAnsiTheme="minorHAnsi" w:cs="Arial"/>
          <w:i/>
        </w:rPr>
      </w:pPr>
      <w:r w:rsidRPr="000E4873">
        <w:rPr>
          <w:rFonts w:asciiTheme="minorHAnsi" w:hAnsiTheme="minorHAnsi" w:cs="Arial"/>
          <w:b/>
          <w:i/>
        </w:rPr>
        <w:lastRenderedPageBreak/>
        <w:t xml:space="preserve">1.1. </w:t>
      </w:r>
      <w:r w:rsidR="001D44CE" w:rsidRPr="000E4873">
        <w:rPr>
          <w:rFonts w:asciiTheme="minorHAnsi" w:hAnsiTheme="minorHAnsi" w:cs="Arial"/>
          <w:b/>
          <w:i/>
        </w:rPr>
        <w:t>P</w:t>
      </w:r>
      <w:r w:rsidR="00315480" w:rsidRPr="000E4873">
        <w:rPr>
          <w:rFonts w:asciiTheme="minorHAnsi" w:hAnsiTheme="minorHAnsi" w:cs="Arial"/>
          <w:b/>
          <w:i/>
        </w:rPr>
        <w:t>roblématique et objectif</w:t>
      </w:r>
      <w:r w:rsidR="00587C8A" w:rsidRPr="000E4873">
        <w:rPr>
          <w:rFonts w:asciiTheme="minorHAnsi" w:hAnsiTheme="minorHAnsi" w:cs="Arial"/>
          <w:b/>
          <w:i/>
        </w:rPr>
        <w:t>s</w:t>
      </w:r>
      <w:r w:rsidR="00315480" w:rsidRPr="000E4873">
        <w:rPr>
          <w:rFonts w:asciiTheme="minorHAnsi" w:hAnsiTheme="minorHAnsi" w:cs="Arial"/>
          <w:b/>
          <w:i/>
        </w:rPr>
        <w:t xml:space="preserve"> de l’étude</w:t>
      </w:r>
    </w:p>
    <w:p w14:paraId="3B301BB6" w14:textId="77777777" w:rsidR="005D0EE6" w:rsidRPr="000E4873" w:rsidRDefault="005D0EE6" w:rsidP="007F46CD">
      <w:pPr>
        <w:ind w:right="992"/>
        <w:jc w:val="both"/>
        <w:rPr>
          <w:rFonts w:asciiTheme="minorHAnsi" w:hAnsiTheme="minorHAnsi" w:cs="Arial"/>
        </w:rPr>
      </w:pPr>
    </w:p>
    <w:p w14:paraId="3FA3D795" w14:textId="77777777" w:rsidR="00491002" w:rsidRPr="000E4873" w:rsidRDefault="00015B88" w:rsidP="00722BFB">
      <w:pPr>
        <w:ind w:right="-2" w:firstLine="708"/>
        <w:jc w:val="both"/>
        <w:rPr>
          <w:rFonts w:asciiTheme="minorHAnsi" w:hAnsiTheme="minorHAnsi" w:cs="Arial"/>
        </w:rPr>
      </w:pPr>
      <w:r w:rsidRPr="000E4873">
        <w:rPr>
          <w:rFonts w:asciiTheme="minorHAnsi" w:hAnsiTheme="minorHAnsi" w:cs="Arial"/>
        </w:rPr>
        <w:t>Les trains pendulaires actuellement en service fonctionnent à l’aide</w:t>
      </w:r>
      <w:r w:rsidR="00D01EC0" w:rsidRPr="000E4873">
        <w:rPr>
          <w:rFonts w:asciiTheme="minorHAnsi" w:hAnsiTheme="minorHAnsi" w:cs="Arial"/>
        </w:rPr>
        <w:t xml:space="preserve"> d’actionneurs </w:t>
      </w:r>
      <w:r w:rsidRPr="000E4873">
        <w:rPr>
          <w:rFonts w:asciiTheme="minorHAnsi" w:hAnsiTheme="minorHAnsi" w:cs="Arial"/>
        </w:rPr>
        <w:t xml:space="preserve">électro-hydrauliques. </w:t>
      </w:r>
      <w:r w:rsidR="00D01EC0" w:rsidRPr="000E4873">
        <w:rPr>
          <w:rFonts w:asciiTheme="minorHAnsi" w:hAnsiTheme="minorHAnsi" w:cs="Arial"/>
        </w:rPr>
        <w:t xml:space="preserve">Cette technologie </w:t>
      </w:r>
      <w:r w:rsidRPr="000E4873">
        <w:rPr>
          <w:rFonts w:asciiTheme="minorHAnsi" w:hAnsiTheme="minorHAnsi" w:cs="Arial"/>
        </w:rPr>
        <w:t xml:space="preserve">conduit à </w:t>
      </w:r>
      <w:r w:rsidR="008D1D49" w:rsidRPr="000E4873">
        <w:rPr>
          <w:rFonts w:asciiTheme="minorHAnsi" w:hAnsiTheme="minorHAnsi" w:cs="Arial"/>
        </w:rPr>
        <w:t>des coû</w:t>
      </w:r>
      <w:r w:rsidR="00D01EC0" w:rsidRPr="000E4873">
        <w:rPr>
          <w:rFonts w:asciiTheme="minorHAnsi" w:hAnsiTheme="minorHAnsi" w:cs="Arial"/>
        </w:rPr>
        <w:t xml:space="preserve">ts </w:t>
      </w:r>
      <w:r w:rsidRPr="000E4873">
        <w:rPr>
          <w:rFonts w:asciiTheme="minorHAnsi" w:hAnsiTheme="minorHAnsi" w:cs="Arial"/>
        </w:rPr>
        <w:t>de maintenance très importants. L</w:t>
      </w:r>
      <w:r w:rsidR="00D01EC0" w:rsidRPr="000E4873">
        <w:rPr>
          <w:rFonts w:asciiTheme="minorHAnsi" w:hAnsiTheme="minorHAnsi" w:cs="Arial"/>
        </w:rPr>
        <w:t xml:space="preserve">es concepteurs </w:t>
      </w:r>
      <w:r w:rsidRPr="000E4873">
        <w:rPr>
          <w:rFonts w:asciiTheme="minorHAnsi" w:hAnsiTheme="minorHAnsi" w:cs="Arial"/>
        </w:rPr>
        <w:t xml:space="preserve">ont donc </w:t>
      </w:r>
      <w:r w:rsidR="006B0EE2" w:rsidRPr="000E4873">
        <w:rPr>
          <w:rFonts w:asciiTheme="minorHAnsi" w:hAnsiTheme="minorHAnsi" w:cs="Arial"/>
        </w:rPr>
        <w:t>étudié</w:t>
      </w:r>
      <w:r w:rsidR="00D01EC0" w:rsidRPr="000E4873">
        <w:rPr>
          <w:rFonts w:asciiTheme="minorHAnsi" w:hAnsiTheme="minorHAnsi" w:cs="Arial"/>
        </w:rPr>
        <w:t xml:space="preserve"> la faisabilité d’une pendulation avec actionneurs </w:t>
      </w:r>
      <w:r w:rsidR="00BF2C60" w:rsidRPr="000E4873">
        <w:rPr>
          <w:rFonts w:asciiTheme="minorHAnsi" w:hAnsiTheme="minorHAnsi" w:cs="Arial"/>
        </w:rPr>
        <w:t>électromécaniques</w:t>
      </w:r>
      <w:r w:rsidR="00D01EC0" w:rsidRPr="000E4873">
        <w:rPr>
          <w:rFonts w:asciiTheme="minorHAnsi" w:hAnsiTheme="minorHAnsi" w:cs="Arial"/>
        </w:rPr>
        <w:t>.</w:t>
      </w:r>
    </w:p>
    <w:p w14:paraId="0B92327E" w14:textId="77777777" w:rsidR="002F0EFD" w:rsidRPr="000E4873" w:rsidRDefault="002F0EFD" w:rsidP="002F0EFD">
      <w:pPr>
        <w:jc w:val="both"/>
        <w:rPr>
          <w:rFonts w:asciiTheme="minorHAnsi" w:hAnsiTheme="minorHAnsi" w:cs="Arial"/>
        </w:rPr>
      </w:pPr>
      <w:r w:rsidRPr="000E4873">
        <w:rPr>
          <w:rFonts w:asciiTheme="minorHAnsi" w:hAnsiTheme="minorHAnsi" w:cs="Arial"/>
        </w:rPr>
        <w:t xml:space="preserve">Le système d’actionnement électromécanique présente de nombreux avantages par rapport à la solution </w:t>
      </w:r>
      <w:r w:rsidR="002F1A29">
        <w:rPr>
          <w:rFonts w:asciiTheme="minorHAnsi" w:hAnsiTheme="minorHAnsi" w:cs="Arial"/>
        </w:rPr>
        <w:t>électro-hydraulique</w:t>
      </w:r>
      <w:r w:rsidR="001E720B" w:rsidRPr="000E4873">
        <w:rPr>
          <w:rFonts w:asciiTheme="minorHAnsi" w:hAnsiTheme="minorHAnsi" w:cs="Arial"/>
        </w:rPr>
        <w:t xml:space="preserve"> </w:t>
      </w:r>
      <w:r w:rsidRPr="000E4873">
        <w:rPr>
          <w:rFonts w:asciiTheme="minorHAnsi" w:hAnsiTheme="minorHAnsi" w:cs="Arial"/>
        </w:rPr>
        <w:t>:</w:t>
      </w:r>
    </w:p>
    <w:p w14:paraId="02A7CA91" w14:textId="77777777" w:rsidR="002F0EFD" w:rsidRPr="000E4873" w:rsidRDefault="002F0EFD" w:rsidP="002F0EFD">
      <w:pPr>
        <w:jc w:val="both"/>
        <w:rPr>
          <w:rFonts w:asciiTheme="minorHAnsi" w:hAnsiTheme="minorHAnsi" w:cs="Arial"/>
        </w:rPr>
      </w:pPr>
    </w:p>
    <w:p w14:paraId="7A12D864" w14:textId="77777777" w:rsidR="002F0EFD" w:rsidRPr="000E4873" w:rsidRDefault="002F0EFD" w:rsidP="002F0EFD">
      <w:pPr>
        <w:ind w:left="567"/>
        <w:jc w:val="both"/>
        <w:rPr>
          <w:rFonts w:asciiTheme="minorHAnsi" w:hAnsiTheme="minorHAnsi" w:cs="Arial"/>
        </w:rPr>
      </w:pPr>
      <w:r w:rsidRPr="000E4873">
        <w:rPr>
          <w:rFonts w:asciiTheme="minorHAnsi" w:hAnsiTheme="minorHAnsi" w:cs="Arial"/>
        </w:rPr>
        <w:t xml:space="preserve">. </w:t>
      </w:r>
      <w:proofErr w:type="gramStart"/>
      <w:r w:rsidRPr="000E4873">
        <w:rPr>
          <w:rFonts w:asciiTheme="minorHAnsi" w:hAnsiTheme="minorHAnsi" w:cs="Arial"/>
        </w:rPr>
        <w:t>fiabilité</w:t>
      </w:r>
      <w:proofErr w:type="gramEnd"/>
      <w:r w:rsidR="00587C8A" w:rsidRPr="000E4873">
        <w:rPr>
          <w:rFonts w:asciiTheme="minorHAnsi" w:hAnsiTheme="minorHAnsi" w:cs="Arial"/>
        </w:rPr>
        <w:t xml:space="preserve"> accrue</w:t>
      </w:r>
      <w:r w:rsidR="002F1A29">
        <w:rPr>
          <w:rFonts w:asciiTheme="minorHAnsi" w:hAnsiTheme="minorHAnsi" w:cs="Arial"/>
        </w:rPr>
        <w:t> ;</w:t>
      </w:r>
    </w:p>
    <w:p w14:paraId="40046B9E" w14:textId="77777777" w:rsidR="002F0EFD" w:rsidRPr="000E4873" w:rsidRDefault="00587C8A" w:rsidP="002F0EFD">
      <w:pPr>
        <w:ind w:left="567"/>
        <w:jc w:val="both"/>
        <w:rPr>
          <w:rFonts w:asciiTheme="minorHAnsi" w:hAnsiTheme="minorHAnsi" w:cs="Arial"/>
        </w:rPr>
      </w:pPr>
      <w:r w:rsidRPr="000E4873">
        <w:rPr>
          <w:rFonts w:asciiTheme="minorHAnsi" w:hAnsiTheme="minorHAnsi" w:cs="Arial"/>
        </w:rPr>
        <w:t xml:space="preserve">. </w:t>
      </w:r>
      <w:proofErr w:type="gramStart"/>
      <w:r w:rsidRPr="000E4873">
        <w:rPr>
          <w:rFonts w:asciiTheme="minorHAnsi" w:hAnsiTheme="minorHAnsi" w:cs="Arial"/>
        </w:rPr>
        <w:t>mainten</w:t>
      </w:r>
      <w:r w:rsidR="00EA717E" w:rsidRPr="000E4873">
        <w:rPr>
          <w:rFonts w:asciiTheme="minorHAnsi" w:hAnsiTheme="minorHAnsi" w:cs="Arial"/>
        </w:rPr>
        <w:t>an</w:t>
      </w:r>
      <w:r w:rsidR="008D1D49" w:rsidRPr="000E4873">
        <w:rPr>
          <w:rFonts w:asciiTheme="minorHAnsi" w:hAnsiTheme="minorHAnsi" w:cs="Arial"/>
        </w:rPr>
        <w:t>ce</w:t>
      </w:r>
      <w:proofErr w:type="gramEnd"/>
      <w:r w:rsidR="008D1D49" w:rsidRPr="000E4873">
        <w:rPr>
          <w:rFonts w:asciiTheme="minorHAnsi" w:hAnsiTheme="minorHAnsi" w:cs="Arial"/>
        </w:rPr>
        <w:t xml:space="preserve"> moins coû</w:t>
      </w:r>
      <w:r w:rsidRPr="000E4873">
        <w:rPr>
          <w:rFonts w:asciiTheme="minorHAnsi" w:hAnsiTheme="minorHAnsi" w:cs="Arial"/>
        </w:rPr>
        <w:t>teuse</w:t>
      </w:r>
      <w:r w:rsidR="002F1A29">
        <w:rPr>
          <w:rFonts w:asciiTheme="minorHAnsi" w:hAnsiTheme="minorHAnsi" w:cs="Arial"/>
        </w:rPr>
        <w:t> ;</w:t>
      </w:r>
    </w:p>
    <w:p w14:paraId="04A15D8D" w14:textId="77777777" w:rsidR="002F0EFD" w:rsidRPr="000E4873" w:rsidRDefault="002F0EFD" w:rsidP="002F0EFD">
      <w:pPr>
        <w:ind w:left="567"/>
        <w:jc w:val="both"/>
        <w:rPr>
          <w:rFonts w:asciiTheme="minorHAnsi" w:hAnsiTheme="minorHAnsi" w:cs="Arial"/>
        </w:rPr>
      </w:pPr>
      <w:r w:rsidRPr="000E4873">
        <w:rPr>
          <w:rFonts w:asciiTheme="minorHAnsi" w:hAnsiTheme="minorHAnsi" w:cs="Arial"/>
        </w:rPr>
        <w:t xml:space="preserve">. </w:t>
      </w:r>
      <w:proofErr w:type="gramStart"/>
      <w:r w:rsidRPr="000E4873">
        <w:rPr>
          <w:rFonts w:asciiTheme="minorHAnsi" w:hAnsiTheme="minorHAnsi" w:cs="Arial"/>
        </w:rPr>
        <w:t>poids</w:t>
      </w:r>
      <w:proofErr w:type="gramEnd"/>
      <w:r w:rsidR="00587C8A" w:rsidRPr="000E4873">
        <w:rPr>
          <w:rFonts w:asciiTheme="minorHAnsi" w:hAnsiTheme="minorHAnsi" w:cs="Arial"/>
        </w:rPr>
        <w:t xml:space="preserve"> inférieur</w:t>
      </w:r>
      <w:r w:rsidR="002F1A29">
        <w:rPr>
          <w:rFonts w:asciiTheme="minorHAnsi" w:hAnsiTheme="minorHAnsi" w:cs="Arial"/>
        </w:rPr>
        <w:t> ;</w:t>
      </w:r>
    </w:p>
    <w:p w14:paraId="3D8E92D6" w14:textId="77777777" w:rsidR="002F0EFD" w:rsidRPr="000E4873" w:rsidRDefault="00587C8A" w:rsidP="002F0EFD">
      <w:pPr>
        <w:ind w:left="567"/>
        <w:jc w:val="both"/>
        <w:rPr>
          <w:rFonts w:asciiTheme="minorHAnsi" w:hAnsiTheme="minorHAnsi" w:cs="Arial"/>
        </w:rPr>
      </w:pPr>
      <w:r w:rsidRPr="000E4873">
        <w:rPr>
          <w:rFonts w:asciiTheme="minorHAnsi" w:hAnsiTheme="minorHAnsi" w:cs="Arial"/>
        </w:rPr>
        <w:t xml:space="preserve">. </w:t>
      </w:r>
      <w:proofErr w:type="gramStart"/>
      <w:r w:rsidRPr="000E4873">
        <w:rPr>
          <w:rFonts w:asciiTheme="minorHAnsi" w:hAnsiTheme="minorHAnsi" w:cs="Arial"/>
        </w:rPr>
        <w:t>encombrement</w:t>
      </w:r>
      <w:proofErr w:type="gramEnd"/>
      <w:r w:rsidRPr="000E4873">
        <w:rPr>
          <w:rFonts w:asciiTheme="minorHAnsi" w:hAnsiTheme="minorHAnsi" w:cs="Arial"/>
        </w:rPr>
        <w:t xml:space="preserve"> réduit</w:t>
      </w:r>
      <w:r w:rsidR="002F1A29">
        <w:rPr>
          <w:rFonts w:asciiTheme="minorHAnsi" w:hAnsiTheme="minorHAnsi" w:cs="Arial"/>
        </w:rPr>
        <w:t> ;</w:t>
      </w:r>
    </w:p>
    <w:p w14:paraId="21A3E074" w14:textId="77777777" w:rsidR="002F0EFD" w:rsidRPr="000E4873" w:rsidRDefault="002F0EFD" w:rsidP="002F0EFD">
      <w:pPr>
        <w:ind w:left="567"/>
        <w:jc w:val="both"/>
        <w:rPr>
          <w:rFonts w:asciiTheme="minorHAnsi" w:hAnsiTheme="minorHAnsi" w:cs="Arial"/>
        </w:rPr>
      </w:pPr>
      <w:r w:rsidRPr="000E4873">
        <w:rPr>
          <w:rFonts w:asciiTheme="minorHAnsi" w:hAnsiTheme="minorHAnsi" w:cs="Arial"/>
        </w:rPr>
        <w:t xml:space="preserve">. </w:t>
      </w:r>
      <w:proofErr w:type="gramStart"/>
      <w:r w:rsidRPr="000E4873">
        <w:rPr>
          <w:rFonts w:asciiTheme="minorHAnsi" w:hAnsiTheme="minorHAnsi" w:cs="Arial"/>
        </w:rPr>
        <w:t>consommation</w:t>
      </w:r>
      <w:proofErr w:type="gramEnd"/>
      <w:r w:rsidR="00587C8A" w:rsidRPr="000E4873">
        <w:rPr>
          <w:rFonts w:asciiTheme="minorHAnsi" w:hAnsiTheme="minorHAnsi" w:cs="Arial"/>
        </w:rPr>
        <w:t xml:space="preserve"> </w:t>
      </w:r>
      <w:r w:rsidR="001E720B" w:rsidRPr="000E4873">
        <w:rPr>
          <w:rFonts w:asciiTheme="minorHAnsi" w:hAnsiTheme="minorHAnsi" w:cs="Arial"/>
        </w:rPr>
        <w:t xml:space="preserve">en énergie </w:t>
      </w:r>
      <w:r w:rsidR="00587C8A" w:rsidRPr="000E4873">
        <w:rPr>
          <w:rFonts w:asciiTheme="minorHAnsi" w:hAnsiTheme="minorHAnsi" w:cs="Arial"/>
        </w:rPr>
        <w:t>plus faible</w:t>
      </w:r>
      <w:r w:rsidRPr="000E4873">
        <w:rPr>
          <w:rFonts w:asciiTheme="minorHAnsi" w:hAnsiTheme="minorHAnsi" w:cs="Arial"/>
        </w:rPr>
        <w:t>.</w:t>
      </w:r>
    </w:p>
    <w:p w14:paraId="26E68B46" w14:textId="77777777" w:rsidR="002F0EFD" w:rsidRPr="000E4873" w:rsidRDefault="002F0EFD" w:rsidP="00722BFB">
      <w:pPr>
        <w:ind w:right="-2" w:firstLine="708"/>
        <w:jc w:val="both"/>
        <w:rPr>
          <w:rFonts w:asciiTheme="minorHAnsi" w:hAnsiTheme="minorHAnsi" w:cs="Arial"/>
        </w:rPr>
      </w:pPr>
    </w:p>
    <w:p w14:paraId="7579BAB1" w14:textId="77777777" w:rsidR="00313250" w:rsidRPr="000E4873" w:rsidRDefault="00015B88" w:rsidP="00722BFB">
      <w:pPr>
        <w:ind w:right="-2" w:firstLine="708"/>
        <w:jc w:val="both"/>
        <w:rPr>
          <w:rFonts w:asciiTheme="minorHAnsi" w:hAnsiTheme="minorHAnsi" w:cs="Arial"/>
        </w:rPr>
      </w:pPr>
      <w:r w:rsidRPr="000E4873">
        <w:rPr>
          <w:rFonts w:asciiTheme="minorHAnsi" w:hAnsiTheme="minorHAnsi" w:cs="Arial"/>
        </w:rPr>
        <w:t>Ces actionneurs sont</w:t>
      </w:r>
      <w:r w:rsidR="008D1D49" w:rsidRPr="000E4873">
        <w:rPr>
          <w:rFonts w:asciiTheme="minorHAnsi" w:hAnsiTheme="minorHAnsi" w:cs="Arial"/>
        </w:rPr>
        <w:t xml:space="preserve"> plus </w:t>
      </w:r>
      <w:r w:rsidR="00BF2C60" w:rsidRPr="000E4873">
        <w:rPr>
          <w:rFonts w:asciiTheme="minorHAnsi" w:hAnsiTheme="minorHAnsi" w:cs="Arial"/>
        </w:rPr>
        <w:t>chers</w:t>
      </w:r>
      <w:r w:rsidR="00313250" w:rsidRPr="000E4873">
        <w:rPr>
          <w:rFonts w:asciiTheme="minorHAnsi" w:hAnsiTheme="minorHAnsi" w:cs="Arial"/>
        </w:rPr>
        <w:t xml:space="preserve"> à l’achat </w:t>
      </w:r>
      <w:r w:rsidR="008D1D49" w:rsidRPr="000E4873">
        <w:rPr>
          <w:rFonts w:asciiTheme="minorHAnsi" w:hAnsiTheme="minorHAnsi" w:cs="Arial"/>
        </w:rPr>
        <w:t>mais le coû</w:t>
      </w:r>
      <w:r w:rsidR="002F0EFD" w:rsidRPr="000E4873">
        <w:rPr>
          <w:rFonts w:asciiTheme="minorHAnsi" w:hAnsiTheme="minorHAnsi" w:cs="Arial"/>
        </w:rPr>
        <w:t xml:space="preserve">t global de </w:t>
      </w:r>
      <w:r w:rsidR="00EA717E" w:rsidRPr="000E4873">
        <w:rPr>
          <w:rFonts w:asciiTheme="minorHAnsi" w:hAnsiTheme="minorHAnsi" w:cs="Arial"/>
        </w:rPr>
        <w:t>poss</w:t>
      </w:r>
      <w:r w:rsidR="00587C8A" w:rsidRPr="000E4873">
        <w:rPr>
          <w:rFonts w:asciiTheme="minorHAnsi" w:hAnsiTheme="minorHAnsi" w:cs="Arial"/>
        </w:rPr>
        <w:t xml:space="preserve">ession de </w:t>
      </w:r>
      <w:r w:rsidR="002F0EFD" w:rsidRPr="000E4873">
        <w:rPr>
          <w:rFonts w:asciiTheme="minorHAnsi" w:hAnsiTheme="minorHAnsi" w:cs="Arial"/>
        </w:rPr>
        <w:t>ce système le rend avantageux</w:t>
      </w:r>
      <w:r w:rsidRPr="000E4873">
        <w:rPr>
          <w:rFonts w:asciiTheme="minorHAnsi" w:hAnsiTheme="minorHAnsi" w:cs="Arial"/>
        </w:rPr>
        <w:t>.</w:t>
      </w:r>
    </w:p>
    <w:p w14:paraId="59FC1654" w14:textId="77777777" w:rsidR="007F46CD" w:rsidRPr="000E4873" w:rsidRDefault="00523DDC" w:rsidP="0019081A">
      <w:pPr>
        <w:spacing w:after="120"/>
        <w:ind w:right="992"/>
        <w:jc w:val="both"/>
        <w:rPr>
          <w:rFonts w:asciiTheme="minorHAnsi" w:hAnsiTheme="minorHAnsi" w:cs="Arial"/>
        </w:rPr>
      </w:pPr>
      <w:r>
        <w:rPr>
          <w:rFonts w:asciiTheme="minorHAnsi" w:hAnsiTheme="minorHAnsi" w:cs="Arial"/>
          <w:noProof/>
        </w:rPr>
        <mc:AlternateContent>
          <mc:Choice Requires="wps">
            <w:drawing>
              <wp:anchor distT="0" distB="0" distL="114300" distR="114300" simplePos="0" relativeHeight="251532288" behindDoc="0" locked="0" layoutInCell="1" allowOverlap="1" wp14:anchorId="51AEB1C3" wp14:editId="35E66F6A">
                <wp:simplePos x="0" y="0"/>
                <wp:positionH relativeFrom="column">
                  <wp:posOffset>130928</wp:posOffset>
                </wp:positionH>
                <wp:positionV relativeFrom="paragraph">
                  <wp:posOffset>236885</wp:posOffset>
                </wp:positionV>
                <wp:extent cx="5539209" cy="1033145"/>
                <wp:effectExtent l="0" t="0" r="23495" b="14605"/>
                <wp:wrapNone/>
                <wp:docPr id="23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9209" cy="1033145"/>
                        </a:xfrm>
                        <a:prstGeom prst="rect">
                          <a:avLst/>
                        </a:prstGeom>
                        <a:noFill/>
                        <a:ln w="254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10.3pt;margin-top:18.65pt;width:436.15pt;height:81.3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" filled="f" strokeweight="2pt">
                <v:stroke linestyle="thinThin"/>
              </v:rect>
            </w:pict>
          </mc:Fallback>
        </mc:AlternateContent>
      </w:r>
    </w:p>
    <w:p w14:paraId="36F18270" w14:textId="77777777" w:rsidR="00722BFB" w:rsidRPr="000E4873" w:rsidRDefault="00722BFB" w:rsidP="00722BFB">
      <w:pPr>
        <w:ind w:right="992"/>
        <w:jc w:val="center"/>
        <w:rPr>
          <w:rFonts w:asciiTheme="minorHAnsi" w:hAnsiTheme="minorHAnsi" w:cs="Arial"/>
        </w:rPr>
      </w:pPr>
    </w:p>
    <w:p w14:paraId="6A25C812" w14:textId="77777777" w:rsidR="00017C49" w:rsidRPr="000E4873" w:rsidRDefault="00017C49" w:rsidP="00017C49">
      <w:pPr>
        <w:ind w:left="426" w:right="423"/>
        <w:jc w:val="center"/>
        <w:rPr>
          <w:rFonts w:asciiTheme="minorHAnsi" w:hAnsiTheme="minorHAnsi" w:cs="Arial"/>
          <w:b/>
        </w:rPr>
      </w:pPr>
      <w:r w:rsidRPr="000E4873">
        <w:rPr>
          <w:rFonts w:asciiTheme="minorHAnsi" w:hAnsiTheme="minorHAnsi" w:cs="Arial"/>
          <w:b/>
        </w:rPr>
        <w:t>L’objectif général de l’étude est de modéliser le système</w:t>
      </w:r>
      <w:r w:rsidR="00BF2C60" w:rsidRPr="000E4873">
        <w:rPr>
          <w:rFonts w:asciiTheme="minorHAnsi" w:hAnsiTheme="minorHAnsi" w:cs="Arial"/>
          <w:b/>
        </w:rPr>
        <w:t xml:space="preserve"> </w:t>
      </w:r>
      <w:r w:rsidR="009A5F71" w:rsidRPr="000E4873">
        <w:rPr>
          <w:rFonts w:asciiTheme="minorHAnsi" w:hAnsiTheme="minorHAnsi" w:cs="Arial"/>
          <w:b/>
        </w:rPr>
        <w:t>d</w:t>
      </w:r>
      <w:r w:rsidR="00D01EC0" w:rsidRPr="000E4873">
        <w:rPr>
          <w:rFonts w:asciiTheme="minorHAnsi" w:hAnsiTheme="minorHAnsi" w:cs="Arial"/>
          <w:b/>
        </w:rPr>
        <w:t>e pendulation afin de vérifier la faisabilité d’une tec</w:t>
      </w:r>
      <w:r w:rsidR="00BF2C60" w:rsidRPr="000E4873">
        <w:rPr>
          <w:rFonts w:asciiTheme="minorHAnsi" w:hAnsiTheme="minorHAnsi" w:cs="Arial"/>
          <w:b/>
        </w:rPr>
        <w:t>hnologie de pendulation électro</w:t>
      </w:r>
      <w:r w:rsidR="00D01EC0" w:rsidRPr="000E4873">
        <w:rPr>
          <w:rFonts w:asciiTheme="minorHAnsi" w:hAnsiTheme="minorHAnsi" w:cs="Arial"/>
          <w:b/>
        </w:rPr>
        <w:t>mécanique</w:t>
      </w:r>
      <w:r w:rsidR="009A5F71" w:rsidRPr="000E4873">
        <w:rPr>
          <w:rFonts w:asciiTheme="minorHAnsi" w:hAnsiTheme="minorHAnsi" w:cs="Arial"/>
          <w:b/>
        </w:rPr>
        <w:t xml:space="preserve"> et d’en dimensionner les principaux composants</w:t>
      </w:r>
      <w:r w:rsidR="00FF49CB" w:rsidRPr="000E4873">
        <w:rPr>
          <w:rFonts w:asciiTheme="minorHAnsi" w:hAnsiTheme="minorHAnsi" w:cs="Arial"/>
          <w:b/>
        </w:rPr>
        <w:t xml:space="preserve"> mécaniques</w:t>
      </w:r>
      <w:r w:rsidR="006B0EE2" w:rsidRPr="000E4873">
        <w:rPr>
          <w:rFonts w:asciiTheme="minorHAnsi" w:hAnsiTheme="minorHAnsi" w:cs="Arial"/>
          <w:b/>
        </w:rPr>
        <w:t>, électriques</w:t>
      </w:r>
      <w:r w:rsidR="00FF49CB" w:rsidRPr="000E4873">
        <w:rPr>
          <w:rFonts w:asciiTheme="minorHAnsi" w:hAnsiTheme="minorHAnsi" w:cs="Arial"/>
          <w:b/>
        </w:rPr>
        <w:t xml:space="preserve"> et de commande</w:t>
      </w:r>
      <w:r w:rsidRPr="000E4873">
        <w:rPr>
          <w:rFonts w:asciiTheme="minorHAnsi" w:hAnsiTheme="minorHAnsi" w:cs="Arial"/>
          <w:b/>
        </w:rPr>
        <w:t>.</w:t>
      </w:r>
    </w:p>
    <w:p w14:paraId="46793C05" w14:textId="77777777" w:rsidR="007F46CD" w:rsidRPr="000E4873" w:rsidRDefault="007F46CD" w:rsidP="00722BFB">
      <w:pPr>
        <w:ind w:right="992"/>
        <w:jc w:val="center"/>
        <w:rPr>
          <w:rFonts w:asciiTheme="minorHAnsi" w:hAnsiTheme="minorHAnsi" w:cs="Arial"/>
        </w:rPr>
      </w:pPr>
    </w:p>
    <w:p w14:paraId="340071B8" w14:textId="77777777" w:rsidR="00722BFB" w:rsidRPr="008B3F78" w:rsidRDefault="00722BFB" w:rsidP="007F46CD">
      <w:pPr>
        <w:ind w:right="992"/>
        <w:jc w:val="both"/>
        <w:rPr>
          <w:rFonts w:asciiTheme="minorHAnsi" w:hAnsiTheme="minorHAnsi" w:cs="Arial"/>
          <w:color w:val="7F7F7F" w:themeColor="text1" w:themeTint="80"/>
        </w:rPr>
      </w:pPr>
    </w:p>
    <w:p w14:paraId="10177AE3" w14:textId="77777777" w:rsidR="005F4ACD" w:rsidRPr="000E4873" w:rsidRDefault="005F4ACD" w:rsidP="005F4ACD">
      <w:pPr>
        <w:rPr>
          <w:rFonts w:asciiTheme="minorHAnsi" w:hAnsiTheme="minorHAnsi" w:cs="Arial"/>
          <w:b/>
          <w:i/>
        </w:rPr>
      </w:pPr>
      <w:r w:rsidRPr="008B3F78">
        <w:rPr>
          <w:rFonts w:ascii="Arial" w:hAnsi="Arial" w:cs="Arial"/>
          <w:color w:val="7F7F7F" w:themeColor="text1" w:themeTint="80"/>
        </w:rPr>
        <w:br w:type="page"/>
      </w:r>
      <w:r w:rsidR="00315480" w:rsidRPr="000E4873">
        <w:rPr>
          <w:rFonts w:asciiTheme="minorHAnsi" w:hAnsiTheme="minorHAnsi" w:cs="Arial"/>
          <w:b/>
          <w:i/>
        </w:rPr>
        <w:lastRenderedPageBreak/>
        <w:t>1.2</w:t>
      </w:r>
      <w:r w:rsidR="00D92D0E" w:rsidRPr="000E4873">
        <w:rPr>
          <w:rFonts w:asciiTheme="minorHAnsi" w:hAnsiTheme="minorHAnsi" w:cs="Arial"/>
          <w:b/>
          <w:i/>
        </w:rPr>
        <w:t>.</w:t>
      </w:r>
      <w:r w:rsidR="00315480" w:rsidRPr="000E4873">
        <w:rPr>
          <w:rFonts w:asciiTheme="minorHAnsi" w:hAnsiTheme="minorHAnsi" w:cs="Arial"/>
          <w:b/>
          <w:i/>
        </w:rPr>
        <w:t xml:space="preserve"> </w:t>
      </w:r>
      <w:r w:rsidR="00D92D0E" w:rsidRPr="000E4873">
        <w:rPr>
          <w:rFonts w:asciiTheme="minorHAnsi" w:hAnsiTheme="minorHAnsi" w:cs="Arial"/>
          <w:b/>
          <w:i/>
        </w:rPr>
        <w:t>Fonctions de service, diagramme des interactions</w:t>
      </w:r>
    </w:p>
    <w:p w14:paraId="6FD1FE2D" w14:textId="77777777" w:rsidR="005F4ACD" w:rsidRPr="00315221" w:rsidRDefault="005F4ACD" w:rsidP="005F4ACD">
      <w:pPr>
        <w:rPr>
          <w:rFonts w:asciiTheme="minorHAnsi" w:hAnsiTheme="minorHAnsi" w:cs="Arial"/>
          <w:color w:val="7F7F7F" w:themeColor="text1" w:themeTint="80"/>
        </w:rPr>
      </w:pPr>
    </w:p>
    <w:p w14:paraId="6610E886" w14:textId="77777777" w:rsidR="005236C3" w:rsidRPr="00315221" w:rsidRDefault="00F14354" w:rsidP="005236C3">
      <w:pPr>
        <w:rPr>
          <w:rFonts w:asciiTheme="minorHAnsi" w:hAnsiTheme="minorHAnsi"/>
          <w:color w:val="7F7F7F" w:themeColor="text1" w:themeTint="80"/>
          <w:sz w:val="22"/>
        </w:rPr>
      </w:pPr>
      <w:r>
        <w:rPr>
          <w:rFonts w:asciiTheme="minorHAnsi" w:hAnsiTheme="minorHAnsi"/>
          <w:noProof/>
          <w:color w:val="7F7F7F" w:themeColor="text1" w:themeTint="80"/>
          <w:sz w:val="22"/>
        </w:rPr>
        <mc:AlternateContent>
          <mc:Choice Requires="wpg">
            <w:drawing>
              <wp:anchor distT="0" distB="0" distL="114300" distR="114300" simplePos="0" relativeHeight="251544576" behindDoc="0" locked="0" layoutInCell="0" allowOverlap="1" wp14:anchorId="644D0CB9" wp14:editId="7AEDFF87">
                <wp:simplePos x="0" y="0"/>
                <wp:positionH relativeFrom="column">
                  <wp:posOffset>3580130</wp:posOffset>
                </wp:positionH>
                <wp:positionV relativeFrom="paragraph">
                  <wp:posOffset>12065</wp:posOffset>
                </wp:positionV>
                <wp:extent cx="1477010" cy="457200"/>
                <wp:effectExtent l="0" t="0" r="27940" b="19050"/>
                <wp:wrapNone/>
                <wp:docPr id="266" name="Group 1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7010" cy="457200"/>
                          <a:chOff x="4752" y="6912"/>
                          <a:chExt cx="1872" cy="864"/>
                        </a:xfrm>
                      </wpg:grpSpPr>
                      <wps:wsp>
                        <wps:cNvPr id="267" name="Oval 1739"/>
                        <wps:cNvSpPr>
                          <a:spLocks noChangeArrowheads="1"/>
                        </wps:cNvSpPr>
                        <wps:spPr bwMode="auto">
                          <a:xfrm>
                            <a:off x="4752" y="6912"/>
                            <a:ext cx="1872" cy="864"/>
                          </a:xfrm>
                          <a:prstGeom prst="ellipse">
                            <a:avLst/>
                          </a:prstGeom>
                          <a:solidFill>
                            <a:srgbClr val="FFCC99"/>
                          </a:solidFill>
                          <a:ln w="9525">
                            <a:solidFill>
                              <a:srgbClr val="000000"/>
                            </a:solidFill>
                            <a:round/>
                            <a:headEnd/>
                            <a:tailEnd/>
                          </a:ln>
                        </wps:spPr>
                        <wps:bodyPr rot="0" vert="horz" wrap="square" lIns="91440" tIns="45720" rIns="91440" bIns="45720" anchor="t" anchorCtr="0" upright="1">
                          <a:noAutofit/>
                        </wps:bodyPr>
                      </wps:wsp>
                      <wps:wsp>
                        <wps:cNvPr id="268" name="Text Box 1740"/>
                        <wps:cNvSpPr txBox="1">
                          <a:spLocks noChangeArrowheads="1"/>
                        </wps:cNvSpPr>
                        <wps:spPr bwMode="auto">
                          <a:xfrm>
                            <a:off x="5040" y="7056"/>
                            <a:ext cx="1296" cy="576"/>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9634B4" w14:textId="77777777" w:rsidR="00B53E60" w:rsidRPr="006F5719" w:rsidRDefault="00B53E60" w:rsidP="005236C3">
                              <w:pPr>
                                <w:jc w:val="center"/>
                                <w:rPr>
                                  <w:rFonts w:asciiTheme="minorHAnsi" w:hAnsiTheme="minorHAnsi"/>
                                </w:rPr>
                              </w:pPr>
                              <w:r w:rsidRPr="006F5719">
                                <w:rPr>
                                  <w:rFonts w:asciiTheme="minorHAnsi" w:hAnsiTheme="minorHAnsi"/>
                                </w:rPr>
                                <w:t>Maintenance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38" o:spid="_x0000_s1103" style="position:absolute;margin-left:281.9pt;margin-top:.95pt;width:116.3pt;height:36pt;z-index:251544576" coordorigin="4752,6912" coordsize="187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" o:allowincell="f">
                <v:oval id="Oval 1739" o:spid="_x0000_s1104" style="position:absolute;left:4752;top:6912;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bQvcAA&#10;AADcAAAADwAAAGRycy9kb3ducmV2LnhtbESPzQrCMBCE74LvEFbwpqketFSjqKB49Qe9Ls3aFptN&#10;baKtb28EweMwM98w82VrSvGi2hWWFYyGEQji1OqCMwXn03YQg3AeWWNpmRS8ycFy0e3MMdG24QO9&#10;jj4TAcIuQQW591UipUtzMuiGtiIO3s3WBn2QdSZ1jU2Am1KOo2giDRYcFnKsaJNTej8+jYL4/owv&#10;j/1hN1o17fqaVnJdvG9K9XvtagbCU+v/4V97rxWMJ1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bQvcAAAADcAAAADwAAAAAAAAAAAAAAAACYAgAAZHJzL2Rvd25y&#10;ZXYueG1sUEsFBgAAAAAEAAQA9QAAAIUDAAAAAA==&#10;" fillcolor="#fc9"/>
                <v:shape id="Text Box 1740" o:spid="_x0000_s1105" type="#_x0000_t202" style="position:absolute;left:5040;top:7056;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B/sEA&#10;AADcAAAADwAAAGRycy9kb3ducmV2LnhtbERPXWvCMBR9F/wP4Qp703TCRKpRnKDI2MB1oq+X5poW&#10;m5vSZG3nrzcPAx8P53u57m0lWmp86VjB6yQBQZw7XbJRcPrZjecgfEDWWDkmBX/kYb0aDpaYatfx&#10;N7VZMCKGsE9RQRFCnUrp84Is+omriSN3dY3FEGFjpG6wi+G2ktMkmUmLJceGAmvaFpTfsl+rwKB7&#10;v7xtjl/tXtrD9gO7++fZKPUy6jcLEIH68BT/uw9awXQW18Yz8Qj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Ewf7BAAAA3AAAAA8AAAAAAAAAAAAAAAAAmAIAAGRycy9kb3du&#10;cmV2LnhtbFBLBQYAAAAABAAEAPUAAACGAwAAAAA=&#10;" fillcolor="#fc9" stroked="f">
                  <v:textbox>
                    <w:txbxContent>
                      <w:p w:rsidR="00292822" w:rsidRPr="006F5719" w:rsidRDefault="00292822" w:rsidP="005236C3">
                        <w:pPr>
                          <w:jc w:val="center"/>
                          <w:rPr>
                            <w:rFonts w:asciiTheme="minorHAnsi" w:hAnsiTheme="minorHAnsi"/>
                          </w:rPr>
                        </w:pPr>
                        <w:r w:rsidRPr="006F5719">
                          <w:rPr>
                            <w:rFonts w:asciiTheme="minorHAnsi" w:hAnsiTheme="minorHAnsi"/>
                          </w:rPr>
                          <w:t>Maintenance</w:t>
                        </w:r>
                      </w:p>
                    </w:txbxContent>
                  </v:textbox>
                </v:shape>
              </v:group>
            </w:pict>
          </mc:Fallback>
        </mc:AlternateContent>
      </w:r>
      <w:r>
        <w:rPr>
          <w:rFonts w:asciiTheme="minorHAnsi" w:hAnsiTheme="minorHAnsi"/>
          <w:noProof/>
          <w:color w:val="7F7F7F" w:themeColor="text1" w:themeTint="80"/>
          <w:sz w:val="22"/>
        </w:rPr>
        <mc:AlternateContent>
          <mc:Choice Requires="wpg">
            <w:drawing>
              <wp:anchor distT="0" distB="0" distL="114300" distR="114300" simplePos="0" relativeHeight="251552768" behindDoc="0" locked="0" layoutInCell="0" allowOverlap="1" wp14:anchorId="1770D495" wp14:editId="5E981964">
                <wp:simplePos x="0" y="0"/>
                <wp:positionH relativeFrom="column">
                  <wp:posOffset>1052195</wp:posOffset>
                </wp:positionH>
                <wp:positionV relativeFrom="paragraph">
                  <wp:posOffset>101600</wp:posOffset>
                </wp:positionV>
                <wp:extent cx="1458595" cy="447675"/>
                <wp:effectExtent l="0" t="0" r="27305" b="28575"/>
                <wp:wrapNone/>
                <wp:docPr id="263" name="Group 1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8595" cy="447675"/>
                          <a:chOff x="4752" y="6912"/>
                          <a:chExt cx="1872" cy="864"/>
                        </a:xfrm>
                      </wpg:grpSpPr>
                      <wps:wsp>
                        <wps:cNvPr id="264" name="Oval 1778"/>
                        <wps:cNvSpPr>
                          <a:spLocks noChangeArrowheads="1"/>
                        </wps:cNvSpPr>
                        <wps:spPr bwMode="auto">
                          <a:xfrm>
                            <a:off x="4752" y="6912"/>
                            <a:ext cx="1872" cy="864"/>
                          </a:xfrm>
                          <a:prstGeom prst="ellipse">
                            <a:avLst/>
                          </a:prstGeom>
                          <a:solidFill>
                            <a:srgbClr val="FFCC99"/>
                          </a:solidFill>
                          <a:ln w="9525">
                            <a:solidFill>
                              <a:srgbClr val="000000"/>
                            </a:solidFill>
                            <a:round/>
                            <a:headEnd/>
                            <a:tailEnd/>
                          </a:ln>
                        </wps:spPr>
                        <wps:bodyPr rot="0" vert="horz" wrap="square" lIns="91440" tIns="45720" rIns="91440" bIns="45720" anchor="t" anchorCtr="0" upright="1">
                          <a:noAutofit/>
                        </wps:bodyPr>
                      </wps:wsp>
                      <wps:wsp>
                        <wps:cNvPr id="265" name="Text Box 1779"/>
                        <wps:cNvSpPr txBox="1">
                          <a:spLocks noChangeArrowheads="1"/>
                        </wps:cNvSpPr>
                        <wps:spPr bwMode="auto">
                          <a:xfrm>
                            <a:off x="5040" y="7056"/>
                            <a:ext cx="1296" cy="576"/>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B0C9EC" w14:textId="77777777" w:rsidR="00B53E60" w:rsidRPr="006F5719" w:rsidRDefault="00B53E60" w:rsidP="00034F8E">
                              <w:pPr>
                                <w:jc w:val="center"/>
                                <w:rPr>
                                  <w:rFonts w:asciiTheme="minorHAnsi" w:hAnsiTheme="minorHAnsi"/>
                                </w:rPr>
                              </w:pPr>
                              <w:r w:rsidRPr="006F5719">
                                <w:rPr>
                                  <w:rFonts w:asciiTheme="minorHAnsi" w:hAnsiTheme="minorHAnsi"/>
                                </w:rPr>
                                <w:t>Bogie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77" o:spid="_x0000_s1106" style="position:absolute;margin-left:82.85pt;margin-top:8pt;width:114.85pt;height:35.25pt;z-index:251552768" coordorigin="4752,6912" coordsize="187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" o:allowincell="f">
                <v:oval id="Oval 1778" o:spid="_x0000_s1107" style="position:absolute;left:4752;top:6912;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OysAA&#10;AADcAAAADwAAAGRycy9kb3ducmV2LnhtbESPzQrCMBCE74LvEFbwpqkiUqpRVFC8+oNel2Zti82m&#10;NtHWtzeC4HGYmW+Y+bI1pXhR7QrLCkbDCARxanXBmYLzaTuIQTiPrLG0TAre5GC56HbmmGjb8IFe&#10;R5+JAGGXoILc+yqR0qU5GXRDWxEH72Zrgz7IOpO6xibATSnHUTSVBgsOCzlWtMkpvR+fRkF8f8aX&#10;x/6wG62adn1NK7ku3jel+r12NQPhqfX/8K+91wrG0wl8z4Qj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ROysAAAADcAAAADwAAAAAAAAAAAAAAAACYAgAAZHJzL2Rvd25y&#10;ZXYueG1sUEsFBgAAAAAEAAQA9QAAAIUDAAAAAA==&#10;" fillcolor="#fc9"/>
                <v:shape id="Text Box 1779" o:spid="_x0000_s1108" type="#_x0000_t202" style="position:absolute;left:5040;top:7056;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VuYMQA&#10;AADcAAAADwAAAGRycy9kb3ducmV2LnhtbESPQWvCQBSE74X+h+UVvNWNgiKpq6igSFFobdHrI/vc&#10;BLNvQ3ZNUn+9WxA8DjPzDTOdd7YUDdW+cKxg0E9AEGdOF2wU/P6s3ycgfEDWWDomBX/kYT57fZli&#10;ql3L39QcghERwj5FBXkIVSqlz3Ky6PuuIo7e2dUWQ5S1kbrGNsJtKYdJMpYWC44LOVa0yim7HK5W&#10;gUG3PI0WX/tmI+129YntbXc0SvXeusUHiEBdeIYf7a1WMByP4P9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FbmDEAAAA3AAAAA8AAAAAAAAAAAAAAAAAmAIAAGRycy9k&#10;b3ducmV2LnhtbFBLBQYAAAAABAAEAPUAAACJAwAAAAA=&#10;" fillcolor="#fc9" stroked="f">
                  <v:textbox>
                    <w:txbxContent>
                      <w:p w:rsidR="00292822" w:rsidRPr="006F5719" w:rsidRDefault="00292822" w:rsidP="00034F8E">
                        <w:pPr>
                          <w:jc w:val="center"/>
                          <w:rPr>
                            <w:rFonts w:asciiTheme="minorHAnsi" w:hAnsiTheme="minorHAnsi"/>
                          </w:rPr>
                        </w:pPr>
                        <w:r w:rsidRPr="006F5719">
                          <w:rPr>
                            <w:rFonts w:asciiTheme="minorHAnsi" w:hAnsiTheme="minorHAnsi"/>
                          </w:rPr>
                          <w:t>Bogie</w:t>
                        </w:r>
                      </w:p>
                    </w:txbxContent>
                  </v:textbox>
                </v:shape>
              </v:group>
            </w:pict>
          </mc:Fallback>
        </mc:AlternateContent>
      </w:r>
    </w:p>
    <w:p w14:paraId="31B55757" w14:textId="77777777" w:rsidR="005236C3" w:rsidRPr="00315221" w:rsidRDefault="00F14354" w:rsidP="005236C3">
      <w:pPr>
        <w:rPr>
          <w:rFonts w:asciiTheme="minorHAnsi" w:hAnsiTheme="minorHAnsi"/>
          <w:color w:val="7F7F7F" w:themeColor="text1" w:themeTint="80"/>
          <w:sz w:val="22"/>
        </w:rPr>
      </w:pPr>
      <w:r>
        <w:rPr>
          <w:rFonts w:asciiTheme="minorHAnsi" w:hAnsiTheme="minorHAnsi"/>
          <w:noProof/>
          <w:color w:val="7F7F7F" w:themeColor="text1" w:themeTint="80"/>
          <w:sz w:val="22"/>
        </w:rPr>
        <mc:AlternateContent>
          <mc:Choice Requires="wps">
            <w:drawing>
              <wp:anchor distT="0" distB="0" distL="114300" distR="114300" simplePos="0" relativeHeight="252141568" behindDoc="0" locked="0" layoutInCell="0" allowOverlap="1" wp14:anchorId="0C12F330" wp14:editId="4E083474">
                <wp:simplePos x="0" y="0"/>
                <wp:positionH relativeFrom="column">
                  <wp:posOffset>2256790</wp:posOffset>
                </wp:positionH>
                <wp:positionV relativeFrom="paragraph">
                  <wp:posOffset>155575</wp:posOffset>
                </wp:positionV>
                <wp:extent cx="2648585" cy="707390"/>
                <wp:effectExtent l="38100" t="38100" r="75565" b="92710"/>
                <wp:wrapNone/>
                <wp:docPr id="262" name="Freeform 1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648585" cy="707390"/>
                        </a:xfrm>
                        <a:custGeom>
                          <a:avLst/>
                          <a:gdLst>
                            <a:gd name="T0" fmla="*/ 2592 w 2592"/>
                            <a:gd name="T1" fmla="*/ 24 h 2760"/>
                            <a:gd name="T2" fmla="*/ 720 w 2592"/>
                            <a:gd name="T3" fmla="*/ 456 h 2760"/>
                            <a:gd name="T4" fmla="*/ 0 w 2592"/>
                            <a:gd name="T5" fmla="*/ 2760 h 2760"/>
                          </a:gdLst>
                          <a:ahLst/>
                          <a:cxnLst>
                            <a:cxn ang="0">
                              <a:pos x="T0" y="T1"/>
                            </a:cxn>
                            <a:cxn ang="0">
                              <a:pos x="T2" y="T3"/>
                            </a:cxn>
                            <a:cxn ang="0">
                              <a:pos x="T4" y="T5"/>
                            </a:cxn>
                          </a:cxnLst>
                          <a:rect l="0" t="0" r="r" b="b"/>
                          <a:pathLst>
                            <a:path w="2592" h="2760">
                              <a:moveTo>
                                <a:pt x="2592" y="24"/>
                              </a:moveTo>
                              <a:cubicBezTo>
                                <a:pt x="1872" y="12"/>
                                <a:pt x="1152" y="0"/>
                                <a:pt x="720" y="456"/>
                              </a:cubicBezTo>
                              <a:cubicBezTo>
                                <a:pt x="288" y="912"/>
                                <a:pt x="144" y="1836"/>
                                <a:pt x="0" y="276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52" o:spid="_x0000_s1026" style="position:absolute;margin-left:177.7pt;margin-top:12.25pt;width:208.55pt;height:55.7pt;flip:y;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92,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" o:allowincell="f" path="m2592,24c1872,12,1152,,720,456,288,912,144,1836,,2760e" filled="f">
                <v:stroke startarrow="block" endarrow="block"/>
                <v:path arrowok="t" o:connecttype="custom" o:connectlocs="2648585,6151;735718,116873;0,707390" o:connectangles="0,0,0"/>
              </v:shape>
            </w:pict>
          </mc:Fallback>
        </mc:AlternateContent>
      </w:r>
    </w:p>
    <w:p w14:paraId="14E46559" w14:textId="77777777" w:rsidR="005236C3" w:rsidRPr="00315221" w:rsidRDefault="00F14354" w:rsidP="005236C3">
      <w:pPr>
        <w:pStyle w:val="Titre1"/>
        <w:rPr>
          <w:rFonts w:asciiTheme="minorHAnsi" w:hAnsiTheme="minorHAnsi"/>
          <w:color w:val="7F7F7F" w:themeColor="text1" w:themeTint="80"/>
          <w:sz w:val="22"/>
        </w:rPr>
      </w:pPr>
      <w:r>
        <w:rPr>
          <w:rFonts w:asciiTheme="minorHAnsi" w:hAnsiTheme="minorHAnsi"/>
          <w:noProof/>
          <w:color w:val="7F7F7F" w:themeColor="text1" w:themeTint="80"/>
          <w:sz w:val="22"/>
        </w:rPr>
        <mc:AlternateContent>
          <mc:Choice Requires="wps">
            <w:drawing>
              <wp:anchor distT="0" distB="0" distL="114300" distR="114300" simplePos="0" relativeHeight="251536384" behindDoc="0" locked="0" layoutInCell="0" allowOverlap="1" wp14:anchorId="2BD132F0" wp14:editId="139BF124">
                <wp:simplePos x="0" y="0"/>
                <wp:positionH relativeFrom="column">
                  <wp:posOffset>3369310</wp:posOffset>
                </wp:positionH>
                <wp:positionV relativeFrom="paragraph">
                  <wp:posOffset>46355</wp:posOffset>
                </wp:positionV>
                <wp:extent cx="474345" cy="533400"/>
                <wp:effectExtent l="0" t="38100" r="59055" b="19050"/>
                <wp:wrapNone/>
                <wp:docPr id="261" name="Line 1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4345"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51" o:spid="_x0000_s1026" style="position:absolute;flip:y;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3pt,3.65pt" to="302.6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" o:allowincell="f">
                <v:stroke endarrow="block"/>
              </v:line>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1555840" behindDoc="0" locked="0" layoutInCell="0" allowOverlap="1" wp14:anchorId="607E9E49" wp14:editId="748B36CD">
                <wp:simplePos x="0" y="0"/>
                <wp:positionH relativeFrom="column">
                  <wp:posOffset>1997710</wp:posOffset>
                </wp:positionH>
                <wp:positionV relativeFrom="paragraph">
                  <wp:posOffset>160020</wp:posOffset>
                </wp:positionV>
                <wp:extent cx="637540" cy="632460"/>
                <wp:effectExtent l="38100" t="38100" r="29210" b="34290"/>
                <wp:wrapNone/>
                <wp:docPr id="260" name="Line 1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7540" cy="6324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80" o:spid="_x0000_s1026" style="position:absolute;flip:x y;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3pt,12.6pt" to="207.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" o:allowincell="f">
                <v:stroke endarrow="block"/>
              </v:line>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1549696" behindDoc="0" locked="0" layoutInCell="0" allowOverlap="1" wp14:anchorId="1BC23FF9" wp14:editId="061D03B6">
                <wp:simplePos x="0" y="0"/>
                <wp:positionH relativeFrom="column">
                  <wp:posOffset>2510790</wp:posOffset>
                </wp:positionH>
                <wp:positionV relativeFrom="paragraph">
                  <wp:posOffset>160020</wp:posOffset>
                </wp:positionV>
                <wp:extent cx="457200" cy="274320"/>
                <wp:effectExtent l="0" t="0" r="0" b="0"/>
                <wp:wrapNone/>
                <wp:docPr id="259" name="Text Box 1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DCEA0" w14:textId="77777777" w:rsidR="00B53E60" w:rsidRPr="006F5719" w:rsidRDefault="00B53E60" w:rsidP="005236C3">
                            <w:pPr>
                              <w:rPr>
                                <w:rFonts w:asciiTheme="minorHAnsi" w:hAnsiTheme="minorHAnsi"/>
                              </w:rPr>
                            </w:pPr>
                            <w:r w:rsidRPr="006F5719">
                              <w:rPr>
                                <w:rFonts w:asciiTheme="minorHAnsi" w:hAnsiTheme="minorHAnsi"/>
                              </w:rPr>
                              <w:t>FP1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5" o:spid="_x0000_s1109" type="#_x0000_t202" style="position:absolute;margin-left:197.7pt;margin-top:12.6pt;width:36pt;height:21.6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svAIAAMU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" o:allowincell="f" filled="f" stroked="f">
                <v:textbox>
                  <w:txbxContent>
                    <w:p w:rsidR="00292822" w:rsidRPr="006F5719" w:rsidRDefault="00292822" w:rsidP="005236C3">
                      <w:pPr>
                        <w:rPr>
                          <w:rFonts w:asciiTheme="minorHAnsi" w:hAnsiTheme="minorHAnsi"/>
                        </w:rPr>
                      </w:pPr>
                      <w:r w:rsidRPr="006F5719">
                        <w:rPr>
                          <w:rFonts w:asciiTheme="minorHAnsi" w:hAnsiTheme="minorHAnsi"/>
                        </w:rPr>
                        <w:t>FP1</w:t>
                      </w:r>
                    </w:p>
                  </w:txbxContent>
                </v:textbox>
              </v:shape>
            </w:pict>
          </mc:Fallback>
        </mc:AlternateContent>
      </w:r>
    </w:p>
    <w:p w14:paraId="1910B86A" w14:textId="77777777" w:rsidR="005236C3" w:rsidRPr="00315221" w:rsidRDefault="00F14354" w:rsidP="005236C3">
      <w:pPr>
        <w:pStyle w:val="Titre1"/>
        <w:rPr>
          <w:rFonts w:asciiTheme="minorHAnsi" w:hAnsiTheme="minorHAnsi"/>
          <w:color w:val="7F7F7F" w:themeColor="text1" w:themeTint="80"/>
          <w:sz w:val="22"/>
        </w:rPr>
      </w:pPr>
      <w:r>
        <w:rPr>
          <w:rFonts w:asciiTheme="minorHAnsi" w:hAnsiTheme="minorHAnsi"/>
          <w:noProof/>
          <w:color w:val="7F7F7F" w:themeColor="text1" w:themeTint="80"/>
          <w:sz w:val="22"/>
        </w:rPr>
        <mc:AlternateContent>
          <mc:Choice Requires="wps">
            <w:drawing>
              <wp:anchor distT="0" distB="0" distL="114300" distR="114300" simplePos="0" relativeHeight="251548672" behindDoc="0" locked="0" layoutInCell="0" allowOverlap="1" wp14:anchorId="2223FED6" wp14:editId="59F4278A">
                <wp:simplePos x="0" y="0"/>
                <wp:positionH relativeFrom="column">
                  <wp:posOffset>3848735</wp:posOffset>
                </wp:positionH>
                <wp:positionV relativeFrom="paragraph">
                  <wp:posOffset>49530</wp:posOffset>
                </wp:positionV>
                <wp:extent cx="544195" cy="274320"/>
                <wp:effectExtent l="0" t="0" r="0" b="0"/>
                <wp:wrapNone/>
                <wp:docPr id="258" name="Text Box 1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807C9" w14:textId="77777777" w:rsidR="00B53E60" w:rsidRPr="006F5719" w:rsidRDefault="00B53E60" w:rsidP="005236C3">
                            <w:pPr>
                              <w:rPr>
                                <w:rFonts w:asciiTheme="minorHAnsi" w:hAnsiTheme="minorHAnsi"/>
                              </w:rPr>
                            </w:pPr>
                            <w:r w:rsidRPr="006F5719">
                              <w:rPr>
                                <w:rFonts w:asciiTheme="minorHAnsi" w:hAnsiTheme="minorHAnsi"/>
                              </w:rPr>
                              <w:t>F</w:t>
                            </w:r>
                            <w:r>
                              <w:rPr>
                                <w:rFonts w:asciiTheme="minorHAnsi" w:hAnsiTheme="minorHAnsi"/>
                              </w:rPr>
                              <w:t>C</w:t>
                            </w:r>
                            <w:r w:rsidRPr="006F5719">
                              <w:rPr>
                                <w:rFonts w:asciiTheme="minorHAnsi" w:hAnsiTheme="minorHAnsi"/>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4" o:spid="_x0000_s1110" type="#_x0000_t202" style="position:absolute;margin-left:303.05pt;margin-top:3.9pt;width:42.85pt;height:21.6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8DvgIAAMU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" o:allowincell="f" filled="f" stroked="f">
                <v:textbox>
                  <w:txbxContent>
                    <w:p w:rsidR="00292822" w:rsidRPr="006F5719" w:rsidRDefault="00292822" w:rsidP="005236C3">
                      <w:pPr>
                        <w:rPr>
                          <w:rFonts w:asciiTheme="minorHAnsi" w:hAnsiTheme="minorHAnsi"/>
                        </w:rPr>
                      </w:pPr>
                      <w:r w:rsidRPr="006F5719">
                        <w:rPr>
                          <w:rFonts w:asciiTheme="minorHAnsi" w:hAnsiTheme="minorHAnsi"/>
                        </w:rPr>
                        <w:t>F</w:t>
                      </w:r>
                      <w:r>
                        <w:rPr>
                          <w:rFonts w:asciiTheme="minorHAnsi" w:hAnsiTheme="minorHAnsi"/>
                        </w:rPr>
                        <w:t>C</w:t>
                      </w:r>
                      <w:r w:rsidRPr="006F5719">
                        <w:rPr>
                          <w:rFonts w:asciiTheme="minorHAnsi" w:hAnsiTheme="minorHAnsi"/>
                        </w:rPr>
                        <w:t>2</w:t>
                      </w:r>
                    </w:p>
                  </w:txbxContent>
                </v:textbox>
              </v:shape>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1587584" behindDoc="0" locked="0" layoutInCell="0" allowOverlap="1" wp14:anchorId="069DC422" wp14:editId="6D7A0E83">
                <wp:simplePos x="0" y="0"/>
                <wp:positionH relativeFrom="column">
                  <wp:posOffset>1842770</wp:posOffset>
                </wp:positionH>
                <wp:positionV relativeFrom="paragraph">
                  <wp:posOffset>131445</wp:posOffset>
                </wp:positionV>
                <wp:extent cx="590550" cy="274320"/>
                <wp:effectExtent l="0" t="0" r="0" b="0"/>
                <wp:wrapNone/>
                <wp:docPr id="257" name="Text Box 1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BECD" w14:textId="77777777" w:rsidR="00B53E60" w:rsidRPr="006F5719" w:rsidRDefault="00B53E60" w:rsidP="00FF49CB">
                            <w:pPr>
                              <w:rPr>
                                <w:rFonts w:asciiTheme="minorHAnsi" w:hAnsiTheme="minorHAnsi"/>
                              </w:rPr>
                            </w:pPr>
                            <w:r w:rsidRPr="006F5719">
                              <w:rPr>
                                <w:rFonts w:asciiTheme="minorHAnsi" w:hAnsiTheme="minorHAnsi"/>
                              </w:rPr>
                              <w:t>FC4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3" o:spid="_x0000_s1111" type="#_x0000_t202" style="position:absolute;margin-left:145.1pt;margin-top:10.35pt;width:46.5pt;height:21.6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wuvgIAAMU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" o:allowincell="f" filled="f" stroked="f">
                <v:textbox>
                  <w:txbxContent>
                    <w:p w:rsidR="00292822" w:rsidRPr="006F5719" w:rsidRDefault="00292822" w:rsidP="00FF49CB">
                      <w:pPr>
                        <w:rPr>
                          <w:rFonts w:asciiTheme="minorHAnsi" w:hAnsiTheme="minorHAnsi"/>
                        </w:rPr>
                      </w:pPr>
                      <w:r w:rsidRPr="006F5719">
                        <w:rPr>
                          <w:rFonts w:asciiTheme="minorHAnsi" w:hAnsiTheme="minorHAnsi"/>
                        </w:rPr>
                        <w:t>FC4</w:t>
                      </w:r>
                    </w:p>
                  </w:txbxContent>
                </v:textbox>
              </v:shape>
            </w:pict>
          </mc:Fallback>
        </mc:AlternateContent>
      </w:r>
    </w:p>
    <w:p w14:paraId="317F6D03" w14:textId="77777777" w:rsidR="005236C3" w:rsidRPr="00315221" w:rsidRDefault="00F14354" w:rsidP="005236C3">
      <w:pPr>
        <w:rPr>
          <w:rFonts w:asciiTheme="minorHAnsi" w:hAnsiTheme="minorHAnsi"/>
          <w:color w:val="7F7F7F" w:themeColor="text1" w:themeTint="80"/>
          <w:sz w:val="22"/>
        </w:rPr>
      </w:pPr>
      <w:r>
        <w:rPr>
          <w:rFonts w:asciiTheme="minorHAnsi" w:hAnsiTheme="minorHAnsi"/>
          <w:noProof/>
          <w:color w:val="7F7F7F" w:themeColor="text1" w:themeTint="80"/>
          <w:sz w:val="22"/>
        </w:rPr>
        <mc:AlternateContent>
          <mc:Choice Requires="wpg">
            <w:drawing>
              <wp:anchor distT="0" distB="0" distL="114300" distR="114300" simplePos="0" relativeHeight="251542528" behindDoc="0" locked="0" layoutInCell="0" allowOverlap="1" wp14:anchorId="7E8BA056" wp14:editId="4D93010C">
                <wp:simplePos x="0" y="0"/>
                <wp:positionH relativeFrom="column">
                  <wp:posOffset>4907915</wp:posOffset>
                </wp:positionH>
                <wp:positionV relativeFrom="paragraph">
                  <wp:posOffset>106045</wp:posOffset>
                </wp:positionV>
                <wp:extent cx="1083310" cy="541020"/>
                <wp:effectExtent l="0" t="0" r="21590" b="11430"/>
                <wp:wrapNone/>
                <wp:docPr id="2430" name="Group 1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3310" cy="541020"/>
                          <a:chOff x="4752" y="6912"/>
                          <a:chExt cx="1872" cy="864"/>
                        </a:xfrm>
                      </wpg:grpSpPr>
                      <wps:wsp>
                        <wps:cNvPr id="2431" name="Oval 1733"/>
                        <wps:cNvSpPr>
                          <a:spLocks noChangeArrowheads="1"/>
                        </wps:cNvSpPr>
                        <wps:spPr bwMode="auto">
                          <a:xfrm>
                            <a:off x="4752" y="6912"/>
                            <a:ext cx="1872" cy="864"/>
                          </a:xfrm>
                          <a:prstGeom prst="ellipse">
                            <a:avLst/>
                          </a:prstGeom>
                          <a:solidFill>
                            <a:srgbClr val="FFCC99"/>
                          </a:solidFill>
                          <a:ln w="9525">
                            <a:solidFill>
                              <a:srgbClr val="000000"/>
                            </a:solidFill>
                            <a:round/>
                            <a:headEnd/>
                            <a:tailEnd/>
                          </a:ln>
                        </wps:spPr>
                        <wps:bodyPr rot="0" vert="horz" wrap="square" lIns="91440" tIns="45720" rIns="91440" bIns="45720" anchor="t" anchorCtr="0" upright="1">
                          <a:noAutofit/>
                        </wps:bodyPr>
                      </wps:wsp>
                      <wps:wsp>
                        <wps:cNvPr id="256" name="Text Box 1734"/>
                        <wps:cNvSpPr txBox="1">
                          <a:spLocks noChangeArrowheads="1"/>
                        </wps:cNvSpPr>
                        <wps:spPr bwMode="auto">
                          <a:xfrm>
                            <a:off x="5040" y="7056"/>
                            <a:ext cx="1296" cy="576"/>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FFD5E" w14:textId="77777777" w:rsidR="00B53E60" w:rsidRPr="006F5719" w:rsidRDefault="00B53E60" w:rsidP="005236C3">
                              <w:pPr>
                                <w:jc w:val="center"/>
                                <w:rPr>
                                  <w:rFonts w:asciiTheme="minorHAnsi" w:hAnsiTheme="minorHAnsi"/>
                                </w:rPr>
                              </w:pPr>
                              <w:r w:rsidRPr="006F5719">
                                <w:rPr>
                                  <w:rFonts w:asciiTheme="minorHAnsi" w:hAnsiTheme="minorHAnsi"/>
                                </w:rPr>
                                <w:t>Caisse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32" o:spid="_x0000_s1112" style="position:absolute;margin-left:386.45pt;margin-top:8.35pt;width:85.3pt;height:42.6pt;z-index:251542528" coordorigin="4752,6912" coordsize="187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" o:allowincell="f">
                <v:oval id="Oval 1733" o:spid="_x0000_s1113" style="position:absolute;left:4752;top:6912;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yXsUA&#10;AADdAAAADwAAAGRycy9kb3ducmV2LnhtbESPT2uDQBTE74V+h+UVemtW0xLEuooWWnLNH9rrw31R&#10;0X1r3U00375bCOQ4zMxvmKxYzCAuNLnOsoJ4FYEgrq3uuFFwPHy+JCCcR9Y4WCYFV3JQ5I8PGaba&#10;zryjy943IkDYpaig9X5MpXR1Swbdyo7EwTvZyaAPcmqknnAOcDPIdRRtpMGOw0KLI320VPf7s1GQ&#10;9Ofk+3e7+4rLeal+6lFW3fWk1PPTUr6D8LT4e/jW3moF67fXGP7fhCc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fJexQAAAN0AAAAPAAAAAAAAAAAAAAAAAJgCAABkcnMv&#10;ZG93bnJldi54bWxQSwUGAAAAAAQABAD1AAAAigMAAAAA&#10;" fillcolor="#fc9"/>
                <v:shape id="Text Box 1734" o:spid="_x0000_s1114" type="#_x0000_t202" style="position:absolute;left:5040;top:7056;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6qsQA&#10;AADcAAAADwAAAGRycy9kb3ducmV2LnhtbESPQWvCQBSE74X+h+UVvNWNgiKpq6igSFFobdHrI/vc&#10;BLNvQ3ZNUn+9WxA8DjPzDTOdd7YUDdW+cKxg0E9AEGdOF2wU/P6s3ycgfEDWWDomBX/kYT57fZli&#10;ql3L39QcghERwj5FBXkIVSqlz3Ky6PuuIo7e2dUWQ5S1kbrGNsJtKYdJMpYWC44LOVa0yim7HK5W&#10;gUG3PI0WX/tmI+129YntbXc0SvXeusUHiEBdeIYf7a1WMByN4f9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7OqrEAAAA3AAAAA8AAAAAAAAAAAAAAAAAmAIAAGRycy9k&#10;b3ducmV2LnhtbFBLBQYAAAAABAAEAPUAAACJAwAAAAA=&#10;" fillcolor="#fc9" stroked="f">
                  <v:textbox>
                    <w:txbxContent>
                      <w:p w:rsidR="00292822" w:rsidRPr="006F5719" w:rsidRDefault="00292822" w:rsidP="005236C3">
                        <w:pPr>
                          <w:jc w:val="center"/>
                          <w:rPr>
                            <w:rFonts w:asciiTheme="minorHAnsi" w:hAnsiTheme="minorHAnsi"/>
                          </w:rPr>
                        </w:pPr>
                        <w:r w:rsidRPr="006F5719">
                          <w:rPr>
                            <w:rFonts w:asciiTheme="minorHAnsi" w:hAnsiTheme="minorHAnsi"/>
                          </w:rPr>
                          <w:t>Caisse</w:t>
                        </w:r>
                      </w:p>
                    </w:txbxContent>
                  </v:textbox>
                </v:shape>
              </v:group>
            </w:pict>
          </mc:Fallback>
        </mc:AlternateContent>
      </w:r>
      <w:r>
        <w:rPr>
          <w:rFonts w:asciiTheme="minorHAnsi" w:hAnsiTheme="minorHAnsi"/>
          <w:noProof/>
          <w:color w:val="7F7F7F" w:themeColor="text1" w:themeTint="80"/>
          <w:sz w:val="22"/>
        </w:rPr>
        <mc:AlternateContent>
          <mc:Choice Requires="wpg">
            <w:drawing>
              <wp:anchor distT="0" distB="0" distL="114300" distR="114300" simplePos="0" relativeHeight="251540480" behindDoc="0" locked="0" layoutInCell="0" allowOverlap="1" wp14:anchorId="1B9C024D" wp14:editId="4B110EC0">
                <wp:simplePos x="0" y="0"/>
                <wp:positionH relativeFrom="column">
                  <wp:posOffset>196850</wp:posOffset>
                </wp:positionH>
                <wp:positionV relativeFrom="paragraph">
                  <wp:posOffset>37465</wp:posOffset>
                </wp:positionV>
                <wp:extent cx="1645920" cy="731520"/>
                <wp:effectExtent l="0" t="0" r="11430" b="11430"/>
                <wp:wrapNone/>
                <wp:docPr id="2427" name="Group 1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731520"/>
                          <a:chOff x="4752" y="6912"/>
                          <a:chExt cx="1872" cy="864"/>
                        </a:xfrm>
                      </wpg:grpSpPr>
                      <wps:wsp>
                        <wps:cNvPr id="2428" name="Oval 1724"/>
                        <wps:cNvSpPr>
                          <a:spLocks noChangeArrowheads="1"/>
                        </wps:cNvSpPr>
                        <wps:spPr bwMode="auto">
                          <a:xfrm>
                            <a:off x="4752" y="6912"/>
                            <a:ext cx="1872" cy="864"/>
                          </a:xfrm>
                          <a:prstGeom prst="ellipse">
                            <a:avLst/>
                          </a:prstGeom>
                          <a:solidFill>
                            <a:srgbClr val="FFCC99"/>
                          </a:solidFill>
                          <a:ln w="9525">
                            <a:solidFill>
                              <a:srgbClr val="000000"/>
                            </a:solidFill>
                            <a:round/>
                            <a:headEnd/>
                            <a:tailEnd/>
                          </a:ln>
                        </wps:spPr>
                        <wps:bodyPr rot="0" vert="horz" wrap="square" lIns="91440" tIns="45720" rIns="91440" bIns="45720" anchor="t" anchorCtr="0" upright="1">
                          <a:noAutofit/>
                        </wps:bodyPr>
                      </wps:wsp>
                      <wps:wsp>
                        <wps:cNvPr id="2429" name="Text Box 1725"/>
                        <wps:cNvSpPr txBox="1">
                          <a:spLocks noChangeArrowheads="1"/>
                        </wps:cNvSpPr>
                        <wps:spPr bwMode="auto">
                          <a:xfrm>
                            <a:off x="5040" y="7056"/>
                            <a:ext cx="1296" cy="576"/>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22E1AE" w14:textId="77777777" w:rsidR="00B53E60" w:rsidRPr="006F5719" w:rsidRDefault="00B53E60" w:rsidP="005236C3">
                              <w:pPr>
                                <w:jc w:val="center"/>
                                <w:rPr>
                                  <w:rFonts w:asciiTheme="minorHAnsi" w:hAnsiTheme="minorHAnsi"/>
                                </w:rPr>
                              </w:pPr>
                              <w:r w:rsidRPr="006F5719">
                                <w:rPr>
                                  <w:rFonts w:asciiTheme="minorHAnsi" w:hAnsiTheme="minorHAnsi"/>
                                </w:rPr>
                                <w:t>Energie Electrique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23" o:spid="_x0000_s1115" style="position:absolute;margin-left:15.5pt;margin-top:2.95pt;width:129.6pt;height:57.6pt;z-index:251540480" coordorigin="4752,6912" coordsize="187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" o:allowincell="f">
                <v:oval id="Oval 1724" o:spid="_x0000_s1116" style="position:absolute;left:4752;top:6912;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LNHr4A&#10;AADdAAAADwAAAGRycy9kb3ducmV2LnhtbERPSwrCMBDdC94hjOBOU4tIqUZRQXHrB90OzdgWm0lt&#10;oq23NwvB5eP9F6vOVOJNjSstK5iMIxDEmdUl5wou590oAeE8ssbKMin4kIPVst9bYKpty0d6n3wu&#10;Qgi7FBUU3teplC4ryKAb25o4cHfbGPQBNrnUDbYh3FQyjqKZNFhyaCiwpm1B2eP0MgqSxyu5Pg/H&#10;/WTddptbVstN+bkrNRx06zkIT53/i3/ug1YQT+MwN7wJT0A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9yzR6+AAAA3QAAAA8AAAAAAAAAAAAAAAAAmAIAAGRycy9kb3ducmV2&#10;LnhtbFBLBQYAAAAABAAEAPUAAACDAwAAAAA=&#10;" fillcolor="#fc9"/>
                <v:shape id="Text Box 1725" o:spid="_x0000_s1117" type="#_x0000_t202" style="position:absolute;left:5040;top:7056;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fo+8cA&#10;AADdAAAADwAAAGRycy9kb3ducmV2LnhtbESP3WrCQBSE74W+w3KE3tWNoS01uooVWkQq1B/09pA9&#10;bkKzZ0N2m6Q+fbdQ8HKYmW+Y2aK3lWip8aVjBeNRAoI4d7pko+B4eHt4AeEDssbKMSn4IQ+L+d1g&#10;hpl2He+o3QcjIoR9hgqKEOpMSp8XZNGPXE0cvYtrLIYoGyN1g12E20qmSfIsLZYcFwqsaVVQ/rX/&#10;tgoMutfz0/Jz275Lu15tsLt+nIxS98N+OQURqA+38H97rRWkj+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H6PvHAAAA3QAAAA8AAAAAAAAAAAAAAAAAmAIAAGRy&#10;cy9kb3ducmV2LnhtbFBLBQYAAAAABAAEAPUAAACMAwAAAAA=&#10;" fillcolor="#fc9" stroked="f">
                  <v:textbox>
                    <w:txbxContent>
                      <w:p w:rsidR="00292822" w:rsidRPr="006F5719" w:rsidRDefault="00292822" w:rsidP="005236C3">
                        <w:pPr>
                          <w:jc w:val="center"/>
                          <w:rPr>
                            <w:rFonts w:asciiTheme="minorHAnsi" w:hAnsiTheme="minorHAnsi"/>
                          </w:rPr>
                        </w:pPr>
                        <w:r w:rsidRPr="006F5719">
                          <w:rPr>
                            <w:rFonts w:asciiTheme="minorHAnsi" w:hAnsiTheme="minorHAnsi"/>
                          </w:rPr>
                          <w:t>Energie Electrique</w:t>
                        </w:r>
                      </w:p>
                    </w:txbxContent>
                  </v:textbox>
                </v:shape>
              </v:group>
            </w:pict>
          </mc:Fallback>
        </mc:AlternateContent>
      </w:r>
    </w:p>
    <w:p w14:paraId="0085CFE7" w14:textId="77777777" w:rsidR="005236C3" w:rsidRPr="00315221" w:rsidRDefault="00F14354" w:rsidP="005236C3">
      <w:pPr>
        <w:rPr>
          <w:rFonts w:asciiTheme="minorHAnsi" w:hAnsiTheme="minorHAnsi"/>
          <w:color w:val="7F7F7F" w:themeColor="text1" w:themeTint="80"/>
          <w:sz w:val="22"/>
        </w:rPr>
      </w:pPr>
      <w:r>
        <w:rPr>
          <w:rFonts w:asciiTheme="minorHAnsi" w:hAnsiTheme="minorHAnsi"/>
          <w:noProof/>
          <w:color w:val="7F7F7F" w:themeColor="text1" w:themeTint="80"/>
          <w:sz w:val="22"/>
        </w:rPr>
        <mc:AlternateContent>
          <mc:Choice Requires="wps">
            <w:drawing>
              <wp:anchor distT="0" distB="0" distL="114300" distR="114300" simplePos="0" relativeHeight="252096512" behindDoc="0" locked="0" layoutInCell="1" allowOverlap="1" wp14:anchorId="686FC03A" wp14:editId="222E612A">
                <wp:simplePos x="0" y="0"/>
                <wp:positionH relativeFrom="column">
                  <wp:posOffset>2649855</wp:posOffset>
                </wp:positionH>
                <wp:positionV relativeFrom="paragraph">
                  <wp:posOffset>158115</wp:posOffset>
                </wp:positionV>
                <wp:extent cx="1223645" cy="556260"/>
                <wp:effectExtent l="0" t="0" r="0" b="0"/>
                <wp:wrapNone/>
                <wp:docPr id="2426" name="Text Box 1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645" cy="556260"/>
                        </a:xfrm>
                        <a:prstGeom prst="rect">
                          <a:avLst/>
                        </a:prstGeom>
                        <a:noFill/>
                        <a:ln>
                          <a:noFill/>
                        </a:ln>
                        <a:extLst>
                          <a:ext uri="{909E8E84-426E-40dd-AFC4-6F175D3DCCD1}">
                            <a14:hiddenFill xmlns:a14="http://schemas.microsoft.com/office/drawing/2010/main">
                              <a:solidFill>
                                <a:srgbClr val="FFFF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5DA4F" w14:textId="77777777" w:rsidR="00B53E60" w:rsidRPr="006F5719" w:rsidRDefault="00B53E60" w:rsidP="005236C3">
                            <w:pPr>
                              <w:pStyle w:val="Titre2"/>
                              <w:rPr>
                                <w:rFonts w:asciiTheme="minorHAnsi" w:hAnsiTheme="minorHAnsi"/>
                                <w:sz w:val="24"/>
                                <w:szCs w:val="24"/>
                              </w:rPr>
                            </w:pPr>
                            <w:bookmarkStart w:id="1" w:name="_Toc322009809"/>
                            <w:bookmarkStart w:id="2" w:name="_Toc322009826"/>
                            <w:bookmarkStart w:id="3" w:name="_Toc322009850"/>
                            <w:bookmarkStart w:id="4" w:name="_Toc322009857"/>
                            <w:r w:rsidRPr="006F5719">
                              <w:rPr>
                                <w:rFonts w:asciiTheme="minorHAnsi" w:hAnsiTheme="minorHAnsi"/>
                                <w:sz w:val="24"/>
                                <w:szCs w:val="24"/>
                              </w:rPr>
                              <w:t>Système de PENDULATION</w:t>
                            </w:r>
                            <w:bookmarkEnd w:id="1"/>
                            <w:bookmarkEnd w:id="2"/>
                            <w:bookmarkEnd w:id="3"/>
                            <w:bookmarkEnd w:id="4"/>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8" o:spid="_x0000_s1118" type="#_x0000_t202" style="position:absolute;margin-left:208.65pt;margin-top:12.45pt;width:96.35pt;height:43.8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" filled="f" fillcolor="#ff9" stroked="f">
                <v:textbox inset="1.5mm,.3mm,1.5mm,.3mm">
                  <w:txbxContent>
                    <w:p w:rsidR="00292822" w:rsidRPr="006F5719" w:rsidRDefault="00292822" w:rsidP="005236C3">
                      <w:pPr>
                        <w:pStyle w:val="Titre2"/>
                        <w:rPr>
                          <w:rFonts w:asciiTheme="minorHAnsi" w:hAnsiTheme="minorHAnsi"/>
                          <w:sz w:val="24"/>
                          <w:szCs w:val="24"/>
                        </w:rPr>
                      </w:pPr>
                      <w:bookmarkStart w:id="4" w:name="_Toc322009809"/>
                      <w:bookmarkStart w:id="5" w:name="_Toc322009826"/>
                      <w:bookmarkStart w:id="6" w:name="_Toc322009850"/>
                      <w:bookmarkStart w:id="7" w:name="_Toc322009857"/>
                      <w:r w:rsidRPr="006F5719">
                        <w:rPr>
                          <w:rFonts w:asciiTheme="minorHAnsi" w:hAnsiTheme="minorHAnsi"/>
                          <w:sz w:val="24"/>
                          <w:szCs w:val="24"/>
                        </w:rPr>
                        <w:t>Système de PENDULATION</w:t>
                      </w:r>
                      <w:bookmarkEnd w:id="4"/>
                      <w:bookmarkEnd w:id="5"/>
                      <w:bookmarkEnd w:id="6"/>
                      <w:bookmarkEnd w:id="7"/>
                    </w:p>
                  </w:txbxContent>
                </v:textbox>
              </v:shape>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2095488" behindDoc="0" locked="0" layoutInCell="1" allowOverlap="1" wp14:anchorId="685257E8" wp14:editId="3A033C58">
                <wp:simplePos x="0" y="0"/>
                <wp:positionH relativeFrom="column">
                  <wp:posOffset>2482850</wp:posOffset>
                </wp:positionH>
                <wp:positionV relativeFrom="paragraph">
                  <wp:posOffset>78105</wp:posOffset>
                </wp:positionV>
                <wp:extent cx="1554480" cy="603885"/>
                <wp:effectExtent l="0" t="0" r="26670" b="24765"/>
                <wp:wrapNone/>
                <wp:docPr id="2425" name="Oval 1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603885"/>
                        </a:xfrm>
                        <a:prstGeom prst="ellipse">
                          <a:avLst/>
                        </a:prstGeom>
                        <a:solidFill>
                          <a:srgbClr val="FFFF99"/>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7" o:spid="_x0000_s1026" style="position:absolute;margin-left:195.5pt;margin-top:6.15pt;width:122.4pt;height:47.5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" fillcolor="#ff9"/>
            </w:pict>
          </mc:Fallback>
        </mc:AlternateContent>
      </w:r>
    </w:p>
    <w:p w14:paraId="28859328" w14:textId="77777777" w:rsidR="005236C3" w:rsidRPr="00315221" w:rsidRDefault="00F14354" w:rsidP="005236C3">
      <w:pPr>
        <w:rPr>
          <w:rFonts w:asciiTheme="minorHAnsi" w:hAnsiTheme="minorHAnsi"/>
          <w:color w:val="7F7F7F" w:themeColor="text1" w:themeTint="80"/>
          <w:sz w:val="22"/>
        </w:rPr>
      </w:pPr>
      <w:r>
        <w:rPr>
          <w:rFonts w:asciiTheme="minorHAnsi" w:hAnsiTheme="minorHAnsi"/>
          <w:noProof/>
          <w:color w:val="7F7F7F" w:themeColor="text1" w:themeTint="80"/>
          <w:sz w:val="22"/>
        </w:rPr>
        <mc:AlternateContent>
          <mc:Choice Requires="wps">
            <w:drawing>
              <wp:anchor distT="0" distB="0" distL="114300" distR="114300" simplePos="0" relativeHeight="251588608" behindDoc="0" locked="0" layoutInCell="0" allowOverlap="1" wp14:anchorId="292EC660" wp14:editId="027D1284">
                <wp:simplePos x="0" y="0"/>
                <wp:positionH relativeFrom="column">
                  <wp:posOffset>4119245</wp:posOffset>
                </wp:positionH>
                <wp:positionV relativeFrom="paragraph">
                  <wp:posOffset>52070</wp:posOffset>
                </wp:positionV>
                <wp:extent cx="853440" cy="274320"/>
                <wp:effectExtent l="0" t="0" r="0" b="0"/>
                <wp:wrapNone/>
                <wp:docPr id="2424" name="Text Box 1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176A1" w14:textId="77777777" w:rsidR="00B53E60" w:rsidRPr="006F5719" w:rsidRDefault="00B53E60" w:rsidP="00FF49CB">
                            <w:pPr>
                              <w:rPr>
                                <w:rFonts w:asciiTheme="minorHAnsi" w:hAnsiTheme="minorHAnsi"/>
                              </w:rPr>
                            </w:pPr>
                            <w:r w:rsidRPr="006F5719">
                              <w:rPr>
                                <w:rFonts w:asciiTheme="minorHAnsi" w:hAnsiTheme="minorHAnsi"/>
                              </w:rPr>
                              <w:t>FC6</w:t>
                            </w:r>
                            <w:proofErr w:type="gramStart"/>
                            <w:r w:rsidRPr="006F5719">
                              <w:rPr>
                                <w:rFonts w:asciiTheme="minorHAnsi" w:hAnsiTheme="minorHAnsi"/>
                              </w:rPr>
                              <w:t>,FC5</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4" o:spid="_x0000_s1119" type="#_x0000_t202" style="position:absolute;margin-left:324.35pt;margin-top:4.1pt;width:67.2pt;height:21.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5ikvQIAAMY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" o:allowincell="f" filled="f" stroked="f">
                <v:textbox>
                  <w:txbxContent>
                    <w:p w:rsidR="00292822" w:rsidRPr="006F5719" w:rsidRDefault="00292822" w:rsidP="00FF49CB">
                      <w:pPr>
                        <w:rPr>
                          <w:rFonts w:asciiTheme="minorHAnsi" w:hAnsiTheme="minorHAnsi"/>
                        </w:rPr>
                      </w:pPr>
                      <w:r w:rsidRPr="006F5719">
                        <w:rPr>
                          <w:rFonts w:asciiTheme="minorHAnsi" w:hAnsiTheme="minorHAnsi"/>
                        </w:rPr>
                        <w:t>FC6</w:t>
                      </w:r>
                      <w:proofErr w:type="gramStart"/>
                      <w:r w:rsidRPr="006F5719">
                        <w:rPr>
                          <w:rFonts w:asciiTheme="minorHAnsi" w:hAnsiTheme="minorHAnsi"/>
                        </w:rPr>
                        <w:t>,FC5</w:t>
                      </w:r>
                      <w:proofErr w:type="gramEnd"/>
                    </w:p>
                  </w:txbxContent>
                </v:textbox>
              </v:shape>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1551744" behindDoc="0" locked="0" layoutInCell="0" allowOverlap="1" wp14:anchorId="133C09ED" wp14:editId="015596E1">
                <wp:simplePos x="0" y="0"/>
                <wp:positionH relativeFrom="column">
                  <wp:posOffset>1776095</wp:posOffset>
                </wp:positionH>
                <wp:positionV relativeFrom="paragraph">
                  <wp:posOffset>78105</wp:posOffset>
                </wp:positionV>
                <wp:extent cx="657225" cy="274320"/>
                <wp:effectExtent l="0" t="0" r="0" b="0"/>
                <wp:wrapNone/>
                <wp:docPr id="2423" name="Text Box 1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4AF73" w14:textId="77777777" w:rsidR="00B53E60" w:rsidRPr="006F5719" w:rsidRDefault="00B53E60" w:rsidP="005236C3">
                            <w:pPr>
                              <w:rPr>
                                <w:rFonts w:asciiTheme="minorHAnsi" w:hAnsiTheme="minorHAnsi"/>
                              </w:rPr>
                            </w:pPr>
                            <w:r w:rsidRPr="006F5719">
                              <w:rPr>
                                <w:rFonts w:asciiTheme="minorHAnsi" w:hAnsiTheme="minorHAnsi"/>
                              </w:rPr>
                              <w:t>FC7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8" o:spid="_x0000_s1120" type="#_x0000_t202" style="position:absolute;margin-left:139.85pt;margin-top:6.15pt;width:51.75pt;height:21.6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" o:allowincell="f" filled="f" stroked="f">
                <v:textbox>
                  <w:txbxContent>
                    <w:p w:rsidR="00292822" w:rsidRPr="006F5719" w:rsidRDefault="00292822" w:rsidP="005236C3">
                      <w:pPr>
                        <w:rPr>
                          <w:rFonts w:asciiTheme="minorHAnsi" w:hAnsiTheme="minorHAnsi"/>
                        </w:rPr>
                      </w:pPr>
                      <w:r w:rsidRPr="006F5719">
                        <w:rPr>
                          <w:rFonts w:asciiTheme="minorHAnsi" w:hAnsiTheme="minorHAnsi"/>
                        </w:rPr>
                        <w:t>FC7</w:t>
                      </w:r>
                    </w:p>
                  </w:txbxContent>
                </v:textbox>
              </v:shape>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1556864" behindDoc="0" locked="0" layoutInCell="0" allowOverlap="1" wp14:anchorId="4B89EEAF" wp14:editId="05968B37">
                <wp:simplePos x="0" y="0"/>
                <wp:positionH relativeFrom="column">
                  <wp:posOffset>4037330</wp:posOffset>
                </wp:positionH>
                <wp:positionV relativeFrom="paragraph">
                  <wp:posOffset>88900</wp:posOffset>
                </wp:positionV>
                <wp:extent cx="935355" cy="16510"/>
                <wp:effectExtent l="0" t="76200" r="17145" b="78740"/>
                <wp:wrapNone/>
                <wp:docPr id="2422" name="Line 1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35355" cy="16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81" o:spid="_x0000_s1026" style="position:absolute;flip:y;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9pt,7pt" to="391.5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" o:allowincell="f">
                <v:stroke endarrow="block"/>
              </v:line>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1537408" behindDoc="0" locked="0" layoutInCell="0" allowOverlap="1" wp14:anchorId="7B678189" wp14:editId="4CE16CB0">
                <wp:simplePos x="0" y="0"/>
                <wp:positionH relativeFrom="column">
                  <wp:posOffset>1842770</wp:posOffset>
                </wp:positionH>
                <wp:positionV relativeFrom="paragraph">
                  <wp:posOffset>14605</wp:posOffset>
                </wp:positionV>
                <wp:extent cx="640080" cy="90805"/>
                <wp:effectExtent l="38100" t="57150" r="26670" b="23495"/>
                <wp:wrapNone/>
                <wp:docPr id="2421" name="Line 1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90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57" o:spid="_x0000_s1026" style="position:absolute;flip:x y;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1pt,1.15pt" to="195.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" o:allowincell="f">
                <v:stroke endarrow="block"/>
              </v:line>
            </w:pict>
          </mc:Fallback>
        </mc:AlternateContent>
      </w:r>
    </w:p>
    <w:p w14:paraId="276B2EE4" w14:textId="77777777" w:rsidR="005236C3" w:rsidRPr="00315221" w:rsidRDefault="00F14354" w:rsidP="005236C3">
      <w:pPr>
        <w:rPr>
          <w:rFonts w:asciiTheme="minorHAnsi" w:hAnsiTheme="minorHAnsi"/>
          <w:color w:val="7F7F7F" w:themeColor="text1" w:themeTint="80"/>
          <w:sz w:val="22"/>
        </w:rPr>
      </w:pPr>
      <w:r>
        <w:rPr>
          <w:rFonts w:asciiTheme="minorHAnsi" w:hAnsiTheme="minorHAnsi"/>
          <w:noProof/>
          <w:color w:val="7F7F7F" w:themeColor="text1" w:themeTint="80"/>
          <w:sz w:val="22"/>
        </w:rPr>
        <mc:AlternateContent>
          <mc:Choice Requires="wps">
            <w:drawing>
              <wp:anchor distT="0" distB="0" distL="114300" distR="114300" simplePos="0" relativeHeight="252142592" behindDoc="0" locked="0" layoutInCell="1" allowOverlap="1" wp14:anchorId="7F1388F4" wp14:editId="2B7A03DC">
                <wp:simplePos x="0" y="0"/>
                <wp:positionH relativeFrom="column">
                  <wp:posOffset>3580130</wp:posOffset>
                </wp:positionH>
                <wp:positionV relativeFrom="paragraph">
                  <wp:posOffset>62865</wp:posOffset>
                </wp:positionV>
                <wp:extent cx="1805940" cy="579755"/>
                <wp:effectExtent l="0" t="0" r="22860" b="48895"/>
                <wp:wrapNone/>
                <wp:docPr id="2420" name="Freeform 1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5940" cy="579755"/>
                        </a:xfrm>
                        <a:custGeom>
                          <a:avLst/>
                          <a:gdLst>
                            <a:gd name="T0" fmla="*/ 1584 w 1584"/>
                            <a:gd name="T1" fmla="*/ 0 h 1296"/>
                            <a:gd name="T2" fmla="*/ 144 w 1584"/>
                            <a:gd name="T3" fmla="*/ 288 h 1296"/>
                            <a:gd name="T4" fmla="*/ 720 w 1584"/>
                            <a:gd name="T5" fmla="*/ 1296 h 1296"/>
                          </a:gdLst>
                          <a:ahLst/>
                          <a:cxnLst>
                            <a:cxn ang="0">
                              <a:pos x="T0" y="T1"/>
                            </a:cxn>
                            <a:cxn ang="0">
                              <a:pos x="T2" y="T3"/>
                            </a:cxn>
                            <a:cxn ang="0">
                              <a:pos x="T4" y="T5"/>
                            </a:cxn>
                          </a:cxnLst>
                          <a:rect l="0" t="0" r="r" b="b"/>
                          <a:pathLst>
                            <a:path w="1584" h="1296">
                              <a:moveTo>
                                <a:pt x="1584" y="0"/>
                              </a:moveTo>
                              <a:cubicBezTo>
                                <a:pt x="936" y="36"/>
                                <a:pt x="288" y="72"/>
                                <a:pt x="144" y="288"/>
                              </a:cubicBezTo>
                              <a:cubicBezTo>
                                <a:pt x="0" y="504"/>
                                <a:pt x="576" y="1104"/>
                                <a:pt x="720" y="1296"/>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56" o:spid="_x0000_s1026" style="position:absolute;margin-left:281.9pt;margin-top:4.95pt;width:142.2pt;height:45.6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84,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" path="m1584,c936,36,288,72,144,288,,504,576,1104,720,1296e" filled="f">
                <v:stroke endarrow="block"/>
                <v:path arrowok="t" o:connecttype="custom" o:connectlocs="1805940,0;164176,128834;820882,579755" o:connectangles="0,0,0"/>
              </v:shape>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1535360" behindDoc="0" locked="0" layoutInCell="0" allowOverlap="1" wp14:anchorId="02F2D549" wp14:editId="38ECF423">
                <wp:simplePos x="0" y="0"/>
                <wp:positionH relativeFrom="column">
                  <wp:posOffset>1934210</wp:posOffset>
                </wp:positionH>
                <wp:positionV relativeFrom="paragraph">
                  <wp:posOffset>184785</wp:posOffset>
                </wp:positionV>
                <wp:extent cx="788035" cy="640080"/>
                <wp:effectExtent l="38100" t="0" r="31115" b="64770"/>
                <wp:wrapNone/>
                <wp:docPr id="2419" name="Line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8035"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49" o:spid="_x0000_s1026" style="position:absolute;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3pt,14.55pt" to="214.35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" o:allowincell="f">
                <v:stroke endarrow="block"/>
              </v:line>
            </w:pict>
          </mc:Fallback>
        </mc:AlternateContent>
      </w:r>
    </w:p>
    <w:p w14:paraId="55F29923" w14:textId="77777777" w:rsidR="005236C3" w:rsidRPr="00315221" w:rsidRDefault="00F14354" w:rsidP="005236C3">
      <w:pPr>
        <w:rPr>
          <w:rFonts w:asciiTheme="minorHAnsi" w:hAnsiTheme="minorHAnsi"/>
          <w:color w:val="7F7F7F" w:themeColor="text1" w:themeTint="80"/>
          <w:sz w:val="22"/>
        </w:rPr>
      </w:pPr>
      <w:r>
        <w:rPr>
          <w:rFonts w:asciiTheme="minorHAnsi" w:hAnsiTheme="minorHAnsi"/>
          <w:noProof/>
          <w:color w:val="7F7F7F" w:themeColor="text1" w:themeTint="80"/>
          <w:sz w:val="22"/>
        </w:rPr>
        <mc:AlternateContent>
          <mc:Choice Requires="wps">
            <w:drawing>
              <wp:anchor distT="0" distB="0" distL="114300" distR="114300" simplePos="0" relativeHeight="251533312" behindDoc="0" locked="0" layoutInCell="0" allowOverlap="1" wp14:anchorId="755EB968" wp14:editId="4DFBC1B1">
                <wp:simplePos x="0" y="0"/>
                <wp:positionH relativeFrom="column">
                  <wp:posOffset>3058795</wp:posOffset>
                </wp:positionH>
                <wp:positionV relativeFrom="paragraph">
                  <wp:posOffset>13970</wp:posOffset>
                </wp:positionV>
                <wp:extent cx="152400" cy="506730"/>
                <wp:effectExtent l="57150" t="0" r="19050" b="64770"/>
                <wp:wrapNone/>
                <wp:docPr id="2418" name="Line 1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5067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45" o:spid="_x0000_s1026" style="position:absolute;flip:x;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85pt,1.1pt" to="252.8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" o:allowincell="f">
                <v:stroke endarrow="block"/>
              </v:line>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1675648" behindDoc="0" locked="0" layoutInCell="0" allowOverlap="1" wp14:anchorId="4E428754" wp14:editId="694E8E29">
                <wp:simplePos x="0" y="0"/>
                <wp:positionH relativeFrom="column">
                  <wp:posOffset>3516630</wp:posOffset>
                </wp:positionH>
                <wp:positionV relativeFrom="paragraph">
                  <wp:posOffset>81915</wp:posOffset>
                </wp:positionV>
                <wp:extent cx="520700" cy="463550"/>
                <wp:effectExtent l="0" t="0" r="69850" b="50800"/>
                <wp:wrapNone/>
                <wp:docPr id="2417" name="Line 1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700" cy="463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7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9pt,6.45pt" to="317.9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0MgIAAFQ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" o:allowincell="f">
                <v:stroke endarrow="block"/>
              </v:line>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1550720" behindDoc="0" locked="0" layoutInCell="0" allowOverlap="1" wp14:anchorId="05B0A346" wp14:editId="647468E1">
                <wp:simplePos x="0" y="0"/>
                <wp:positionH relativeFrom="column">
                  <wp:posOffset>4051300</wp:posOffset>
                </wp:positionH>
                <wp:positionV relativeFrom="paragraph">
                  <wp:posOffset>55245</wp:posOffset>
                </wp:positionV>
                <wp:extent cx="1005840" cy="274320"/>
                <wp:effectExtent l="0" t="0" r="0" b="0"/>
                <wp:wrapNone/>
                <wp:docPr id="2416" name="Text Box 1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21D51" w14:textId="77777777" w:rsidR="00B53E60" w:rsidRPr="006F5719" w:rsidRDefault="00B53E60" w:rsidP="005236C3">
                            <w:pPr>
                              <w:rPr>
                                <w:rFonts w:asciiTheme="minorHAnsi" w:hAnsiTheme="minorHAnsi"/>
                              </w:rPr>
                            </w:pPr>
                            <w:r>
                              <w:rPr>
                                <w:rFonts w:asciiTheme="minorHAnsi" w:hAnsiTheme="minorHAnsi"/>
                              </w:rPr>
                              <w:t>FP2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6" o:spid="_x0000_s1121" type="#_x0000_t202" style="position:absolute;margin-left:319pt;margin-top:4.35pt;width:79.2pt;height:21.6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6MTvQIAAMc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" o:allowincell="f" filled="f" stroked="f">
                <v:textbox>
                  <w:txbxContent>
                    <w:p w:rsidR="00292822" w:rsidRPr="006F5719" w:rsidRDefault="00292822" w:rsidP="005236C3">
                      <w:pPr>
                        <w:rPr>
                          <w:rFonts w:asciiTheme="minorHAnsi" w:hAnsiTheme="minorHAnsi"/>
                        </w:rPr>
                      </w:pPr>
                      <w:r>
                        <w:rPr>
                          <w:rFonts w:asciiTheme="minorHAnsi" w:hAnsiTheme="minorHAnsi"/>
                        </w:rPr>
                        <w:t>FP2</w:t>
                      </w:r>
                    </w:p>
                  </w:txbxContent>
                </v:textbox>
              </v:shape>
            </w:pict>
          </mc:Fallback>
        </mc:AlternateContent>
      </w:r>
    </w:p>
    <w:p w14:paraId="56E9ADAA" w14:textId="77777777" w:rsidR="005236C3" w:rsidRPr="00315221" w:rsidRDefault="00F14354" w:rsidP="005236C3">
      <w:pPr>
        <w:rPr>
          <w:rFonts w:asciiTheme="minorHAnsi" w:hAnsiTheme="minorHAnsi"/>
          <w:color w:val="7F7F7F" w:themeColor="text1" w:themeTint="80"/>
          <w:sz w:val="22"/>
        </w:rPr>
      </w:pPr>
      <w:r>
        <w:rPr>
          <w:rFonts w:asciiTheme="minorHAnsi" w:hAnsiTheme="minorHAnsi"/>
          <w:noProof/>
          <w:color w:val="7F7F7F" w:themeColor="text1" w:themeTint="80"/>
          <w:sz w:val="22"/>
        </w:rPr>
        <mc:AlternateContent>
          <mc:Choice Requires="wps">
            <w:drawing>
              <wp:anchor distT="0" distB="0" distL="114300" distR="114300" simplePos="0" relativeHeight="251547648" behindDoc="0" locked="0" layoutInCell="0" allowOverlap="1" wp14:anchorId="60E85F45" wp14:editId="4D9BCA9C">
                <wp:simplePos x="0" y="0"/>
                <wp:positionH relativeFrom="column">
                  <wp:posOffset>1842770</wp:posOffset>
                </wp:positionH>
                <wp:positionV relativeFrom="paragraph">
                  <wp:posOffset>0</wp:posOffset>
                </wp:positionV>
                <wp:extent cx="576580" cy="274320"/>
                <wp:effectExtent l="0" t="0" r="0" b="0"/>
                <wp:wrapNone/>
                <wp:docPr id="2415" name="Text Box 1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713CF" w14:textId="77777777" w:rsidR="00B53E60" w:rsidRPr="006F5719" w:rsidRDefault="00B53E60" w:rsidP="005236C3">
                            <w:pPr>
                              <w:rPr>
                                <w:rFonts w:asciiTheme="minorHAnsi" w:hAnsiTheme="minorHAnsi"/>
                              </w:rPr>
                            </w:pPr>
                            <w:r w:rsidRPr="006F5719">
                              <w:rPr>
                                <w:rFonts w:asciiTheme="minorHAnsi" w:hAnsiTheme="minorHAnsi"/>
                              </w:rPr>
                              <w:t>FC3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0" o:spid="_x0000_s1122" type="#_x0000_t202" style="position:absolute;margin-left:145.1pt;margin-top:0;width:45.4pt;height:21.6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bX3vgIAAMY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" o:allowincell="f" filled="f" stroked="f">
                <v:textbox>
                  <w:txbxContent>
                    <w:p w:rsidR="00292822" w:rsidRPr="006F5719" w:rsidRDefault="00292822" w:rsidP="005236C3">
                      <w:pPr>
                        <w:rPr>
                          <w:rFonts w:asciiTheme="minorHAnsi" w:hAnsiTheme="minorHAnsi"/>
                        </w:rPr>
                      </w:pPr>
                      <w:r w:rsidRPr="006F5719">
                        <w:rPr>
                          <w:rFonts w:asciiTheme="minorHAnsi" w:hAnsiTheme="minorHAnsi"/>
                        </w:rPr>
                        <w:t>FC3</w:t>
                      </w:r>
                    </w:p>
                  </w:txbxContent>
                </v:textbox>
              </v:shape>
            </w:pict>
          </mc:Fallback>
        </mc:AlternateContent>
      </w:r>
      <w:r>
        <w:rPr>
          <w:rFonts w:asciiTheme="minorHAnsi" w:hAnsiTheme="minorHAnsi"/>
          <w:noProof/>
          <w:color w:val="7F7F7F" w:themeColor="text1" w:themeTint="80"/>
          <w:sz w:val="22"/>
        </w:rPr>
        <mc:AlternateContent>
          <mc:Choice Requires="wpg">
            <w:drawing>
              <wp:anchor distT="0" distB="0" distL="114300" distR="114300" simplePos="0" relativeHeight="251543552" behindDoc="0" locked="0" layoutInCell="0" allowOverlap="1" wp14:anchorId="6CB895C4" wp14:editId="00566AE8">
                <wp:simplePos x="0" y="0"/>
                <wp:positionH relativeFrom="column">
                  <wp:posOffset>4037330</wp:posOffset>
                </wp:positionH>
                <wp:positionV relativeFrom="paragraph">
                  <wp:posOffset>134620</wp:posOffset>
                </wp:positionV>
                <wp:extent cx="1953895" cy="520700"/>
                <wp:effectExtent l="0" t="0" r="27305" b="12700"/>
                <wp:wrapNone/>
                <wp:docPr id="2412" name="Group 1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3895" cy="520700"/>
                          <a:chOff x="4752" y="6912"/>
                          <a:chExt cx="1872" cy="864"/>
                        </a:xfrm>
                      </wpg:grpSpPr>
                      <wps:wsp>
                        <wps:cNvPr id="2413" name="Oval 1736"/>
                        <wps:cNvSpPr>
                          <a:spLocks noChangeArrowheads="1"/>
                        </wps:cNvSpPr>
                        <wps:spPr bwMode="auto">
                          <a:xfrm>
                            <a:off x="4752" y="6912"/>
                            <a:ext cx="1872" cy="864"/>
                          </a:xfrm>
                          <a:prstGeom prst="ellipse">
                            <a:avLst/>
                          </a:prstGeom>
                          <a:solidFill>
                            <a:srgbClr val="FFCC99"/>
                          </a:solidFill>
                          <a:ln w="9525">
                            <a:solidFill>
                              <a:srgbClr val="000000"/>
                            </a:solidFill>
                            <a:round/>
                            <a:headEnd/>
                            <a:tailEnd/>
                          </a:ln>
                        </wps:spPr>
                        <wps:bodyPr rot="0" vert="horz" wrap="square" lIns="91440" tIns="45720" rIns="91440" bIns="45720" anchor="t" anchorCtr="0" upright="1">
                          <a:noAutofit/>
                        </wps:bodyPr>
                      </wps:wsp>
                      <wps:wsp>
                        <wps:cNvPr id="2414" name="Text Box 1737"/>
                        <wps:cNvSpPr txBox="1">
                          <a:spLocks noChangeArrowheads="1"/>
                        </wps:cNvSpPr>
                        <wps:spPr bwMode="auto">
                          <a:xfrm>
                            <a:off x="5040" y="7056"/>
                            <a:ext cx="1296" cy="576"/>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6A2360" w14:textId="77777777" w:rsidR="00B53E60" w:rsidRPr="006F5719" w:rsidRDefault="00B53E60" w:rsidP="00034F8E">
                              <w:pPr>
                                <w:rPr>
                                  <w:rFonts w:asciiTheme="minorHAnsi" w:hAnsiTheme="minorHAnsi"/>
                                </w:rPr>
                              </w:pPr>
                              <w:r w:rsidRPr="006F5719">
                                <w:rPr>
                                  <w:rFonts w:asciiTheme="minorHAnsi" w:hAnsiTheme="minorHAnsi"/>
                                </w:rPr>
                                <w:t>Réseau ferré - voie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35" o:spid="_x0000_s1123" style="position:absolute;margin-left:317.9pt;margin-top:10.6pt;width:153.85pt;height:41pt;z-index:251543552" coordorigin="4752,6912" coordsize="187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" o:allowincell="f">
                <v:oval id="Oval 1736" o:spid="_x0000_s1124" style="position:absolute;left:4752;top:6912;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qV0sUA&#10;AADdAAAADwAAAGRycy9kb3ducmV2LnhtbESPT2uDQBTE74V+h+UVemtW0xLEuooWWnLNH9rrw31R&#10;0X1r3U00375bCOQ4zMxvmKxYzCAuNLnOsoJ4FYEgrq3uuFFwPHy+JCCcR9Y4WCYFV3JQ5I8PGaba&#10;zryjy943IkDYpaig9X5MpXR1Swbdyo7EwTvZyaAPcmqknnAOcDPIdRRtpMGOw0KLI320VPf7s1GQ&#10;9Ofk+3e7+4rLeal+6lFW3fWk1PPTUr6D8LT4e/jW3moF67f4Ff7fhCc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pXSxQAAAN0AAAAPAAAAAAAAAAAAAAAAAJgCAABkcnMv&#10;ZG93bnJldi54bWxQSwUGAAAAAAQABAD1AAAAigMAAAAA&#10;" fillcolor="#fc9"/>
                <v:shape id="Text Box 1737" o:spid="_x0000_s1125" type="#_x0000_t202" style="position:absolute;left:5040;top:7056;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N2MYA&#10;AADdAAAADwAAAGRycy9kb3ducmV2LnhtbESPQWvCQBSE7wX/w/KE3upG0SKpq6hgkaLQxtJeH9nn&#10;Jph9G7LbJPrr3UKhx2FmvmEWq95WoqXGl44VjEcJCOLc6ZKNgs/T7mkOwgdkjZVjUnAlD6vl4GGB&#10;qXYdf1CbBSMihH2KCooQ6lRKnxdk0Y9cTRy9s2sshigbI3WDXYTbSk6S5FlaLDkuFFjTtqD8kv1Y&#10;BQbd5nu2fj+2r9Lut2/Y3Q5fRqnHYb9+ARGoD//hv/ZeK5hMx1P4fROf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qN2MYAAADdAAAADwAAAAAAAAAAAAAAAACYAgAAZHJz&#10;L2Rvd25yZXYueG1sUEsFBgAAAAAEAAQA9QAAAIsDAAAAAA==&#10;" fillcolor="#fc9" stroked="f">
                  <v:textbox>
                    <w:txbxContent>
                      <w:p w:rsidR="00292822" w:rsidRPr="006F5719" w:rsidRDefault="00292822" w:rsidP="00034F8E">
                        <w:pPr>
                          <w:rPr>
                            <w:rFonts w:asciiTheme="minorHAnsi" w:hAnsiTheme="minorHAnsi"/>
                          </w:rPr>
                        </w:pPr>
                        <w:r w:rsidRPr="006F5719">
                          <w:rPr>
                            <w:rFonts w:asciiTheme="minorHAnsi" w:hAnsiTheme="minorHAnsi"/>
                          </w:rPr>
                          <w:t>Réseau ferré - voie</w:t>
                        </w:r>
                      </w:p>
                    </w:txbxContent>
                  </v:textbox>
                </v:shape>
              </v:group>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1546624" behindDoc="0" locked="0" layoutInCell="0" allowOverlap="1" wp14:anchorId="0E4FEC93" wp14:editId="2B336FEA">
                <wp:simplePos x="0" y="0"/>
                <wp:positionH relativeFrom="column">
                  <wp:posOffset>2665730</wp:posOffset>
                </wp:positionH>
                <wp:positionV relativeFrom="paragraph">
                  <wp:posOffset>0</wp:posOffset>
                </wp:positionV>
                <wp:extent cx="457200" cy="274320"/>
                <wp:effectExtent l="0" t="0" r="0" b="0"/>
                <wp:wrapNone/>
                <wp:docPr id="2411" name="Text Box 1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59598" w14:textId="77777777" w:rsidR="00B53E60" w:rsidRPr="006F5719" w:rsidRDefault="00B53E60" w:rsidP="005236C3">
                            <w:pPr>
                              <w:rPr>
                                <w:rFonts w:asciiTheme="minorHAnsi" w:hAnsiTheme="minorHAnsi"/>
                              </w:rPr>
                            </w:pPr>
                            <w:r w:rsidRPr="006F5719">
                              <w:rPr>
                                <w:rFonts w:asciiTheme="minorHAnsi" w:hAnsiTheme="minorHAnsi"/>
                              </w:rPr>
                              <w:t>FC1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9" o:spid="_x0000_s1126" type="#_x0000_t202" style="position:absolute;margin-left:209.9pt;margin-top:0;width:36pt;height:21.6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b/uwIAAMY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" o:allowincell="f" filled="f" stroked="f">
                <v:textbox>
                  <w:txbxContent>
                    <w:p w:rsidR="00292822" w:rsidRPr="006F5719" w:rsidRDefault="00292822" w:rsidP="005236C3">
                      <w:pPr>
                        <w:rPr>
                          <w:rFonts w:asciiTheme="minorHAnsi" w:hAnsiTheme="minorHAnsi"/>
                        </w:rPr>
                      </w:pPr>
                      <w:r w:rsidRPr="006F5719">
                        <w:rPr>
                          <w:rFonts w:asciiTheme="minorHAnsi" w:hAnsiTheme="minorHAnsi"/>
                        </w:rPr>
                        <w:t>FC1</w:t>
                      </w:r>
                    </w:p>
                  </w:txbxContent>
                </v:textbox>
              </v:shape>
            </w:pict>
          </mc:Fallback>
        </mc:AlternateContent>
      </w:r>
      <w:r>
        <w:rPr>
          <w:rFonts w:asciiTheme="minorHAnsi" w:hAnsiTheme="minorHAnsi"/>
          <w:noProof/>
          <w:color w:val="7F7F7F" w:themeColor="text1" w:themeTint="80"/>
          <w:sz w:val="22"/>
        </w:rPr>
        <mc:AlternateContent>
          <mc:Choice Requires="wps">
            <w:drawing>
              <wp:anchor distT="0" distB="0" distL="114300" distR="114300" simplePos="0" relativeHeight="251676672" behindDoc="0" locked="0" layoutInCell="0" allowOverlap="1" wp14:anchorId="6F5921CD" wp14:editId="4972B7EC">
                <wp:simplePos x="0" y="0"/>
                <wp:positionH relativeFrom="column">
                  <wp:posOffset>3369310</wp:posOffset>
                </wp:positionH>
                <wp:positionV relativeFrom="paragraph">
                  <wp:posOffset>76200</wp:posOffset>
                </wp:positionV>
                <wp:extent cx="576580" cy="274320"/>
                <wp:effectExtent l="0" t="0" r="0" b="0"/>
                <wp:wrapNone/>
                <wp:docPr id="2410" name="Text Box 1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C905A" w14:textId="77777777" w:rsidR="00B53E60" w:rsidRPr="006F5719" w:rsidRDefault="00B53E60" w:rsidP="00CF5108">
                            <w:pPr>
                              <w:rPr>
                                <w:rFonts w:asciiTheme="minorHAnsi" w:hAnsiTheme="minorHAnsi"/>
                              </w:rPr>
                            </w:pPr>
                            <w:r w:rsidRPr="006F5719">
                              <w:rPr>
                                <w:rFonts w:asciiTheme="minorHAnsi" w:hAnsiTheme="minorHAnsi"/>
                              </w:rPr>
                              <w:t>FC8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3" o:spid="_x0000_s1127" type="#_x0000_t202" style="position:absolute;margin-left:265.3pt;margin-top:6pt;width:45.4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" o:allowincell="f" filled="f" stroked="f">
                <v:textbox>
                  <w:txbxContent>
                    <w:p w:rsidR="00292822" w:rsidRPr="006F5719" w:rsidRDefault="00292822" w:rsidP="00CF5108">
                      <w:pPr>
                        <w:rPr>
                          <w:rFonts w:asciiTheme="minorHAnsi" w:hAnsiTheme="minorHAnsi"/>
                        </w:rPr>
                      </w:pPr>
                      <w:r w:rsidRPr="006F5719">
                        <w:rPr>
                          <w:rFonts w:asciiTheme="minorHAnsi" w:hAnsiTheme="minorHAnsi"/>
                        </w:rPr>
                        <w:t>FC8</w:t>
                      </w:r>
                    </w:p>
                  </w:txbxContent>
                </v:textbox>
              </v:shape>
            </w:pict>
          </mc:Fallback>
        </mc:AlternateContent>
      </w:r>
    </w:p>
    <w:p w14:paraId="5DB8421A" w14:textId="77777777" w:rsidR="005236C3" w:rsidRPr="00315221" w:rsidRDefault="00F14354" w:rsidP="005236C3">
      <w:pPr>
        <w:rPr>
          <w:rFonts w:asciiTheme="minorHAnsi" w:hAnsiTheme="minorHAnsi"/>
          <w:color w:val="7F7F7F" w:themeColor="text1" w:themeTint="80"/>
          <w:sz w:val="22"/>
        </w:rPr>
      </w:pPr>
      <w:r>
        <w:rPr>
          <w:rFonts w:asciiTheme="minorHAnsi" w:hAnsiTheme="minorHAnsi"/>
          <w:noProof/>
          <w:color w:val="7F7F7F" w:themeColor="text1" w:themeTint="80"/>
          <w:sz w:val="22"/>
        </w:rPr>
        <mc:AlternateContent>
          <mc:Choice Requires="wpg">
            <w:drawing>
              <wp:anchor distT="0" distB="0" distL="114300" distR="114300" simplePos="0" relativeHeight="251545600" behindDoc="0" locked="0" layoutInCell="0" allowOverlap="1" wp14:anchorId="5106BBB7" wp14:editId="0A5C334D">
                <wp:simplePos x="0" y="0"/>
                <wp:positionH relativeFrom="column">
                  <wp:posOffset>1955165</wp:posOffset>
                </wp:positionH>
                <wp:positionV relativeFrom="paragraph">
                  <wp:posOffset>156210</wp:posOffset>
                </wp:positionV>
                <wp:extent cx="1807845" cy="528320"/>
                <wp:effectExtent l="0" t="0" r="20955" b="24130"/>
                <wp:wrapNone/>
                <wp:docPr id="2407" name="Group 1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7845" cy="528320"/>
                          <a:chOff x="4752" y="6912"/>
                          <a:chExt cx="1872" cy="864"/>
                        </a:xfrm>
                      </wpg:grpSpPr>
                      <wps:wsp>
                        <wps:cNvPr id="2408" name="Oval 1742"/>
                        <wps:cNvSpPr>
                          <a:spLocks noChangeArrowheads="1"/>
                        </wps:cNvSpPr>
                        <wps:spPr bwMode="auto">
                          <a:xfrm>
                            <a:off x="4752" y="6912"/>
                            <a:ext cx="1872" cy="864"/>
                          </a:xfrm>
                          <a:prstGeom prst="ellipse">
                            <a:avLst/>
                          </a:prstGeom>
                          <a:solidFill>
                            <a:srgbClr val="FFCC99"/>
                          </a:solidFill>
                          <a:ln w="9525">
                            <a:solidFill>
                              <a:srgbClr val="000000"/>
                            </a:solidFill>
                            <a:round/>
                            <a:headEnd/>
                            <a:tailEnd/>
                          </a:ln>
                        </wps:spPr>
                        <wps:bodyPr rot="0" vert="horz" wrap="square" lIns="91440" tIns="45720" rIns="91440" bIns="45720" anchor="t" anchorCtr="0" upright="1">
                          <a:noAutofit/>
                        </wps:bodyPr>
                      </wps:wsp>
                      <wps:wsp>
                        <wps:cNvPr id="2409" name="Text Box 1743"/>
                        <wps:cNvSpPr txBox="1">
                          <a:spLocks noChangeArrowheads="1"/>
                        </wps:cNvSpPr>
                        <wps:spPr bwMode="auto">
                          <a:xfrm>
                            <a:off x="5040" y="7056"/>
                            <a:ext cx="1296" cy="576"/>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977BC" w14:textId="77777777" w:rsidR="00B53E60" w:rsidRPr="006F5719" w:rsidRDefault="00B53E60" w:rsidP="005236C3">
                              <w:pPr>
                                <w:jc w:val="center"/>
                                <w:rPr>
                                  <w:rFonts w:asciiTheme="minorHAnsi" w:hAnsiTheme="minorHAnsi"/>
                                </w:rPr>
                              </w:pPr>
                              <w:r w:rsidRPr="006F5719">
                                <w:rPr>
                                  <w:rFonts w:asciiTheme="minorHAnsi" w:hAnsiTheme="minorHAnsi"/>
                                </w:rPr>
                                <w:t>Voyageur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41" o:spid="_x0000_s1128" style="position:absolute;margin-left:153.95pt;margin-top:12.3pt;width:142.35pt;height:41.6pt;z-index:251545600" coordorigin="4752,6912" coordsize="187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" o:allowincell="f">
                <v:oval id="Oval 1742" o:spid="_x0000_s1129" style="position:absolute;left:4752;top:6912;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Rfr4A&#10;AADdAAAADwAAAGRycy9kb3ducmV2LnhtbERPSwrCMBDdC94hjODOpopIqUZRQXHrB90OzdgWm0lt&#10;oq23NwvB5eP9F6vOVOJNjSstKxhHMQjizOqScwWX826UgHAeWWNlmRR8yMFq2e8tMNW25SO9Tz4X&#10;IYRdigoK7+tUSpcVZNBFtiYO3N02Bn2ATS51g20IN5WcxPFMGiw5NBRY07ag7HF6GQXJ45Vcn4fj&#10;frxuu80tq+Wm/NyVGg669RyEp87/xT/3QSuYTOMwN7wJT0A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THkX6+AAAA3QAAAA8AAAAAAAAAAAAAAAAAmAIAAGRycy9kb3ducmV2&#10;LnhtbFBLBQYAAAAABAAEAPUAAACDAwAAAAA=&#10;" fillcolor="#fc9"/>
                <v:shape id="Text Box 1743" o:spid="_x0000_s1130" type="#_x0000_t202" style="position:absolute;left:5040;top:7056;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K0m8YA&#10;AADdAAAADwAAAGRycy9kb3ducmV2LnhtbESP3WrCQBSE74W+w3IK3tVNRYumrmKFikgF/2hvD9nT&#10;TWj2bMiuSfTpu4WCl8PMfMPMFp0tRUO1LxwreB4kIIgzpws2Cs6n96cJCB+QNZaOScGVPCzmD70Z&#10;ptq1fKDmGIyIEPYpKshDqFIpfZaTRT9wFXH0vl1tMURZG6lrbCPclnKYJC/SYsFxIceKVjllP8eL&#10;VWDQvX2Nl/tds5Z2s9pie/v4NEr1H7vlK4hAXbiH/9sbrWA4Sqb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K0m8YAAADdAAAADwAAAAAAAAAAAAAAAACYAgAAZHJz&#10;L2Rvd25yZXYueG1sUEsFBgAAAAAEAAQA9QAAAIsDAAAAAA==&#10;" fillcolor="#fc9" stroked="f">
                  <v:textbox>
                    <w:txbxContent>
                      <w:p w:rsidR="00292822" w:rsidRPr="006F5719" w:rsidRDefault="00292822" w:rsidP="005236C3">
                        <w:pPr>
                          <w:jc w:val="center"/>
                          <w:rPr>
                            <w:rFonts w:asciiTheme="minorHAnsi" w:hAnsiTheme="minorHAnsi"/>
                          </w:rPr>
                        </w:pPr>
                        <w:r w:rsidRPr="006F5719">
                          <w:rPr>
                            <w:rFonts w:asciiTheme="minorHAnsi" w:hAnsiTheme="minorHAnsi"/>
                          </w:rPr>
                          <w:t>Voyageur</w:t>
                        </w:r>
                      </w:p>
                    </w:txbxContent>
                  </v:textbox>
                </v:shape>
              </v:group>
            </w:pict>
          </mc:Fallback>
        </mc:AlternateContent>
      </w:r>
      <w:r>
        <w:rPr>
          <w:rFonts w:asciiTheme="minorHAnsi" w:hAnsiTheme="minorHAnsi"/>
          <w:noProof/>
          <w:color w:val="7F7F7F" w:themeColor="text1" w:themeTint="80"/>
          <w:sz w:val="22"/>
        </w:rPr>
        <mc:AlternateContent>
          <mc:Choice Requires="wpg">
            <w:drawing>
              <wp:anchor distT="0" distB="0" distL="114300" distR="114300" simplePos="0" relativeHeight="251541504" behindDoc="0" locked="0" layoutInCell="0" allowOverlap="1" wp14:anchorId="0E28BFF5" wp14:editId="4C58C935">
                <wp:simplePos x="0" y="0"/>
                <wp:positionH relativeFrom="column">
                  <wp:posOffset>288290</wp:posOffset>
                </wp:positionH>
                <wp:positionV relativeFrom="paragraph">
                  <wp:posOffset>80010</wp:posOffset>
                </wp:positionV>
                <wp:extent cx="1645920" cy="457200"/>
                <wp:effectExtent l="0" t="0" r="11430" b="19050"/>
                <wp:wrapNone/>
                <wp:docPr id="2404" name="Group 1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457200"/>
                          <a:chOff x="4752" y="6912"/>
                          <a:chExt cx="1872" cy="864"/>
                        </a:xfrm>
                      </wpg:grpSpPr>
                      <wps:wsp>
                        <wps:cNvPr id="2405" name="Oval 1727"/>
                        <wps:cNvSpPr>
                          <a:spLocks noChangeArrowheads="1"/>
                        </wps:cNvSpPr>
                        <wps:spPr bwMode="auto">
                          <a:xfrm>
                            <a:off x="4752" y="6912"/>
                            <a:ext cx="1872" cy="864"/>
                          </a:xfrm>
                          <a:prstGeom prst="ellipse">
                            <a:avLst/>
                          </a:prstGeom>
                          <a:solidFill>
                            <a:srgbClr val="FFCC99"/>
                          </a:solidFill>
                          <a:ln w="9525">
                            <a:solidFill>
                              <a:srgbClr val="000000"/>
                            </a:solidFill>
                            <a:round/>
                            <a:headEnd/>
                            <a:tailEnd/>
                          </a:ln>
                        </wps:spPr>
                        <wps:bodyPr rot="0" vert="horz" wrap="square" lIns="91440" tIns="45720" rIns="91440" bIns="45720" anchor="t" anchorCtr="0" upright="1">
                          <a:noAutofit/>
                        </wps:bodyPr>
                      </wps:wsp>
                      <wps:wsp>
                        <wps:cNvPr id="2406" name="Text Box 1728"/>
                        <wps:cNvSpPr txBox="1">
                          <a:spLocks noChangeArrowheads="1"/>
                        </wps:cNvSpPr>
                        <wps:spPr bwMode="auto">
                          <a:xfrm>
                            <a:off x="5040" y="7056"/>
                            <a:ext cx="1296" cy="576"/>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90ABA" w14:textId="77777777" w:rsidR="00B53E60" w:rsidRPr="006F5719" w:rsidRDefault="00B53E60" w:rsidP="005236C3">
                              <w:pPr>
                                <w:jc w:val="center"/>
                                <w:rPr>
                                  <w:rFonts w:asciiTheme="minorHAnsi" w:hAnsiTheme="minorHAnsi"/>
                                </w:rPr>
                              </w:pPr>
                              <w:r w:rsidRPr="006F5719">
                                <w:rPr>
                                  <w:rFonts w:asciiTheme="minorHAnsi" w:hAnsiTheme="minorHAnsi"/>
                                </w:rPr>
                                <w:t>Environnement</w:t>
                              </w:r>
                            </w:p>
                          </w:txbxContent>
                        </wps:txbx>
                        <wps:bodyPr rot="0" vert="horz" wrap="square" lIns="54000" tIns="45720" rIns="5400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26" o:spid="_x0000_s1131" style="position:absolute;margin-left:22.7pt;margin-top:6.3pt;width:129.6pt;height:36pt;z-index:251541504" coordorigin="4752,6912" coordsize="187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" o:allowincell="f">
                <v:oval id="Oval 1727" o:spid="_x0000_s1132" style="position:absolute;left:4752;top:6912;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4MQA&#10;AADdAAAADwAAAGRycy9kb3ducmV2LnhtbESPT4vCMBTE74LfIbwFbzZVdqV0TUUFF6/+Yff6aJ5t&#10;afNSm2jrtzcLgsdhZn7DLFeDacSdOldZVjCLYhDEudUVFwrOp900AeE8ssbGMil4kINVNh4tMdW2&#10;5wPdj74QAcIuRQWl920qpctLMugi2xIH72I7gz7IrpC6wz7ATSPncbyQBisOCyW2tC0pr483oyCp&#10;b8nvdX/4ma37YfOXt3JTPS5KTT6G9TcIT4N/h1/tvVYw/4y/4P9NeAIy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GPuDEAAAA3QAAAA8AAAAAAAAAAAAAAAAAmAIAAGRycy9k&#10;b3ducmV2LnhtbFBLBQYAAAAABAAEAPUAAACJAwAAAAA=&#10;" fillcolor="#fc9"/>
                <v:shape id="Text Box 1728" o:spid="_x0000_s1133" type="#_x0000_t202" style="position:absolute;left:5040;top:7056;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o+MQA&#10;AADdAAAADwAAAGRycy9kb3ducmV2LnhtbESPT2sCMRTE74V+h/AKXkpNuq1/2BpFhYLHuhW8Pjev&#10;u0s3L0sSdf32RhA8DjPzG2a26G0rTuRD41jD+1CBIC6dabjSsPv9fpuCCBHZYOuYNFwowGL+/DTD&#10;3Lgzb+lUxEokCIccNdQxdrmUoazJYhi6jjh5f85bjEn6ShqP5wS3rcyUGkuLDaeFGjta11T+F0er&#10;oRyp0SQG+bHf/RSZ8+Rfq9VB68FLv/wCEamPj/C9vTEask81htub9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oaPjEAAAA3QAAAA8AAAAAAAAAAAAAAAAAmAIAAGRycy9k&#10;b3ducmV2LnhtbFBLBQYAAAAABAAEAPUAAACJAwAAAAA=&#10;" fillcolor="#fc9" stroked="f">
                  <v:textbox inset="1.5mm,,1.5mm">
                    <w:txbxContent>
                      <w:p w:rsidR="00292822" w:rsidRPr="006F5719" w:rsidRDefault="00292822" w:rsidP="005236C3">
                        <w:pPr>
                          <w:jc w:val="center"/>
                          <w:rPr>
                            <w:rFonts w:asciiTheme="minorHAnsi" w:hAnsiTheme="minorHAnsi"/>
                          </w:rPr>
                        </w:pPr>
                        <w:r w:rsidRPr="006F5719">
                          <w:rPr>
                            <w:rFonts w:asciiTheme="minorHAnsi" w:hAnsiTheme="minorHAnsi"/>
                          </w:rPr>
                          <w:t>Environnement</w:t>
                        </w:r>
                      </w:p>
                    </w:txbxContent>
                  </v:textbox>
                </v:shape>
              </v:group>
            </w:pict>
          </mc:Fallback>
        </mc:AlternateContent>
      </w:r>
    </w:p>
    <w:p w14:paraId="00CCB624" w14:textId="77777777" w:rsidR="005236C3" w:rsidRPr="00315221" w:rsidRDefault="005236C3" w:rsidP="005236C3">
      <w:pPr>
        <w:rPr>
          <w:rFonts w:asciiTheme="minorHAnsi" w:hAnsiTheme="minorHAnsi"/>
          <w:color w:val="7F7F7F" w:themeColor="text1" w:themeTint="80"/>
          <w:sz w:val="22"/>
        </w:rPr>
      </w:pPr>
    </w:p>
    <w:p w14:paraId="48743C9F" w14:textId="77777777" w:rsidR="005236C3" w:rsidRPr="00315221" w:rsidRDefault="005236C3" w:rsidP="005236C3">
      <w:pPr>
        <w:rPr>
          <w:rFonts w:asciiTheme="minorHAnsi" w:hAnsiTheme="minorHAnsi"/>
          <w:color w:val="7F7F7F" w:themeColor="text1" w:themeTint="80"/>
          <w:sz w:val="22"/>
          <w:u w:val="single"/>
        </w:rPr>
      </w:pPr>
    </w:p>
    <w:p w14:paraId="2E468CC9" w14:textId="77777777" w:rsidR="005236C3" w:rsidRPr="00315221" w:rsidRDefault="005236C3" w:rsidP="005236C3">
      <w:pPr>
        <w:rPr>
          <w:rFonts w:asciiTheme="minorHAnsi" w:hAnsiTheme="minorHAnsi"/>
          <w:color w:val="7F7F7F" w:themeColor="text1" w:themeTint="80"/>
          <w:sz w:val="22"/>
          <w:u w:val="single"/>
        </w:rPr>
      </w:pPr>
    </w:p>
    <w:p w14:paraId="6393C4F9" w14:textId="77777777" w:rsidR="005F4ACD" w:rsidRPr="000E4873" w:rsidRDefault="005F4ACD" w:rsidP="005F4ACD">
      <w:pPr>
        <w:rPr>
          <w:rFonts w:asciiTheme="minorHAnsi" w:hAnsiTheme="minorHAnsi" w:cs="Arial"/>
        </w:rPr>
      </w:pPr>
      <w:r w:rsidRPr="000E4873">
        <w:rPr>
          <w:rFonts w:asciiTheme="minorHAnsi" w:hAnsiTheme="minorHAnsi" w:cs="Arial"/>
        </w:rPr>
        <w:t>Fonctions de service</w:t>
      </w:r>
      <w:r w:rsidR="00885DE5" w:rsidRPr="000E4873">
        <w:rPr>
          <w:rFonts w:asciiTheme="minorHAnsi" w:hAnsiTheme="minorHAnsi" w:cs="Arial"/>
        </w:rPr>
        <w:t> </w:t>
      </w:r>
      <w:r w:rsidR="007B7F87" w:rsidRPr="000E4873">
        <w:rPr>
          <w:rFonts w:asciiTheme="minorHAnsi" w:hAnsiTheme="minorHAnsi" w:cs="Arial"/>
        </w:rPr>
        <w:t>:</w:t>
      </w:r>
    </w:p>
    <w:p w14:paraId="36F86903" w14:textId="77777777" w:rsidR="00964D6C" w:rsidRPr="000E4873" w:rsidRDefault="00964D6C" w:rsidP="005236C3">
      <w:pPr>
        <w:jc w:val="both"/>
        <w:rPr>
          <w:rFonts w:asciiTheme="minorHAnsi" w:hAnsiTheme="minorHAnsi" w:cs="Arial"/>
        </w:rPr>
      </w:pPr>
    </w:p>
    <w:p w14:paraId="72E168C9" w14:textId="77777777" w:rsidR="005236C3" w:rsidRPr="000E4873" w:rsidRDefault="005236C3" w:rsidP="005236C3">
      <w:pPr>
        <w:jc w:val="both"/>
        <w:rPr>
          <w:rFonts w:asciiTheme="minorHAnsi" w:hAnsiTheme="minorHAnsi" w:cs="Arial"/>
        </w:rPr>
      </w:pPr>
      <w:r w:rsidRPr="000E4873">
        <w:rPr>
          <w:rFonts w:asciiTheme="minorHAnsi" w:hAnsiTheme="minorHAnsi" w:cs="Arial"/>
        </w:rPr>
        <w:t xml:space="preserve">FP1 : </w:t>
      </w:r>
      <w:r w:rsidR="002F1A29">
        <w:rPr>
          <w:rFonts w:asciiTheme="minorHAnsi" w:hAnsiTheme="minorHAnsi" w:cs="Arial"/>
        </w:rPr>
        <w:t>p</w:t>
      </w:r>
      <w:r w:rsidR="00034F8E" w:rsidRPr="000E4873">
        <w:rPr>
          <w:rFonts w:asciiTheme="minorHAnsi" w:hAnsiTheme="minorHAnsi" w:cs="Arial"/>
        </w:rPr>
        <w:t>ermettre l’inclinaison de la caisse par rapport au bogie</w:t>
      </w:r>
    </w:p>
    <w:p w14:paraId="4C7DD8E9" w14:textId="77777777" w:rsidR="005236C3" w:rsidRPr="000E4873" w:rsidRDefault="005236C3" w:rsidP="005236C3">
      <w:pPr>
        <w:jc w:val="both"/>
        <w:rPr>
          <w:rFonts w:asciiTheme="minorHAnsi" w:hAnsiTheme="minorHAnsi" w:cs="Arial"/>
        </w:rPr>
      </w:pPr>
      <w:r w:rsidRPr="000E4873">
        <w:rPr>
          <w:rFonts w:asciiTheme="minorHAnsi" w:hAnsiTheme="minorHAnsi" w:cs="Arial"/>
        </w:rPr>
        <w:t xml:space="preserve">FP2 : </w:t>
      </w:r>
      <w:r w:rsidR="002F1A29">
        <w:rPr>
          <w:rFonts w:asciiTheme="minorHAnsi" w:hAnsiTheme="minorHAnsi" w:cs="Arial"/>
        </w:rPr>
        <w:t>g</w:t>
      </w:r>
      <w:r w:rsidR="00034F8E" w:rsidRPr="000E4873">
        <w:rPr>
          <w:rFonts w:asciiTheme="minorHAnsi" w:hAnsiTheme="minorHAnsi" w:cs="Arial"/>
        </w:rPr>
        <w:t>arantir le respect du gabarit</w:t>
      </w:r>
    </w:p>
    <w:p w14:paraId="12F74015" w14:textId="77777777" w:rsidR="005236C3" w:rsidRPr="000E4873" w:rsidRDefault="005236C3" w:rsidP="005236C3">
      <w:pPr>
        <w:jc w:val="both"/>
        <w:rPr>
          <w:rFonts w:asciiTheme="minorHAnsi" w:hAnsiTheme="minorHAnsi" w:cs="Arial"/>
        </w:rPr>
      </w:pPr>
      <w:r w:rsidRPr="000E4873">
        <w:rPr>
          <w:rFonts w:asciiTheme="minorHAnsi" w:hAnsiTheme="minorHAnsi" w:cs="Arial"/>
        </w:rPr>
        <w:t xml:space="preserve">FC1 : </w:t>
      </w:r>
      <w:r w:rsidR="002F1A29">
        <w:rPr>
          <w:rFonts w:asciiTheme="minorHAnsi" w:hAnsiTheme="minorHAnsi" w:cs="Arial"/>
        </w:rPr>
        <w:t>p</w:t>
      </w:r>
      <w:r w:rsidR="00E2765C" w:rsidRPr="000E4873">
        <w:rPr>
          <w:rFonts w:asciiTheme="minorHAnsi" w:hAnsiTheme="minorHAnsi" w:cs="Arial"/>
        </w:rPr>
        <w:t>articiper au</w:t>
      </w:r>
      <w:r w:rsidR="00034F8E" w:rsidRPr="000E4873">
        <w:rPr>
          <w:rFonts w:asciiTheme="minorHAnsi" w:hAnsiTheme="minorHAnsi" w:cs="Arial"/>
        </w:rPr>
        <w:t xml:space="preserve"> confort du passager</w:t>
      </w:r>
    </w:p>
    <w:p w14:paraId="32622C83" w14:textId="77777777" w:rsidR="005236C3" w:rsidRPr="000E4873" w:rsidRDefault="005236C3" w:rsidP="005236C3">
      <w:pPr>
        <w:jc w:val="both"/>
        <w:rPr>
          <w:rFonts w:asciiTheme="minorHAnsi" w:hAnsiTheme="minorHAnsi" w:cs="Arial"/>
        </w:rPr>
      </w:pPr>
      <w:r w:rsidRPr="000E4873">
        <w:rPr>
          <w:rFonts w:asciiTheme="minorHAnsi" w:hAnsiTheme="minorHAnsi" w:cs="Arial"/>
        </w:rPr>
        <w:t xml:space="preserve">FC2 : </w:t>
      </w:r>
      <w:r w:rsidR="00E2765C" w:rsidRPr="000E4873">
        <w:rPr>
          <w:rFonts w:asciiTheme="minorHAnsi" w:hAnsiTheme="minorHAnsi" w:cs="Arial"/>
        </w:rPr>
        <w:t>permettre</w:t>
      </w:r>
      <w:r w:rsidR="008D1D49" w:rsidRPr="000E4873">
        <w:rPr>
          <w:rFonts w:asciiTheme="minorHAnsi" w:hAnsiTheme="minorHAnsi" w:cs="Arial"/>
        </w:rPr>
        <w:t xml:space="preserve"> des coû</w:t>
      </w:r>
      <w:r w:rsidR="00034F8E" w:rsidRPr="000E4873">
        <w:rPr>
          <w:rFonts w:asciiTheme="minorHAnsi" w:hAnsiTheme="minorHAnsi" w:cs="Arial"/>
        </w:rPr>
        <w:t>ts de maintenance réduits</w:t>
      </w:r>
    </w:p>
    <w:p w14:paraId="7B5270FB" w14:textId="77777777" w:rsidR="005236C3" w:rsidRPr="000E4873" w:rsidRDefault="005236C3" w:rsidP="00706FA8">
      <w:pPr>
        <w:ind w:left="709" w:hanging="709"/>
        <w:jc w:val="both"/>
        <w:rPr>
          <w:rFonts w:asciiTheme="minorHAnsi" w:hAnsiTheme="minorHAnsi" w:cs="Arial"/>
        </w:rPr>
      </w:pPr>
      <w:r w:rsidRPr="000E4873">
        <w:rPr>
          <w:rFonts w:asciiTheme="minorHAnsi" w:hAnsiTheme="minorHAnsi" w:cs="Arial"/>
        </w:rPr>
        <w:t>FC3 :</w:t>
      </w:r>
      <w:r w:rsidR="00B53E60">
        <w:rPr>
          <w:rFonts w:asciiTheme="minorHAnsi" w:hAnsiTheme="minorHAnsi" w:cs="Arial"/>
        </w:rPr>
        <w:t xml:space="preserve"> </w:t>
      </w:r>
      <w:r w:rsidR="002F1A29">
        <w:rPr>
          <w:rFonts w:asciiTheme="minorHAnsi" w:hAnsiTheme="minorHAnsi" w:cs="Arial"/>
        </w:rPr>
        <w:t>r</w:t>
      </w:r>
      <w:r w:rsidR="00034F8E" w:rsidRPr="000E4873">
        <w:rPr>
          <w:rFonts w:asciiTheme="minorHAnsi" w:hAnsiTheme="minorHAnsi" w:cs="Arial"/>
        </w:rPr>
        <w:t>ésister à</w:t>
      </w:r>
      <w:r w:rsidRPr="000E4873">
        <w:rPr>
          <w:rFonts w:asciiTheme="minorHAnsi" w:hAnsiTheme="minorHAnsi" w:cs="Arial"/>
        </w:rPr>
        <w:t xml:space="preserve"> l’environnement extérieur (Projections de ballast, d’eaux, de graisse, les lavages haute pression</w:t>
      </w:r>
      <w:proofErr w:type="gramStart"/>
      <w:r w:rsidRPr="000E4873">
        <w:rPr>
          <w:rFonts w:asciiTheme="minorHAnsi" w:hAnsiTheme="minorHAnsi" w:cs="Arial"/>
        </w:rPr>
        <w:t>, …)</w:t>
      </w:r>
      <w:proofErr w:type="gramEnd"/>
    </w:p>
    <w:p w14:paraId="24C553C2" w14:textId="77777777" w:rsidR="00034F8E" w:rsidRPr="000E4873" w:rsidRDefault="00034F8E" w:rsidP="005236C3">
      <w:pPr>
        <w:jc w:val="both"/>
        <w:rPr>
          <w:rFonts w:asciiTheme="minorHAnsi" w:hAnsiTheme="minorHAnsi" w:cs="Arial"/>
        </w:rPr>
      </w:pPr>
      <w:r w:rsidRPr="000E4873">
        <w:rPr>
          <w:rFonts w:asciiTheme="minorHAnsi" w:hAnsiTheme="minorHAnsi" w:cs="Arial"/>
        </w:rPr>
        <w:t xml:space="preserve">FC4 : </w:t>
      </w:r>
      <w:r w:rsidR="002F1A29">
        <w:rPr>
          <w:rFonts w:asciiTheme="minorHAnsi" w:hAnsiTheme="minorHAnsi" w:cs="Arial"/>
        </w:rPr>
        <w:t>r</w:t>
      </w:r>
      <w:r w:rsidR="00FF49CB" w:rsidRPr="000E4873">
        <w:rPr>
          <w:rFonts w:asciiTheme="minorHAnsi" w:hAnsiTheme="minorHAnsi" w:cs="Arial"/>
        </w:rPr>
        <w:t>especter les interfaces</w:t>
      </w:r>
      <w:r w:rsidRPr="000E4873">
        <w:rPr>
          <w:rFonts w:asciiTheme="minorHAnsi" w:hAnsiTheme="minorHAnsi" w:cs="Arial"/>
        </w:rPr>
        <w:t xml:space="preserve"> avec le bogie</w:t>
      </w:r>
    </w:p>
    <w:p w14:paraId="412AF5A5" w14:textId="77777777" w:rsidR="00034F8E" w:rsidRPr="000E4873" w:rsidRDefault="00034F8E" w:rsidP="005236C3">
      <w:pPr>
        <w:jc w:val="both"/>
        <w:rPr>
          <w:rFonts w:asciiTheme="minorHAnsi" w:hAnsiTheme="minorHAnsi" w:cs="Arial"/>
        </w:rPr>
      </w:pPr>
      <w:r w:rsidRPr="000E4873">
        <w:rPr>
          <w:rFonts w:asciiTheme="minorHAnsi" w:hAnsiTheme="minorHAnsi" w:cs="Arial"/>
        </w:rPr>
        <w:t xml:space="preserve">FC5 : </w:t>
      </w:r>
      <w:r w:rsidR="002F1A29">
        <w:rPr>
          <w:rFonts w:asciiTheme="minorHAnsi" w:hAnsiTheme="minorHAnsi" w:cs="Arial"/>
        </w:rPr>
        <w:t>r</w:t>
      </w:r>
      <w:r w:rsidR="00FF49CB" w:rsidRPr="000E4873">
        <w:rPr>
          <w:rFonts w:asciiTheme="minorHAnsi" w:hAnsiTheme="minorHAnsi" w:cs="Arial"/>
        </w:rPr>
        <w:t>especter les interfaces</w:t>
      </w:r>
      <w:r w:rsidRPr="000E4873">
        <w:rPr>
          <w:rFonts w:asciiTheme="minorHAnsi" w:hAnsiTheme="minorHAnsi" w:cs="Arial"/>
        </w:rPr>
        <w:t xml:space="preserve"> avec la caisse</w:t>
      </w:r>
    </w:p>
    <w:p w14:paraId="281E8F50" w14:textId="77777777" w:rsidR="00FF49CB" w:rsidRPr="000E4873" w:rsidRDefault="002F1A29" w:rsidP="005236C3">
      <w:pPr>
        <w:jc w:val="both"/>
        <w:rPr>
          <w:rFonts w:asciiTheme="minorHAnsi" w:hAnsiTheme="minorHAnsi" w:cs="Arial"/>
        </w:rPr>
      </w:pPr>
      <w:r>
        <w:rPr>
          <w:rFonts w:asciiTheme="minorHAnsi" w:hAnsiTheme="minorHAnsi" w:cs="Arial"/>
        </w:rPr>
        <w:t>FC6 : s</w:t>
      </w:r>
      <w:r w:rsidR="00FF49CB" w:rsidRPr="000E4873">
        <w:rPr>
          <w:rFonts w:asciiTheme="minorHAnsi" w:hAnsiTheme="minorHAnsi" w:cs="Arial"/>
        </w:rPr>
        <w:t>upporter et transmettre les efforts de la caisse</w:t>
      </w:r>
    </w:p>
    <w:p w14:paraId="376CB7C5" w14:textId="77777777" w:rsidR="005236C3" w:rsidRPr="000E4873" w:rsidRDefault="00FF49CB" w:rsidP="005236C3">
      <w:pPr>
        <w:jc w:val="both"/>
        <w:rPr>
          <w:rFonts w:asciiTheme="minorHAnsi" w:hAnsiTheme="minorHAnsi" w:cs="Arial"/>
        </w:rPr>
      </w:pPr>
      <w:r w:rsidRPr="000E4873">
        <w:rPr>
          <w:rFonts w:asciiTheme="minorHAnsi" w:hAnsiTheme="minorHAnsi" w:cs="Arial"/>
        </w:rPr>
        <w:t>FC7</w:t>
      </w:r>
      <w:r w:rsidR="005236C3" w:rsidRPr="000E4873">
        <w:rPr>
          <w:rFonts w:asciiTheme="minorHAnsi" w:hAnsiTheme="minorHAnsi" w:cs="Arial"/>
        </w:rPr>
        <w:t xml:space="preserve"> : </w:t>
      </w:r>
      <w:r w:rsidR="002F1A29">
        <w:rPr>
          <w:rFonts w:asciiTheme="minorHAnsi" w:hAnsiTheme="minorHAnsi" w:cs="Arial"/>
        </w:rPr>
        <w:t>u</w:t>
      </w:r>
      <w:r w:rsidR="00034F8E" w:rsidRPr="000E4873">
        <w:rPr>
          <w:rFonts w:asciiTheme="minorHAnsi" w:hAnsiTheme="minorHAnsi" w:cs="Arial"/>
        </w:rPr>
        <w:t>tiliser l’énergie électrique disponible</w:t>
      </w:r>
    </w:p>
    <w:p w14:paraId="60D2D3E3" w14:textId="77777777" w:rsidR="00CF5108" w:rsidRPr="000E4873" w:rsidRDefault="00CF5108" w:rsidP="005236C3">
      <w:pPr>
        <w:jc w:val="both"/>
        <w:rPr>
          <w:rFonts w:asciiTheme="minorHAnsi" w:hAnsiTheme="minorHAnsi" w:cs="Arial"/>
        </w:rPr>
      </w:pPr>
      <w:r w:rsidRPr="000E4873">
        <w:rPr>
          <w:rFonts w:asciiTheme="minorHAnsi" w:hAnsiTheme="minorHAnsi" w:cs="Arial"/>
        </w:rPr>
        <w:t xml:space="preserve">FC8 : </w:t>
      </w:r>
      <w:r w:rsidR="002F1A29">
        <w:rPr>
          <w:rFonts w:asciiTheme="minorHAnsi" w:hAnsiTheme="minorHAnsi" w:cs="Arial"/>
        </w:rPr>
        <w:t>d</w:t>
      </w:r>
      <w:r w:rsidRPr="000E4873">
        <w:rPr>
          <w:rFonts w:asciiTheme="minorHAnsi" w:hAnsiTheme="minorHAnsi" w:cs="Arial"/>
        </w:rPr>
        <w:t>iminuer les temps de parcours d’au moins 15%</w:t>
      </w:r>
    </w:p>
    <w:p w14:paraId="131784B5" w14:textId="77777777" w:rsidR="00232D96" w:rsidRPr="000E4873" w:rsidRDefault="00232D96" w:rsidP="005F4ACD">
      <w:pPr>
        <w:rPr>
          <w:rFonts w:asciiTheme="minorHAnsi" w:hAnsiTheme="minorHAnsi" w:cs="Arial"/>
        </w:rPr>
      </w:pPr>
    </w:p>
    <w:p w14:paraId="084AD40C" w14:textId="77777777" w:rsidR="00232D96" w:rsidRPr="000E4873" w:rsidRDefault="00D82541" w:rsidP="00232D96">
      <w:pPr>
        <w:rPr>
          <w:rFonts w:asciiTheme="minorHAnsi" w:hAnsiTheme="minorHAnsi" w:cs="Arial"/>
        </w:rPr>
      </w:pPr>
      <w:r w:rsidRPr="000E4873">
        <w:rPr>
          <w:rFonts w:asciiTheme="minorHAnsi" w:hAnsiTheme="minorHAnsi" w:cs="Arial"/>
          <w:b/>
          <w:i/>
        </w:rPr>
        <w:t xml:space="preserve">1.3. </w:t>
      </w:r>
      <w:r w:rsidR="00232D96" w:rsidRPr="000E4873">
        <w:rPr>
          <w:rFonts w:asciiTheme="minorHAnsi" w:hAnsiTheme="minorHAnsi" w:cs="Arial"/>
          <w:b/>
          <w:i/>
        </w:rPr>
        <w:t>Caractérisation partielle des fonctions</w:t>
      </w:r>
    </w:p>
    <w:p w14:paraId="39B57DFE" w14:textId="77777777" w:rsidR="00232D96" w:rsidRPr="000E4873" w:rsidRDefault="00232D96" w:rsidP="00232D96">
      <w:pPr>
        <w:rPr>
          <w:rFonts w:asciiTheme="minorHAnsi" w:hAnsiTheme="minorHAnsi" w:cs="Arial"/>
        </w:rPr>
      </w:pPr>
    </w:p>
    <w:tbl>
      <w:tblPr>
        <w:tblW w:w="9349" w:type="dxa"/>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28"/>
        <w:gridCol w:w="5245"/>
        <w:gridCol w:w="2976"/>
      </w:tblGrid>
      <w:tr w:rsidR="00232D96" w:rsidRPr="000E4873" w14:paraId="6040865B" w14:textId="77777777" w:rsidTr="00EC4D6A">
        <w:trPr>
          <w:trHeight w:val="540"/>
        </w:trPr>
        <w:tc>
          <w:tcPr>
            <w:tcW w:w="1128" w:type="dxa"/>
            <w:tcBorders>
              <w:top w:val="single" w:sz="4" w:space="0" w:color="auto"/>
              <w:left w:val="single" w:sz="4" w:space="0" w:color="auto"/>
              <w:bottom w:val="single" w:sz="4" w:space="0" w:color="auto"/>
              <w:right w:val="single" w:sz="4" w:space="0" w:color="auto"/>
            </w:tcBorders>
          </w:tcPr>
          <w:p w14:paraId="02AF4481" w14:textId="77777777" w:rsidR="00232D96" w:rsidRPr="000E4873" w:rsidRDefault="00232D96" w:rsidP="002C030D">
            <w:pPr>
              <w:jc w:val="both"/>
              <w:rPr>
                <w:rFonts w:asciiTheme="minorHAnsi" w:hAnsiTheme="minorHAnsi" w:cs="Arial"/>
              </w:rPr>
            </w:pPr>
            <w:r w:rsidRPr="000E4873">
              <w:rPr>
                <w:rFonts w:asciiTheme="minorHAnsi" w:hAnsiTheme="minorHAnsi" w:cs="Arial"/>
              </w:rPr>
              <w:t>Fonction</w:t>
            </w:r>
          </w:p>
          <w:p w14:paraId="18E3CA6E" w14:textId="77777777" w:rsidR="00232D96" w:rsidRPr="000E4873" w:rsidRDefault="00232D96" w:rsidP="002C030D">
            <w:pPr>
              <w:ind w:left="277"/>
              <w:rPr>
                <w:rFonts w:asciiTheme="minorHAnsi" w:hAnsiTheme="minorHAnsi" w:cs="Arial"/>
              </w:rPr>
            </w:pPr>
          </w:p>
        </w:tc>
        <w:tc>
          <w:tcPr>
            <w:tcW w:w="5245" w:type="dxa"/>
            <w:tcBorders>
              <w:top w:val="single" w:sz="4" w:space="0" w:color="auto"/>
              <w:left w:val="single" w:sz="4" w:space="0" w:color="auto"/>
              <w:bottom w:val="single" w:sz="4" w:space="0" w:color="auto"/>
              <w:right w:val="single" w:sz="4" w:space="0" w:color="auto"/>
            </w:tcBorders>
          </w:tcPr>
          <w:p w14:paraId="75D98EF7" w14:textId="77777777" w:rsidR="00232D96" w:rsidRPr="000E4873" w:rsidRDefault="00232D96" w:rsidP="002C030D">
            <w:pPr>
              <w:rPr>
                <w:rFonts w:asciiTheme="minorHAnsi" w:hAnsiTheme="minorHAnsi" w:cs="Arial"/>
              </w:rPr>
            </w:pPr>
            <w:r w:rsidRPr="000E4873">
              <w:rPr>
                <w:rFonts w:asciiTheme="minorHAnsi" w:hAnsiTheme="minorHAnsi" w:cs="Arial"/>
              </w:rPr>
              <w:t>Critère</w:t>
            </w:r>
          </w:p>
          <w:p w14:paraId="364E82A2" w14:textId="77777777" w:rsidR="00232D96" w:rsidRPr="000E4873" w:rsidRDefault="00232D96" w:rsidP="002C030D">
            <w:pPr>
              <w:rPr>
                <w:rFonts w:asciiTheme="minorHAnsi" w:hAnsiTheme="minorHAnsi" w:cs="Arial"/>
              </w:rPr>
            </w:pPr>
          </w:p>
        </w:tc>
        <w:tc>
          <w:tcPr>
            <w:tcW w:w="2976" w:type="dxa"/>
            <w:tcBorders>
              <w:top w:val="single" w:sz="4" w:space="0" w:color="auto"/>
              <w:left w:val="single" w:sz="4" w:space="0" w:color="auto"/>
              <w:bottom w:val="single" w:sz="4" w:space="0" w:color="auto"/>
              <w:right w:val="single" w:sz="4" w:space="0" w:color="auto"/>
            </w:tcBorders>
          </w:tcPr>
          <w:p w14:paraId="7CF63FB7" w14:textId="77777777" w:rsidR="00232D96" w:rsidRPr="000E4873" w:rsidRDefault="00232D96" w:rsidP="002C030D">
            <w:pPr>
              <w:rPr>
                <w:rFonts w:asciiTheme="minorHAnsi" w:hAnsiTheme="minorHAnsi" w:cs="Arial"/>
              </w:rPr>
            </w:pPr>
            <w:r w:rsidRPr="000E4873">
              <w:rPr>
                <w:rFonts w:asciiTheme="minorHAnsi" w:hAnsiTheme="minorHAnsi" w:cs="Arial"/>
              </w:rPr>
              <w:t>Niveau</w:t>
            </w:r>
          </w:p>
          <w:p w14:paraId="0DF73889" w14:textId="77777777" w:rsidR="00232D96" w:rsidRPr="000E4873" w:rsidRDefault="00232D96" w:rsidP="002C030D">
            <w:pPr>
              <w:rPr>
                <w:rFonts w:asciiTheme="minorHAnsi" w:hAnsiTheme="minorHAnsi" w:cs="Arial"/>
              </w:rPr>
            </w:pPr>
          </w:p>
        </w:tc>
      </w:tr>
      <w:tr w:rsidR="00232D96" w:rsidRPr="000E4873" w14:paraId="20013483" w14:textId="77777777" w:rsidTr="00EC4D6A">
        <w:trPr>
          <w:trHeight w:val="1989"/>
        </w:trPr>
        <w:tc>
          <w:tcPr>
            <w:tcW w:w="1128" w:type="dxa"/>
            <w:tcBorders>
              <w:top w:val="single" w:sz="4" w:space="0" w:color="auto"/>
              <w:left w:val="single" w:sz="4" w:space="0" w:color="auto"/>
              <w:bottom w:val="single" w:sz="4" w:space="0" w:color="auto"/>
              <w:right w:val="single" w:sz="4" w:space="0" w:color="auto"/>
            </w:tcBorders>
          </w:tcPr>
          <w:p w14:paraId="266F3FCE" w14:textId="77777777" w:rsidR="00232D96" w:rsidRPr="000E4873" w:rsidRDefault="00232D96" w:rsidP="002C030D">
            <w:pPr>
              <w:rPr>
                <w:rFonts w:asciiTheme="minorHAnsi" w:hAnsiTheme="minorHAnsi" w:cs="Arial"/>
              </w:rPr>
            </w:pPr>
          </w:p>
          <w:p w14:paraId="14EF8726" w14:textId="77777777" w:rsidR="00232D96" w:rsidRPr="000E4873" w:rsidRDefault="00232D96" w:rsidP="002C030D">
            <w:pPr>
              <w:rPr>
                <w:rFonts w:asciiTheme="minorHAnsi" w:hAnsiTheme="minorHAnsi" w:cs="Arial"/>
              </w:rPr>
            </w:pPr>
            <w:r w:rsidRPr="000E4873">
              <w:rPr>
                <w:rFonts w:asciiTheme="minorHAnsi" w:hAnsiTheme="minorHAnsi" w:cs="Arial"/>
              </w:rPr>
              <w:t>FP</w:t>
            </w:r>
            <w:r w:rsidR="00890E67" w:rsidRPr="000E4873">
              <w:rPr>
                <w:rFonts w:asciiTheme="minorHAnsi" w:hAnsiTheme="minorHAnsi" w:cs="Arial"/>
              </w:rPr>
              <w:t>1</w:t>
            </w:r>
          </w:p>
          <w:p w14:paraId="442070F4" w14:textId="77777777" w:rsidR="00232D96" w:rsidRPr="000E4873" w:rsidRDefault="00232D96" w:rsidP="002C030D">
            <w:pPr>
              <w:rPr>
                <w:rFonts w:asciiTheme="minorHAnsi" w:hAnsiTheme="minorHAnsi" w:cs="Arial"/>
              </w:rPr>
            </w:pPr>
          </w:p>
        </w:tc>
        <w:tc>
          <w:tcPr>
            <w:tcW w:w="5245" w:type="dxa"/>
            <w:tcBorders>
              <w:top w:val="single" w:sz="4" w:space="0" w:color="auto"/>
              <w:left w:val="single" w:sz="4" w:space="0" w:color="auto"/>
              <w:bottom w:val="single" w:sz="4" w:space="0" w:color="auto"/>
              <w:right w:val="single" w:sz="4" w:space="0" w:color="auto"/>
            </w:tcBorders>
          </w:tcPr>
          <w:p w14:paraId="2B9A2AAA" w14:textId="77777777" w:rsidR="00232D96" w:rsidRPr="000E4873" w:rsidRDefault="00232D96" w:rsidP="002C030D">
            <w:pPr>
              <w:rPr>
                <w:rFonts w:asciiTheme="minorHAnsi" w:hAnsiTheme="minorHAnsi" w:cs="Arial"/>
              </w:rPr>
            </w:pPr>
          </w:p>
          <w:p w14:paraId="5463966C" w14:textId="77777777" w:rsidR="00FD55B9" w:rsidRPr="000E4873" w:rsidRDefault="00F07869" w:rsidP="002C030D">
            <w:pPr>
              <w:rPr>
                <w:rFonts w:asciiTheme="minorHAnsi" w:hAnsiTheme="minorHAnsi" w:cs="Arial"/>
              </w:rPr>
            </w:pPr>
            <w:r w:rsidRPr="000E4873">
              <w:rPr>
                <w:rFonts w:asciiTheme="minorHAnsi" w:hAnsiTheme="minorHAnsi" w:cs="Arial"/>
              </w:rPr>
              <w:t>Masse</w:t>
            </w:r>
            <w:r w:rsidR="00FD55B9" w:rsidRPr="000E4873">
              <w:rPr>
                <w:rFonts w:asciiTheme="minorHAnsi" w:hAnsiTheme="minorHAnsi" w:cs="Arial"/>
              </w:rPr>
              <w:t xml:space="preserve"> </w:t>
            </w:r>
            <w:r w:rsidR="00FF49CB" w:rsidRPr="000E4873">
              <w:rPr>
                <w:rFonts w:asciiTheme="minorHAnsi" w:hAnsiTheme="minorHAnsi" w:cs="Arial"/>
              </w:rPr>
              <w:t>de l</w:t>
            </w:r>
            <w:r w:rsidR="002A10E4">
              <w:rPr>
                <w:rFonts w:asciiTheme="minorHAnsi" w:hAnsiTheme="minorHAnsi" w:cs="Arial"/>
              </w:rPr>
              <w:t xml:space="preserve">’ensemble </w:t>
            </w:r>
            <w:r w:rsidR="00FF49CB" w:rsidRPr="000E4873">
              <w:rPr>
                <w:rFonts w:asciiTheme="minorHAnsi" w:hAnsiTheme="minorHAnsi" w:cs="Arial"/>
              </w:rPr>
              <w:t xml:space="preserve"> </w:t>
            </w:r>
            <w:r w:rsidR="00FD55B9" w:rsidRPr="000E4873">
              <w:rPr>
                <w:rFonts w:asciiTheme="minorHAnsi" w:hAnsiTheme="minorHAnsi" w:cs="Arial"/>
              </w:rPr>
              <w:t>caisse</w:t>
            </w:r>
            <w:r w:rsidR="002A10E4">
              <w:rPr>
                <w:rFonts w:asciiTheme="minorHAnsi" w:hAnsiTheme="minorHAnsi" w:cs="Arial"/>
              </w:rPr>
              <w:t xml:space="preserve"> + traverse</w:t>
            </w:r>
            <w:r w:rsidR="00AD0626">
              <w:rPr>
                <w:rFonts w:asciiTheme="minorHAnsi" w:hAnsiTheme="minorHAnsi" w:cs="Arial"/>
              </w:rPr>
              <w:t xml:space="preserve"> (par bogie)</w:t>
            </w:r>
          </w:p>
          <w:p w14:paraId="0B8E7ED6" w14:textId="77777777" w:rsidR="00706FA8" w:rsidRPr="000E4873" w:rsidRDefault="00706FA8" w:rsidP="002C030D">
            <w:pPr>
              <w:rPr>
                <w:rFonts w:asciiTheme="minorHAnsi" w:hAnsiTheme="minorHAnsi" w:cs="Arial"/>
                <w:sz w:val="16"/>
                <w:szCs w:val="16"/>
              </w:rPr>
            </w:pPr>
          </w:p>
          <w:p w14:paraId="74A483CC" w14:textId="77777777" w:rsidR="00FD55B9" w:rsidRPr="000E4873" w:rsidRDefault="00FD55B9" w:rsidP="002C030D">
            <w:pPr>
              <w:rPr>
                <w:rFonts w:asciiTheme="minorHAnsi" w:hAnsiTheme="minorHAnsi" w:cs="Arial"/>
              </w:rPr>
            </w:pPr>
            <w:r w:rsidRPr="000E4873">
              <w:rPr>
                <w:rFonts w:asciiTheme="minorHAnsi" w:hAnsiTheme="minorHAnsi" w:cs="Arial"/>
              </w:rPr>
              <w:t xml:space="preserve">Angle </w:t>
            </w:r>
            <w:r w:rsidR="00FF49CB" w:rsidRPr="000E4873">
              <w:rPr>
                <w:rFonts w:asciiTheme="minorHAnsi" w:hAnsiTheme="minorHAnsi" w:cs="Arial"/>
              </w:rPr>
              <w:t xml:space="preserve">de pendulation </w:t>
            </w:r>
            <w:r w:rsidRPr="000E4873">
              <w:rPr>
                <w:rFonts w:asciiTheme="minorHAnsi" w:hAnsiTheme="minorHAnsi" w:cs="Arial"/>
              </w:rPr>
              <w:t>maxim</w:t>
            </w:r>
            <w:r w:rsidR="0039434C" w:rsidRPr="000E4873">
              <w:rPr>
                <w:rFonts w:asciiTheme="minorHAnsi" w:hAnsiTheme="minorHAnsi" w:cs="Arial"/>
              </w:rPr>
              <w:t>al</w:t>
            </w:r>
            <w:r w:rsidRPr="000E4873">
              <w:rPr>
                <w:rFonts w:asciiTheme="minorHAnsi" w:hAnsiTheme="minorHAnsi" w:cs="Arial"/>
              </w:rPr>
              <w:t xml:space="preserve"> </w:t>
            </w:r>
            <w:r w:rsidR="00FF49CB" w:rsidRPr="000E4873">
              <w:rPr>
                <w:rFonts w:asciiTheme="minorHAnsi" w:hAnsiTheme="minorHAnsi" w:cs="Arial"/>
              </w:rPr>
              <w:t xml:space="preserve">entre traverse et </w:t>
            </w:r>
            <w:r w:rsidRPr="000E4873">
              <w:rPr>
                <w:rFonts w:asciiTheme="minorHAnsi" w:hAnsiTheme="minorHAnsi" w:cs="Arial"/>
              </w:rPr>
              <w:t>bogie</w:t>
            </w:r>
            <w:r w:rsidR="00EC4D6A" w:rsidRPr="000E4873">
              <w:rPr>
                <w:rFonts w:asciiTheme="minorHAnsi" w:hAnsiTheme="minorHAnsi" w:cs="Arial"/>
              </w:rPr>
              <w:t> </w:t>
            </w:r>
          </w:p>
          <w:p w14:paraId="666121D1" w14:textId="77777777" w:rsidR="00B20611" w:rsidRPr="000E4873" w:rsidRDefault="00B20611" w:rsidP="002C030D">
            <w:pPr>
              <w:rPr>
                <w:rFonts w:asciiTheme="minorHAnsi" w:hAnsiTheme="minorHAnsi" w:cs="Arial"/>
                <w:sz w:val="16"/>
                <w:szCs w:val="16"/>
              </w:rPr>
            </w:pPr>
          </w:p>
          <w:p w14:paraId="375B40BE" w14:textId="77777777" w:rsidR="00B20611" w:rsidRPr="000E4873" w:rsidRDefault="00B20611" w:rsidP="002C030D">
            <w:pPr>
              <w:rPr>
                <w:rFonts w:asciiTheme="minorHAnsi" w:hAnsiTheme="minorHAnsi" w:cs="Arial"/>
                <w:sz w:val="16"/>
                <w:szCs w:val="16"/>
              </w:rPr>
            </w:pPr>
          </w:p>
          <w:p w14:paraId="42CF8F7E" w14:textId="77777777" w:rsidR="00B20611" w:rsidRPr="000E4873" w:rsidRDefault="00B20611" w:rsidP="002A10E4">
            <w:pPr>
              <w:rPr>
                <w:rFonts w:asciiTheme="minorHAnsi" w:hAnsiTheme="minorHAnsi" w:cs="Arial"/>
                <w:sz w:val="16"/>
                <w:szCs w:val="16"/>
              </w:rPr>
            </w:pPr>
          </w:p>
        </w:tc>
        <w:tc>
          <w:tcPr>
            <w:tcW w:w="2976" w:type="dxa"/>
            <w:tcBorders>
              <w:top w:val="single" w:sz="4" w:space="0" w:color="auto"/>
              <w:left w:val="single" w:sz="4" w:space="0" w:color="auto"/>
              <w:bottom w:val="single" w:sz="4" w:space="0" w:color="auto"/>
              <w:right w:val="single" w:sz="4" w:space="0" w:color="auto"/>
            </w:tcBorders>
          </w:tcPr>
          <w:p w14:paraId="2FC09FC7" w14:textId="77777777" w:rsidR="00232D96" w:rsidRPr="000E4873" w:rsidRDefault="00232D96" w:rsidP="00FD55B9">
            <w:pPr>
              <w:rPr>
                <w:rFonts w:asciiTheme="minorHAnsi" w:hAnsiTheme="minorHAnsi" w:cs="Arial"/>
              </w:rPr>
            </w:pPr>
          </w:p>
          <w:p w14:paraId="0BBE6851" w14:textId="77777777" w:rsidR="00F07869" w:rsidRPr="000E4873" w:rsidRDefault="001D45C3" w:rsidP="00FD55B9">
            <w:pPr>
              <w:rPr>
                <w:rFonts w:asciiTheme="minorHAnsi" w:hAnsiTheme="minorHAnsi" w:cs="Arial"/>
              </w:rPr>
            </w:pPr>
            <w:r w:rsidRPr="000E4873">
              <w:rPr>
                <w:rFonts w:asciiTheme="minorHAnsi" w:hAnsiTheme="minorHAnsi" w:cs="Arial"/>
              </w:rPr>
              <w:t>Mc = 3</w:t>
            </w:r>
            <w:r w:rsidR="00F07869" w:rsidRPr="000E4873">
              <w:rPr>
                <w:rFonts w:asciiTheme="minorHAnsi" w:hAnsiTheme="minorHAnsi" w:cs="Arial"/>
              </w:rPr>
              <w:t>5 tonnes</w:t>
            </w:r>
          </w:p>
          <w:p w14:paraId="22B4A8CB" w14:textId="77777777" w:rsidR="00F07869" w:rsidRPr="000E4873" w:rsidRDefault="00F07869" w:rsidP="00FD55B9">
            <w:pPr>
              <w:rPr>
                <w:rFonts w:asciiTheme="minorHAnsi" w:hAnsiTheme="minorHAnsi" w:cs="Arial"/>
                <w:sz w:val="16"/>
                <w:szCs w:val="16"/>
              </w:rPr>
            </w:pPr>
          </w:p>
          <w:p w14:paraId="07BC4486" w14:textId="77777777" w:rsidR="00F07869" w:rsidRPr="000E4873" w:rsidRDefault="00E013C4" w:rsidP="00F07869">
            <w:pPr>
              <w:rPr>
                <w:rFonts w:asciiTheme="minorHAnsi" w:hAnsiTheme="minorHAnsi" w:cs="Arial"/>
              </w:rPr>
            </w:pPr>
            <w:r w:rsidRPr="000E4873">
              <w:rPr>
                <w:rFonts w:asciiTheme="minorHAnsi" w:hAnsiTheme="minorHAnsi" w:cs="Arial"/>
              </w:rPr>
              <w:t>α</w:t>
            </w:r>
            <w:r w:rsidR="00F07869" w:rsidRPr="000E4873">
              <w:rPr>
                <w:rFonts w:asciiTheme="minorHAnsi" w:hAnsiTheme="minorHAnsi" w:cs="Arial"/>
                <w:sz w:val="16"/>
              </w:rPr>
              <w:t xml:space="preserve">max </w:t>
            </w:r>
            <w:r w:rsidR="00F07869" w:rsidRPr="000E4873">
              <w:rPr>
                <w:rFonts w:asciiTheme="minorHAnsi" w:hAnsiTheme="minorHAnsi" w:cs="Arial"/>
              </w:rPr>
              <w:t xml:space="preserve">= </w:t>
            </w:r>
            <w:r w:rsidR="00EC4D6A" w:rsidRPr="000E4873">
              <w:rPr>
                <w:rFonts w:asciiTheme="minorHAnsi" w:hAnsiTheme="minorHAnsi" w:cs="Arial"/>
              </w:rPr>
              <w:t xml:space="preserve">+/- </w:t>
            </w:r>
            <w:r w:rsidR="00C31772">
              <w:rPr>
                <w:rFonts w:asciiTheme="minorHAnsi" w:hAnsiTheme="minorHAnsi" w:cs="Arial"/>
              </w:rPr>
              <w:t>6,</w:t>
            </w:r>
            <w:r w:rsidR="00F07869" w:rsidRPr="000E4873">
              <w:rPr>
                <w:rFonts w:asciiTheme="minorHAnsi" w:hAnsiTheme="minorHAnsi" w:cs="Arial"/>
              </w:rPr>
              <w:t>3°</w:t>
            </w:r>
          </w:p>
          <w:p w14:paraId="5C9D74D0" w14:textId="77777777" w:rsidR="00F07869" w:rsidRPr="000E4873" w:rsidRDefault="00F07869" w:rsidP="00F07869">
            <w:pPr>
              <w:rPr>
                <w:rFonts w:asciiTheme="minorHAnsi" w:hAnsiTheme="minorHAnsi" w:cs="Arial"/>
              </w:rPr>
            </w:pPr>
          </w:p>
          <w:p w14:paraId="1F9728E1" w14:textId="77777777" w:rsidR="00F07869" w:rsidRPr="000E4873" w:rsidRDefault="00F07869" w:rsidP="00F07869">
            <w:pPr>
              <w:rPr>
                <w:rFonts w:asciiTheme="minorHAnsi" w:hAnsiTheme="minorHAnsi" w:cs="Arial"/>
                <w:sz w:val="16"/>
                <w:szCs w:val="16"/>
              </w:rPr>
            </w:pPr>
          </w:p>
          <w:p w14:paraId="05080700" w14:textId="77777777" w:rsidR="00E4402A" w:rsidRPr="000E4873" w:rsidRDefault="00E4402A" w:rsidP="002A10E4">
            <w:pPr>
              <w:rPr>
                <w:rFonts w:asciiTheme="minorHAnsi" w:hAnsiTheme="minorHAnsi" w:cs="Arial"/>
              </w:rPr>
            </w:pPr>
          </w:p>
        </w:tc>
      </w:tr>
      <w:tr w:rsidR="00232D96" w:rsidRPr="000E4873" w14:paraId="78493C71" w14:textId="77777777" w:rsidTr="00EC4D6A">
        <w:trPr>
          <w:trHeight w:val="978"/>
        </w:trPr>
        <w:tc>
          <w:tcPr>
            <w:tcW w:w="1128" w:type="dxa"/>
            <w:tcBorders>
              <w:top w:val="single" w:sz="4" w:space="0" w:color="auto"/>
              <w:left w:val="single" w:sz="4" w:space="0" w:color="auto"/>
              <w:bottom w:val="single" w:sz="4" w:space="0" w:color="auto"/>
              <w:right w:val="single" w:sz="4" w:space="0" w:color="auto"/>
            </w:tcBorders>
          </w:tcPr>
          <w:p w14:paraId="69485131" w14:textId="77777777" w:rsidR="00232D96" w:rsidRPr="000E4873" w:rsidRDefault="00232D96" w:rsidP="002C030D">
            <w:pPr>
              <w:rPr>
                <w:rFonts w:asciiTheme="minorHAnsi" w:hAnsiTheme="minorHAnsi" w:cs="Arial"/>
              </w:rPr>
            </w:pPr>
          </w:p>
          <w:p w14:paraId="165FA935" w14:textId="77777777" w:rsidR="00232D96" w:rsidRPr="000E4873" w:rsidRDefault="00232D96" w:rsidP="0022104A">
            <w:pPr>
              <w:rPr>
                <w:rFonts w:asciiTheme="minorHAnsi" w:hAnsiTheme="minorHAnsi" w:cs="Arial"/>
              </w:rPr>
            </w:pPr>
            <w:r w:rsidRPr="000E4873">
              <w:rPr>
                <w:rFonts w:asciiTheme="minorHAnsi" w:hAnsiTheme="minorHAnsi" w:cs="Arial"/>
              </w:rPr>
              <w:t>FC</w:t>
            </w:r>
            <w:r w:rsidR="00FD55B9" w:rsidRPr="000E4873">
              <w:rPr>
                <w:rFonts w:asciiTheme="minorHAnsi" w:hAnsiTheme="minorHAnsi" w:cs="Arial"/>
              </w:rPr>
              <w:t>1</w:t>
            </w:r>
          </w:p>
          <w:p w14:paraId="6EEB1903" w14:textId="77777777" w:rsidR="00232D96" w:rsidRPr="000E4873" w:rsidRDefault="00232D96" w:rsidP="00FF49CB">
            <w:pPr>
              <w:rPr>
                <w:rFonts w:asciiTheme="minorHAnsi" w:hAnsiTheme="minorHAnsi" w:cs="Arial"/>
              </w:rPr>
            </w:pPr>
          </w:p>
        </w:tc>
        <w:tc>
          <w:tcPr>
            <w:tcW w:w="5245" w:type="dxa"/>
            <w:tcBorders>
              <w:top w:val="single" w:sz="4" w:space="0" w:color="auto"/>
              <w:left w:val="single" w:sz="4" w:space="0" w:color="auto"/>
              <w:bottom w:val="single" w:sz="4" w:space="0" w:color="auto"/>
              <w:right w:val="single" w:sz="4" w:space="0" w:color="auto"/>
            </w:tcBorders>
          </w:tcPr>
          <w:p w14:paraId="4C2B8239" w14:textId="77777777" w:rsidR="00232D96" w:rsidRPr="000E4873" w:rsidRDefault="00232D96" w:rsidP="002C030D">
            <w:pPr>
              <w:rPr>
                <w:rFonts w:asciiTheme="minorHAnsi" w:hAnsiTheme="minorHAnsi" w:cs="Arial"/>
              </w:rPr>
            </w:pPr>
          </w:p>
          <w:p w14:paraId="3C2FA18B" w14:textId="77777777" w:rsidR="00232D96" w:rsidRPr="000E4873" w:rsidRDefault="00FD55B9" w:rsidP="002C030D">
            <w:pPr>
              <w:rPr>
                <w:rFonts w:asciiTheme="minorHAnsi" w:hAnsiTheme="minorHAnsi" w:cs="Arial"/>
              </w:rPr>
            </w:pPr>
            <w:r w:rsidRPr="000E4873">
              <w:rPr>
                <w:rFonts w:asciiTheme="minorHAnsi" w:hAnsiTheme="minorHAnsi" w:cs="Arial"/>
              </w:rPr>
              <w:t>Accélération non compensée maxim</w:t>
            </w:r>
            <w:r w:rsidR="0039434C" w:rsidRPr="000E4873">
              <w:rPr>
                <w:rFonts w:asciiTheme="minorHAnsi" w:hAnsiTheme="minorHAnsi" w:cs="Arial"/>
              </w:rPr>
              <w:t>ale</w:t>
            </w:r>
          </w:p>
        </w:tc>
        <w:tc>
          <w:tcPr>
            <w:tcW w:w="2976" w:type="dxa"/>
            <w:tcBorders>
              <w:top w:val="single" w:sz="4" w:space="0" w:color="auto"/>
              <w:left w:val="single" w:sz="4" w:space="0" w:color="auto"/>
              <w:bottom w:val="single" w:sz="4" w:space="0" w:color="auto"/>
              <w:right w:val="single" w:sz="4" w:space="0" w:color="auto"/>
            </w:tcBorders>
          </w:tcPr>
          <w:p w14:paraId="0A552D5D" w14:textId="77777777" w:rsidR="00232D96" w:rsidRPr="000E4873" w:rsidRDefault="00232D96" w:rsidP="002C030D">
            <w:pPr>
              <w:rPr>
                <w:rFonts w:asciiTheme="minorHAnsi" w:hAnsiTheme="minorHAnsi" w:cs="Arial"/>
              </w:rPr>
            </w:pPr>
          </w:p>
          <w:p w14:paraId="00B9F06D" w14:textId="77777777" w:rsidR="00232D96" w:rsidRPr="000E4873" w:rsidRDefault="00890E67" w:rsidP="00A54A05">
            <w:pPr>
              <w:rPr>
                <w:rFonts w:asciiTheme="minorHAnsi" w:hAnsiTheme="minorHAnsi" w:cs="Arial"/>
              </w:rPr>
            </w:pPr>
            <w:r w:rsidRPr="000E4873">
              <w:rPr>
                <w:rFonts w:asciiTheme="minorHAnsi" w:hAnsiTheme="minorHAnsi" w:cs="Arial"/>
                <w:sz w:val="32"/>
              </w:rPr>
              <w:t>γ</w:t>
            </w:r>
            <w:r w:rsidRPr="000E4873">
              <w:rPr>
                <w:rFonts w:asciiTheme="minorHAnsi" w:hAnsiTheme="minorHAnsi" w:cs="Arial"/>
                <w:sz w:val="18"/>
              </w:rPr>
              <w:t>ncmax</w:t>
            </w:r>
            <w:r w:rsidR="00C31772">
              <w:rPr>
                <w:rFonts w:asciiTheme="minorHAnsi" w:hAnsiTheme="minorHAnsi" w:cs="Arial"/>
              </w:rPr>
              <w:t xml:space="preserve"> = 1,</w:t>
            </w:r>
            <w:r w:rsidRPr="000E4873">
              <w:rPr>
                <w:rFonts w:asciiTheme="minorHAnsi" w:hAnsiTheme="minorHAnsi" w:cs="Arial"/>
              </w:rPr>
              <w:t xml:space="preserve">2 </w:t>
            </w:r>
            <m:oMath>
              <m:r>
                <w:rPr>
                  <w:rFonts w:ascii="Cambria Math" w:hAnsi="Cambria Math" w:cs="Arial"/>
                </w:rPr>
                <m:t>m∙</m:t>
              </m:r>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w:p>
        </w:tc>
      </w:tr>
    </w:tbl>
    <w:p w14:paraId="2CA0B9C2" w14:textId="77777777" w:rsidR="007E59F2" w:rsidRPr="00315221" w:rsidRDefault="007E59F2" w:rsidP="00232D96">
      <w:pPr>
        <w:rPr>
          <w:rFonts w:asciiTheme="minorHAnsi" w:hAnsiTheme="minorHAnsi" w:cs="Arial"/>
          <w:color w:val="7F7F7F" w:themeColor="text1" w:themeTint="80"/>
        </w:rPr>
      </w:pPr>
    </w:p>
    <w:p w14:paraId="2D030C7D" w14:textId="77777777" w:rsidR="002A10E4" w:rsidRDefault="002A10E4">
      <w:pPr>
        <w:rPr>
          <w:rFonts w:asciiTheme="minorHAnsi" w:hAnsiTheme="minorHAnsi" w:cs="Arial"/>
          <w:color w:val="7F7F7F" w:themeColor="text1" w:themeTint="80"/>
        </w:rPr>
      </w:pPr>
      <w:r>
        <w:rPr>
          <w:rFonts w:asciiTheme="minorHAnsi" w:hAnsiTheme="minorHAnsi" w:cs="Arial"/>
          <w:color w:val="7F7F7F" w:themeColor="text1" w:themeTint="80"/>
        </w:rPr>
        <w:br w:type="page"/>
      </w:r>
    </w:p>
    <w:p w14:paraId="6902D60C" w14:textId="77777777" w:rsidR="00F66292" w:rsidRDefault="00F66292" w:rsidP="00232D96">
      <w:pPr>
        <w:rPr>
          <w:rFonts w:asciiTheme="minorHAnsi" w:hAnsiTheme="minorHAnsi" w:cs="Arial"/>
          <w:color w:val="7F7F7F" w:themeColor="text1" w:themeTint="80"/>
        </w:rPr>
      </w:pPr>
    </w:p>
    <w:p w14:paraId="2CDA84DE" w14:textId="77777777" w:rsidR="00232D96" w:rsidRPr="000E4873" w:rsidRDefault="00B83753" w:rsidP="00232D96">
      <w:pPr>
        <w:rPr>
          <w:rFonts w:asciiTheme="minorHAnsi" w:hAnsiTheme="minorHAnsi" w:cs="Arial"/>
          <w:b/>
          <w:i/>
        </w:rPr>
      </w:pPr>
      <w:r w:rsidRPr="000E4873">
        <w:rPr>
          <w:rFonts w:asciiTheme="minorHAnsi" w:hAnsiTheme="minorHAnsi" w:cs="Arial"/>
          <w:b/>
          <w:i/>
        </w:rPr>
        <w:t>1</w:t>
      </w:r>
      <w:r w:rsidR="00232D96" w:rsidRPr="000E4873">
        <w:rPr>
          <w:rFonts w:asciiTheme="minorHAnsi" w:hAnsiTheme="minorHAnsi" w:cs="Arial"/>
          <w:b/>
          <w:i/>
        </w:rPr>
        <w:t>.4.  FAST partiel associé à la fonction principale FP</w:t>
      </w:r>
      <w:r w:rsidR="0039434C" w:rsidRPr="000E4873">
        <w:rPr>
          <w:rFonts w:asciiTheme="minorHAnsi" w:hAnsiTheme="minorHAnsi" w:cs="Arial"/>
          <w:b/>
          <w:i/>
        </w:rPr>
        <w:t>1</w:t>
      </w:r>
    </w:p>
    <w:p w14:paraId="562811D0" w14:textId="77777777" w:rsidR="00232D96" w:rsidRPr="00315221" w:rsidRDefault="00232D96" w:rsidP="00232D96">
      <w:pPr>
        <w:rPr>
          <w:rFonts w:asciiTheme="minorHAnsi" w:hAnsiTheme="minorHAnsi" w:cs="Arial"/>
          <w:b/>
          <w:i/>
          <w:color w:val="7F7F7F" w:themeColor="text1" w:themeTint="80"/>
          <w:sz w:val="28"/>
          <w:szCs w:val="28"/>
        </w:rPr>
      </w:pPr>
    </w:p>
    <w:p w14:paraId="5A40383F" w14:textId="77777777" w:rsidR="00232D96" w:rsidRPr="00315221" w:rsidRDefault="00F14354" w:rsidP="00232D96">
      <w:pPr>
        <w:rPr>
          <w:rFonts w:asciiTheme="minorHAnsi" w:hAnsiTheme="minorHAnsi" w:cs="Arial"/>
          <w:b/>
          <w:i/>
          <w:color w:val="7F7F7F" w:themeColor="text1" w:themeTint="80"/>
        </w:rPr>
      </w:pPr>
      <w:r>
        <w:rPr>
          <w:rFonts w:asciiTheme="minorHAnsi" w:hAnsiTheme="minorHAnsi"/>
          <w:noProof/>
          <w:color w:val="7F7F7F" w:themeColor="text1" w:themeTint="80"/>
        </w:rPr>
        <mc:AlternateContent>
          <mc:Choice Requires="wps">
            <w:drawing>
              <wp:anchor distT="0" distB="0" distL="114300" distR="114300" simplePos="0" relativeHeight="251559936" behindDoc="0" locked="0" layoutInCell="1" allowOverlap="1" wp14:anchorId="052BE0BB" wp14:editId="7F591DAD">
                <wp:simplePos x="0" y="0"/>
                <wp:positionH relativeFrom="column">
                  <wp:posOffset>1607185</wp:posOffset>
                </wp:positionH>
                <wp:positionV relativeFrom="paragraph">
                  <wp:posOffset>16510</wp:posOffset>
                </wp:positionV>
                <wp:extent cx="1095375" cy="504825"/>
                <wp:effectExtent l="0" t="0" r="28575" b="28575"/>
                <wp:wrapNone/>
                <wp:docPr id="2403" name="Text Box 1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504825"/>
                        </a:xfrm>
                        <a:prstGeom prst="rect">
                          <a:avLst/>
                        </a:prstGeom>
                        <a:solidFill>
                          <a:srgbClr val="FFFFFF"/>
                        </a:solidFill>
                        <a:ln w="12700">
                          <a:solidFill>
                            <a:srgbClr val="FFFFFF"/>
                          </a:solidFill>
                          <a:miter lim="800000"/>
                          <a:headEnd/>
                          <a:tailEnd/>
                        </a:ln>
                      </wps:spPr>
                      <wps:txbx>
                        <w:txbxContent>
                          <w:p w14:paraId="2B7DCFA0" w14:textId="77777777" w:rsidR="00B53E60" w:rsidRPr="006F5719" w:rsidRDefault="00B53E60" w:rsidP="00232D96">
                            <w:pPr>
                              <w:rPr>
                                <w:rFonts w:asciiTheme="minorHAnsi" w:hAnsiTheme="minorHAnsi" w:cs="Arial"/>
                                <w:i/>
                              </w:rPr>
                            </w:pPr>
                            <w:r w:rsidRPr="006F5719">
                              <w:rPr>
                                <w:rFonts w:asciiTheme="minorHAnsi" w:hAnsiTheme="minorHAnsi" w:cs="Arial"/>
                                <w:i/>
                              </w:rPr>
                              <w:t>Fonction technique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3" o:spid="_x0000_s1134" type="#_x0000_t202" style="position:absolute;margin-left:126.55pt;margin-top:1.3pt;width:86.25pt;height:39.7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" strokecolor="white" strokeweight="1pt">
                <v:textbox>
                  <w:txbxContent>
                    <w:p w:rsidR="00292822" w:rsidRPr="006F5719" w:rsidRDefault="00292822" w:rsidP="00232D96">
                      <w:pPr>
                        <w:rPr>
                          <w:rFonts w:asciiTheme="minorHAnsi" w:hAnsiTheme="minorHAnsi" w:cs="Arial"/>
                          <w:i/>
                        </w:rPr>
                      </w:pPr>
                      <w:r w:rsidRPr="006F5719">
                        <w:rPr>
                          <w:rFonts w:asciiTheme="minorHAnsi" w:hAnsiTheme="minorHAnsi" w:cs="Arial"/>
                          <w:i/>
                        </w:rPr>
                        <w:t>Fonction technique</w:t>
                      </w:r>
                    </w:p>
                  </w:txbxContent>
                </v:textbox>
              </v:shape>
            </w:pict>
          </mc:Fallback>
        </mc:AlternateContent>
      </w:r>
      <w:r>
        <w:rPr>
          <w:rFonts w:asciiTheme="minorHAnsi" w:hAnsiTheme="minorHAnsi"/>
          <w:noProof/>
          <w:color w:val="7F7F7F" w:themeColor="text1" w:themeTint="80"/>
        </w:rPr>
        <mc:AlternateContent>
          <mc:Choice Requires="wps">
            <w:drawing>
              <wp:anchor distT="0" distB="0" distL="114300" distR="114300" simplePos="0" relativeHeight="251558912" behindDoc="0" locked="0" layoutInCell="1" allowOverlap="1" wp14:anchorId="18D47B73" wp14:editId="2A909929">
                <wp:simplePos x="0" y="0"/>
                <wp:positionH relativeFrom="column">
                  <wp:posOffset>-393065</wp:posOffset>
                </wp:positionH>
                <wp:positionV relativeFrom="paragraph">
                  <wp:posOffset>27940</wp:posOffset>
                </wp:positionV>
                <wp:extent cx="1095375" cy="504825"/>
                <wp:effectExtent l="0" t="0" r="28575" b="28575"/>
                <wp:wrapNone/>
                <wp:docPr id="2402" name="Text Box 1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504825"/>
                        </a:xfrm>
                        <a:prstGeom prst="rect">
                          <a:avLst/>
                        </a:prstGeom>
                        <a:solidFill>
                          <a:srgbClr val="FFFFFF"/>
                        </a:solidFill>
                        <a:ln w="12700">
                          <a:solidFill>
                            <a:srgbClr val="FFFFFF"/>
                          </a:solidFill>
                          <a:miter lim="800000"/>
                          <a:headEnd/>
                          <a:tailEnd/>
                        </a:ln>
                      </wps:spPr>
                      <wps:txbx>
                        <w:txbxContent>
                          <w:p w14:paraId="67AD0155" w14:textId="77777777" w:rsidR="00B53E60" w:rsidRPr="006F5719" w:rsidRDefault="00B53E60" w:rsidP="00232D96">
                            <w:pPr>
                              <w:rPr>
                                <w:rFonts w:asciiTheme="minorHAnsi" w:hAnsiTheme="minorHAnsi" w:cs="Arial"/>
                                <w:i/>
                              </w:rPr>
                            </w:pPr>
                            <w:r w:rsidRPr="006F5719">
                              <w:rPr>
                                <w:rFonts w:asciiTheme="minorHAnsi" w:hAnsiTheme="minorHAnsi" w:cs="Arial"/>
                                <w:i/>
                              </w:rPr>
                              <w:t>Fonction de 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2" o:spid="_x0000_s1135" type="#_x0000_t202" style="position:absolute;margin-left:-30.95pt;margin-top:2.2pt;width:86.25pt;height:39.7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" strokecolor="white" strokeweight="1pt">
                <v:textbox>
                  <w:txbxContent>
                    <w:p w:rsidR="00292822" w:rsidRPr="006F5719" w:rsidRDefault="00292822" w:rsidP="00232D96">
                      <w:pPr>
                        <w:rPr>
                          <w:rFonts w:asciiTheme="minorHAnsi" w:hAnsiTheme="minorHAnsi" w:cs="Arial"/>
                          <w:i/>
                        </w:rPr>
                      </w:pPr>
                      <w:r w:rsidRPr="006F5719">
                        <w:rPr>
                          <w:rFonts w:asciiTheme="minorHAnsi" w:hAnsiTheme="minorHAnsi" w:cs="Arial"/>
                          <w:i/>
                        </w:rPr>
                        <w:t>Fonction de service</w:t>
                      </w:r>
                    </w:p>
                  </w:txbxContent>
                </v:textbox>
              </v:shape>
            </w:pict>
          </mc:Fallback>
        </mc:AlternateContent>
      </w:r>
      <w:r>
        <w:rPr>
          <w:rFonts w:asciiTheme="minorHAnsi" w:hAnsiTheme="minorHAnsi"/>
          <w:noProof/>
          <w:color w:val="7F7F7F" w:themeColor="text1" w:themeTint="80"/>
        </w:rPr>
        <mc:AlternateContent>
          <mc:Choice Requires="wps">
            <w:drawing>
              <wp:anchor distT="0" distB="0" distL="114300" distR="114300" simplePos="0" relativeHeight="251557888" behindDoc="0" locked="0" layoutInCell="1" allowOverlap="1" wp14:anchorId="08507E15" wp14:editId="1301AA59">
                <wp:simplePos x="0" y="0"/>
                <wp:positionH relativeFrom="column">
                  <wp:posOffset>4316730</wp:posOffset>
                </wp:positionH>
                <wp:positionV relativeFrom="paragraph">
                  <wp:posOffset>24765</wp:posOffset>
                </wp:positionV>
                <wp:extent cx="1095375" cy="504825"/>
                <wp:effectExtent l="0" t="0" r="28575" b="28575"/>
                <wp:wrapNone/>
                <wp:docPr id="2401" name="Text Box 1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504825"/>
                        </a:xfrm>
                        <a:prstGeom prst="rect">
                          <a:avLst/>
                        </a:prstGeom>
                        <a:solidFill>
                          <a:srgbClr val="FFFFFF"/>
                        </a:solidFill>
                        <a:ln w="12700">
                          <a:solidFill>
                            <a:srgbClr val="FFFFFF"/>
                          </a:solidFill>
                          <a:miter lim="800000"/>
                          <a:headEnd/>
                          <a:tailEnd/>
                        </a:ln>
                      </wps:spPr>
                      <wps:txbx>
                        <w:txbxContent>
                          <w:p w14:paraId="20D759AC" w14:textId="77777777" w:rsidR="00B53E60" w:rsidRPr="006F5719" w:rsidRDefault="00B53E60" w:rsidP="00232D96">
                            <w:pPr>
                              <w:rPr>
                                <w:rFonts w:asciiTheme="minorHAnsi" w:hAnsiTheme="minorHAnsi" w:cs="Arial"/>
                                <w:i/>
                              </w:rPr>
                            </w:pPr>
                            <w:r w:rsidRPr="006F5719">
                              <w:rPr>
                                <w:rFonts w:asciiTheme="minorHAnsi" w:hAnsiTheme="minorHAnsi" w:cs="Arial"/>
                                <w:i/>
                              </w:rPr>
                              <w:t>Solution constructive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1" o:spid="_x0000_s1136" type="#_x0000_t202" style="position:absolute;margin-left:339.9pt;margin-top:1.95pt;width:86.25pt;height:39.7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" strokecolor="white" strokeweight="1pt">
                <v:textbox>
                  <w:txbxContent>
                    <w:p w:rsidR="00292822" w:rsidRPr="006F5719" w:rsidRDefault="00292822" w:rsidP="00232D96">
                      <w:pPr>
                        <w:rPr>
                          <w:rFonts w:asciiTheme="minorHAnsi" w:hAnsiTheme="minorHAnsi" w:cs="Arial"/>
                          <w:i/>
                        </w:rPr>
                      </w:pPr>
                      <w:r w:rsidRPr="006F5719">
                        <w:rPr>
                          <w:rFonts w:asciiTheme="minorHAnsi" w:hAnsiTheme="minorHAnsi" w:cs="Arial"/>
                          <w:i/>
                        </w:rPr>
                        <w:t>Solution constructive</w:t>
                      </w:r>
                    </w:p>
                  </w:txbxContent>
                </v:textbox>
              </v:shape>
            </w:pict>
          </mc:Fallback>
        </mc:AlternateContent>
      </w:r>
    </w:p>
    <w:p w14:paraId="6CBAA100" w14:textId="77777777" w:rsidR="00232D96" w:rsidRPr="00315221" w:rsidRDefault="00F14354" w:rsidP="00232D96">
      <w:pPr>
        <w:rPr>
          <w:rFonts w:asciiTheme="minorHAnsi" w:hAnsiTheme="minorHAnsi" w:cs="Arial"/>
          <w:b/>
          <w:i/>
          <w:color w:val="7F7F7F" w:themeColor="text1" w:themeTint="80"/>
        </w:rPr>
      </w:pPr>
      <w:r>
        <w:rPr>
          <w:rFonts w:asciiTheme="minorHAnsi" w:hAnsiTheme="minorHAnsi" w:cs="Arial"/>
          <w:b/>
          <w:i/>
          <w:noProof/>
          <w:color w:val="7F7F7F" w:themeColor="text1" w:themeTint="80"/>
        </w:rPr>
        <mc:AlternateContent>
          <mc:Choice Requires="wps">
            <w:drawing>
              <wp:anchor distT="0" distB="0" distL="114299" distR="114299" simplePos="0" relativeHeight="251560960" behindDoc="0" locked="0" layoutInCell="1" allowOverlap="1" wp14:anchorId="41F0CD15" wp14:editId="4DF873AC">
                <wp:simplePos x="0" y="0"/>
                <wp:positionH relativeFrom="column">
                  <wp:posOffset>784224</wp:posOffset>
                </wp:positionH>
                <wp:positionV relativeFrom="paragraph">
                  <wp:posOffset>17145</wp:posOffset>
                </wp:positionV>
                <wp:extent cx="0" cy="7481570"/>
                <wp:effectExtent l="0" t="0" r="19050" b="24130"/>
                <wp:wrapNone/>
                <wp:docPr id="2400" name="Line 1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8157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4" o:spid="_x0000_s1026" style="position:absolute;z-index:251560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1.75pt,1.35pt" to="61.75pt,5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">
                <v:stroke dashstyle="dash"/>
              </v:line>
            </w:pict>
          </mc:Fallback>
        </mc:AlternateContent>
      </w:r>
      <w:r>
        <w:rPr>
          <w:rFonts w:asciiTheme="minorHAnsi" w:hAnsiTheme="minorHAnsi" w:cs="Arial"/>
          <w:b/>
          <w:i/>
          <w:noProof/>
          <w:color w:val="7F7F7F" w:themeColor="text1" w:themeTint="80"/>
        </w:rPr>
        <mc:AlternateContent>
          <mc:Choice Requires="wps">
            <w:drawing>
              <wp:anchor distT="0" distB="0" distL="114299" distR="114299" simplePos="0" relativeHeight="251565056" behindDoc="0" locked="0" layoutInCell="1" allowOverlap="1" wp14:anchorId="4F7A6D8B" wp14:editId="26C94218">
                <wp:simplePos x="0" y="0"/>
                <wp:positionH relativeFrom="column">
                  <wp:posOffset>3565524</wp:posOffset>
                </wp:positionH>
                <wp:positionV relativeFrom="paragraph">
                  <wp:posOffset>9525</wp:posOffset>
                </wp:positionV>
                <wp:extent cx="0" cy="7489190"/>
                <wp:effectExtent l="0" t="0" r="19050" b="16510"/>
                <wp:wrapNone/>
                <wp:docPr id="2399" name="Line 1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89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8" o:spid="_x0000_s1026" style="position:absolute;z-index:251565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0.75pt,.75pt" to="280.75pt,5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">
                <v:stroke dashstyle="dash"/>
              </v:line>
            </w:pict>
          </mc:Fallback>
        </mc:AlternateContent>
      </w:r>
    </w:p>
    <w:p w14:paraId="4EBF6E37" w14:textId="77777777" w:rsidR="00232D96" w:rsidRPr="00315221" w:rsidRDefault="00232D96" w:rsidP="00232D96">
      <w:pPr>
        <w:rPr>
          <w:rFonts w:asciiTheme="minorHAnsi" w:hAnsiTheme="minorHAnsi" w:cs="Arial"/>
          <w:b/>
          <w:i/>
          <w:color w:val="7F7F7F" w:themeColor="text1" w:themeTint="80"/>
        </w:rPr>
      </w:pPr>
    </w:p>
    <w:p w14:paraId="20F41F81" w14:textId="77777777" w:rsidR="00232D96" w:rsidRPr="00315221" w:rsidRDefault="00232D96" w:rsidP="00232D96">
      <w:pPr>
        <w:rPr>
          <w:rFonts w:asciiTheme="minorHAnsi" w:hAnsiTheme="minorHAnsi" w:cs="Arial"/>
          <w:b/>
          <w:i/>
          <w:color w:val="7F7F7F" w:themeColor="text1" w:themeTint="80"/>
        </w:rPr>
      </w:pPr>
    </w:p>
    <w:p w14:paraId="50696470" w14:textId="77777777" w:rsidR="00232D96" w:rsidRPr="00315221" w:rsidRDefault="00F14354" w:rsidP="00232D96">
      <w:pPr>
        <w:rPr>
          <w:rFonts w:asciiTheme="minorHAnsi" w:hAnsiTheme="minorHAnsi" w:cs="Arial"/>
          <w:b/>
          <w:i/>
          <w:color w:val="7F7F7F" w:themeColor="text1" w:themeTint="80"/>
        </w:rPr>
      </w:pPr>
      <w:r>
        <w:rPr>
          <w:rFonts w:asciiTheme="minorHAnsi" w:hAnsiTheme="minorHAnsi" w:cs="Arial"/>
          <w:b/>
          <w:i/>
          <w:noProof/>
          <w:color w:val="7F7F7F" w:themeColor="text1" w:themeTint="80"/>
        </w:rPr>
        <mc:AlternateContent>
          <mc:Choice Requires="wps">
            <w:drawing>
              <wp:anchor distT="0" distB="0" distL="114300" distR="114300" simplePos="0" relativeHeight="251570176" behindDoc="0" locked="0" layoutInCell="1" allowOverlap="1" wp14:anchorId="11F948F8" wp14:editId="2371190E">
                <wp:simplePos x="0" y="0"/>
                <wp:positionH relativeFrom="column">
                  <wp:posOffset>895985</wp:posOffset>
                </wp:positionH>
                <wp:positionV relativeFrom="paragraph">
                  <wp:posOffset>2540</wp:posOffset>
                </wp:positionV>
                <wp:extent cx="1095375" cy="730250"/>
                <wp:effectExtent l="0" t="0" r="28575" b="12700"/>
                <wp:wrapNone/>
                <wp:docPr id="2397" name="Text Box 1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730250"/>
                        </a:xfrm>
                        <a:prstGeom prst="rect">
                          <a:avLst/>
                        </a:prstGeom>
                        <a:solidFill>
                          <a:srgbClr val="FFFFFF"/>
                        </a:solidFill>
                        <a:ln w="12700">
                          <a:solidFill>
                            <a:srgbClr val="000000"/>
                          </a:solidFill>
                          <a:miter lim="800000"/>
                          <a:headEnd/>
                          <a:tailEnd/>
                        </a:ln>
                      </wps:spPr>
                      <wps:txbx>
                        <w:txbxContent>
                          <w:p w14:paraId="5BDCFA2D" w14:textId="77777777" w:rsidR="00B53E60" w:rsidRPr="006F5719" w:rsidRDefault="00B53E60" w:rsidP="00A02490">
                            <w:pPr>
                              <w:rPr>
                                <w:rFonts w:asciiTheme="minorHAnsi" w:hAnsiTheme="minorHAnsi" w:cs="Arial"/>
                              </w:rPr>
                            </w:pPr>
                            <w:r w:rsidRPr="006F5719">
                              <w:rPr>
                                <w:rFonts w:asciiTheme="minorHAnsi" w:hAnsiTheme="minorHAnsi" w:cs="Arial"/>
                              </w:rPr>
                              <w:t xml:space="preserve">FT1 </w:t>
                            </w:r>
                          </w:p>
                          <w:p w14:paraId="477668D7" w14:textId="77777777" w:rsidR="00B53E60" w:rsidRPr="006F5719" w:rsidRDefault="00B53E60" w:rsidP="00A02490">
                            <w:pPr>
                              <w:rPr>
                                <w:rFonts w:asciiTheme="minorHAnsi" w:hAnsiTheme="minorHAnsi" w:cs="Arial"/>
                              </w:rPr>
                            </w:pPr>
                            <w:r w:rsidRPr="006F5719">
                              <w:rPr>
                                <w:rFonts w:asciiTheme="minorHAnsi" w:hAnsiTheme="minorHAnsi" w:cs="Arial"/>
                              </w:rPr>
                              <w:t>Détecter la courbe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2" o:spid="_x0000_s1137" type="#_x0000_t202" style="position:absolute;margin-left:70.55pt;margin-top:.2pt;width:86.25pt;height:57.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" strokeweight="1pt">
                <v:textbox>
                  <w:txbxContent>
                    <w:p w:rsidR="00292822" w:rsidRPr="006F5719" w:rsidRDefault="00292822" w:rsidP="00A02490">
                      <w:pPr>
                        <w:rPr>
                          <w:rFonts w:asciiTheme="minorHAnsi" w:hAnsiTheme="minorHAnsi" w:cs="Arial"/>
                        </w:rPr>
                      </w:pPr>
                      <w:r w:rsidRPr="006F5719">
                        <w:rPr>
                          <w:rFonts w:asciiTheme="minorHAnsi" w:hAnsiTheme="minorHAnsi" w:cs="Arial"/>
                        </w:rPr>
                        <w:t xml:space="preserve">FT1 </w:t>
                      </w:r>
                    </w:p>
                    <w:p w:rsidR="00292822" w:rsidRPr="006F5719" w:rsidRDefault="00292822" w:rsidP="00A02490">
                      <w:pPr>
                        <w:rPr>
                          <w:rFonts w:asciiTheme="minorHAnsi" w:hAnsiTheme="minorHAnsi" w:cs="Arial"/>
                        </w:rPr>
                      </w:pPr>
                      <w:r w:rsidRPr="006F5719">
                        <w:rPr>
                          <w:rFonts w:asciiTheme="minorHAnsi" w:hAnsiTheme="minorHAnsi" w:cs="Arial"/>
                        </w:rPr>
                        <w:t>Détecter la courbe</w:t>
                      </w:r>
                    </w:p>
                  </w:txbxContent>
                </v:textbox>
              </v:shape>
            </w:pict>
          </mc:Fallback>
        </mc:AlternateContent>
      </w:r>
      <w:r>
        <w:rPr>
          <w:rFonts w:asciiTheme="minorHAnsi" w:hAnsiTheme="minorHAnsi" w:cs="Arial"/>
          <w:b/>
          <w:i/>
          <w:noProof/>
          <w:color w:val="7F7F7F" w:themeColor="text1" w:themeTint="80"/>
        </w:rPr>
        <mc:AlternateContent>
          <mc:Choice Requires="wps">
            <w:drawing>
              <wp:anchor distT="0" distB="0" distL="114300" distR="114300" simplePos="0" relativeHeight="251577344" behindDoc="0" locked="0" layoutInCell="1" allowOverlap="1" wp14:anchorId="44DAE216" wp14:editId="1C204215">
                <wp:simplePos x="0" y="0"/>
                <wp:positionH relativeFrom="column">
                  <wp:posOffset>3723005</wp:posOffset>
                </wp:positionH>
                <wp:positionV relativeFrom="paragraph">
                  <wp:posOffset>2540</wp:posOffset>
                </wp:positionV>
                <wp:extent cx="2352675" cy="652780"/>
                <wp:effectExtent l="0" t="0" r="28575" b="13970"/>
                <wp:wrapNone/>
                <wp:docPr id="2393" name="Text Box 1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652780"/>
                        </a:xfrm>
                        <a:prstGeom prst="rect">
                          <a:avLst/>
                        </a:prstGeom>
                        <a:solidFill>
                          <a:srgbClr val="FFFFFF"/>
                        </a:solidFill>
                        <a:ln w="12700">
                          <a:solidFill>
                            <a:srgbClr val="000000"/>
                          </a:solidFill>
                          <a:miter lim="800000"/>
                          <a:headEnd/>
                          <a:tailEnd/>
                        </a:ln>
                      </wps:spPr>
                      <wps:txbx>
                        <w:txbxContent>
                          <w:p w14:paraId="48C7B6BE" w14:textId="77777777" w:rsidR="00B53E60" w:rsidRPr="006F5719" w:rsidRDefault="00B53E60" w:rsidP="00232D96">
                            <w:pPr>
                              <w:rPr>
                                <w:rFonts w:asciiTheme="minorHAnsi" w:hAnsiTheme="minorHAnsi" w:cs="Arial"/>
                                <w:sz w:val="22"/>
                                <w:szCs w:val="22"/>
                              </w:rPr>
                            </w:pPr>
                          </w:p>
                          <w:p w14:paraId="30BA7429" w14:textId="77777777" w:rsidR="00B53E60" w:rsidRPr="006F5719" w:rsidRDefault="00B53E60" w:rsidP="00232D96">
                            <w:pPr>
                              <w:jc w:val="center"/>
                              <w:rPr>
                                <w:rFonts w:asciiTheme="minorHAnsi" w:hAnsiTheme="minorHAnsi" w:cs="Arial"/>
                                <w:i/>
                              </w:rPr>
                            </w:pPr>
                            <w:r w:rsidRPr="006F5719">
                              <w:rPr>
                                <w:rFonts w:asciiTheme="minorHAnsi" w:hAnsiTheme="minorHAnsi" w:cs="Arial"/>
                                <w:i/>
                              </w:rPr>
                              <w:t>Accéléromètres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0" o:spid="_x0000_s1138" type="#_x0000_t202" style="position:absolute;margin-left:293.15pt;margin-top:.2pt;width:185.25pt;height:51.4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" strokeweight="1pt">
                <v:textbox>
                  <w:txbxContent>
                    <w:p w:rsidR="00292822" w:rsidRPr="006F5719" w:rsidRDefault="00292822" w:rsidP="00232D96">
                      <w:pPr>
                        <w:rPr>
                          <w:rFonts w:asciiTheme="minorHAnsi" w:hAnsiTheme="minorHAnsi" w:cs="Arial"/>
                          <w:sz w:val="22"/>
                          <w:szCs w:val="22"/>
                        </w:rPr>
                      </w:pPr>
                    </w:p>
                    <w:p w:rsidR="00292822" w:rsidRPr="006F5719" w:rsidRDefault="00292822" w:rsidP="00232D96">
                      <w:pPr>
                        <w:jc w:val="center"/>
                        <w:rPr>
                          <w:rFonts w:asciiTheme="minorHAnsi" w:hAnsiTheme="minorHAnsi" w:cs="Arial"/>
                          <w:i/>
                        </w:rPr>
                      </w:pPr>
                      <w:r w:rsidRPr="006F5719">
                        <w:rPr>
                          <w:rFonts w:asciiTheme="minorHAnsi" w:hAnsiTheme="minorHAnsi" w:cs="Arial"/>
                          <w:i/>
                        </w:rPr>
                        <w:t>Accéléromètres</w:t>
                      </w:r>
                    </w:p>
                  </w:txbxContent>
                </v:textbox>
              </v:shape>
            </w:pict>
          </mc:Fallback>
        </mc:AlternateContent>
      </w:r>
    </w:p>
    <w:p w14:paraId="763F0EF3" w14:textId="77777777" w:rsidR="00232D96" w:rsidRPr="00315221" w:rsidRDefault="00F14354" w:rsidP="00232D96">
      <w:pPr>
        <w:rPr>
          <w:rFonts w:asciiTheme="minorHAnsi" w:hAnsiTheme="minorHAnsi" w:cs="Arial"/>
          <w:b/>
          <w:i/>
          <w:color w:val="7F7F7F" w:themeColor="text1" w:themeTint="80"/>
        </w:rPr>
      </w:pPr>
      <w:r>
        <w:rPr>
          <w:rFonts w:asciiTheme="minorHAnsi" w:hAnsiTheme="minorHAnsi" w:cs="Arial"/>
          <w:b/>
          <w:i/>
          <w:noProof/>
          <w:color w:val="7F7F7F" w:themeColor="text1" w:themeTint="80"/>
        </w:rPr>
        <mc:AlternateContent>
          <mc:Choice Requires="wps">
            <w:drawing>
              <wp:anchor distT="0" distB="0" distL="114300" distR="114300" simplePos="0" relativeHeight="251573248" behindDoc="0" locked="0" layoutInCell="1" allowOverlap="1" wp14:anchorId="1C93DC2C" wp14:editId="6F7254D4">
                <wp:simplePos x="0" y="0"/>
                <wp:positionH relativeFrom="column">
                  <wp:posOffset>671195</wp:posOffset>
                </wp:positionH>
                <wp:positionV relativeFrom="paragraph">
                  <wp:posOffset>177800</wp:posOffset>
                </wp:positionV>
                <wp:extent cx="196215" cy="4674235"/>
                <wp:effectExtent l="0" t="0" r="13335" b="12065"/>
                <wp:wrapNone/>
                <wp:docPr id="2392" name="Freeform 17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96215" cy="4674235"/>
                        </a:xfrm>
                        <a:custGeom>
                          <a:avLst/>
                          <a:gdLst>
                            <a:gd name="T0" fmla="*/ 0 w 277"/>
                            <a:gd name="T1" fmla="*/ 0 h 683"/>
                            <a:gd name="T2" fmla="*/ 0 w 277"/>
                            <a:gd name="T3" fmla="*/ 683 h 683"/>
                            <a:gd name="T4" fmla="*/ 277 w 277"/>
                            <a:gd name="T5" fmla="*/ 683 h 683"/>
                          </a:gdLst>
                          <a:ahLst/>
                          <a:cxnLst>
                            <a:cxn ang="0">
                              <a:pos x="T0" y="T1"/>
                            </a:cxn>
                            <a:cxn ang="0">
                              <a:pos x="T2" y="T3"/>
                            </a:cxn>
                            <a:cxn ang="0">
                              <a:pos x="T4" y="T5"/>
                            </a:cxn>
                          </a:cxnLst>
                          <a:rect l="0" t="0" r="r" b="b"/>
                          <a:pathLst>
                            <a:path w="277" h="683">
                              <a:moveTo>
                                <a:pt x="0" y="0"/>
                              </a:moveTo>
                              <a:lnTo>
                                <a:pt x="0" y="683"/>
                              </a:lnTo>
                              <a:lnTo>
                                <a:pt x="277" y="683"/>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85" o:spid="_x0000_s1026" style="position:absolute;margin-left:52.85pt;margin-top:14pt;width:15.45pt;height:368.05pt;flip:y;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7,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" path="m,l,683r277,e" filled="f" strokeweight="1pt">
                <v:path arrowok="t" o:connecttype="custom" o:connectlocs="0,0;0,4674235;196215,4674235" o:connectangles="0,0,0"/>
              </v:shape>
            </w:pict>
          </mc:Fallback>
        </mc:AlternateContent>
      </w:r>
      <w:r>
        <w:rPr>
          <w:rFonts w:asciiTheme="minorHAnsi" w:hAnsiTheme="minorHAnsi" w:cs="Arial"/>
          <w:b/>
          <w:i/>
          <w:noProof/>
          <w:color w:val="7F7F7F" w:themeColor="text1" w:themeTint="80"/>
        </w:rPr>
        <mc:AlternateContent>
          <mc:Choice Requires="wps">
            <w:drawing>
              <wp:anchor distT="0" distB="0" distL="114300" distR="114300" simplePos="0" relativeHeight="251578368" behindDoc="0" locked="0" layoutInCell="1" allowOverlap="1" wp14:anchorId="102D48D9" wp14:editId="34505BD0">
                <wp:simplePos x="0" y="0"/>
                <wp:positionH relativeFrom="column">
                  <wp:posOffset>1984375</wp:posOffset>
                </wp:positionH>
                <wp:positionV relativeFrom="paragraph">
                  <wp:posOffset>160020</wp:posOffset>
                </wp:positionV>
                <wp:extent cx="1736725" cy="5715"/>
                <wp:effectExtent l="0" t="0" r="15875" b="32385"/>
                <wp:wrapNone/>
                <wp:docPr id="2390" name="Line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6725" cy="571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91" o:spid="_x0000_s1026" style="position:absolute;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25pt,12.6pt" to="293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" strokeweight="1pt"/>
            </w:pict>
          </mc:Fallback>
        </mc:AlternateContent>
      </w:r>
    </w:p>
    <w:p w14:paraId="6C2D808D" w14:textId="77777777" w:rsidR="00232D96" w:rsidRPr="00315221" w:rsidRDefault="00232D96" w:rsidP="00232D96">
      <w:pPr>
        <w:rPr>
          <w:rFonts w:asciiTheme="minorHAnsi" w:hAnsiTheme="minorHAnsi" w:cs="Arial"/>
          <w:b/>
          <w:i/>
          <w:color w:val="7F7F7F" w:themeColor="text1" w:themeTint="80"/>
        </w:rPr>
      </w:pPr>
    </w:p>
    <w:p w14:paraId="28A9A03A" w14:textId="77777777" w:rsidR="00232D96" w:rsidRPr="00315221" w:rsidRDefault="00232D96" w:rsidP="00232D96">
      <w:pPr>
        <w:rPr>
          <w:rFonts w:asciiTheme="minorHAnsi" w:hAnsiTheme="minorHAnsi" w:cs="Arial"/>
          <w:b/>
          <w:i/>
          <w:color w:val="7F7F7F" w:themeColor="text1" w:themeTint="80"/>
        </w:rPr>
      </w:pPr>
    </w:p>
    <w:p w14:paraId="0E74A66B" w14:textId="77777777" w:rsidR="00232D96" w:rsidRPr="00315221" w:rsidRDefault="00232D96" w:rsidP="00232D96">
      <w:pPr>
        <w:rPr>
          <w:rFonts w:asciiTheme="minorHAnsi" w:hAnsiTheme="minorHAnsi" w:cs="Arial"/>
          <w:b/>
          <w:i/>
          <w:color w:val="7F7F7F" w:themeColor="text1" w:themeTint="80"/>
        </w:rPr>
      </w:pPr>
    </w:p>
    <w:p w14:paraId="2C210614" w14:textId="77777777" w:rsidR="00232D96" w:rsidRPr="00315221" w:rsidRDefault="00F14354" w:rsidP="00232D96">
      <w:pPr>
        <w:rPr>
          <w:rFonts w:asciiTheme="minorHAnsi" w:hAnsiTheme="minorHAnsi" w:cs="Arial"/>
          <w:b/>
          <w:i/>
          <w:color w:val="7F7F7F" w:themeColor="text1" w:themeTint="80"/>
        </w:rPr>
      </w:pPr>
      <w:r>
        <w:rPr>
          <w:rFonts w:asciiTheme="minorHAnsi" w:hAnsiTheme="minorHAnsi" w:cs="Arial"/>
          <w:b/>
          <w:i/>
          <w:noProof/>
          <w:color w:val="7F7F7F" w:themeColor="text1" w:themeTint="80"/>
        </w:rPr>
        <mc:AlternateContent>
          <mc:Choice Requires="wps">
            <w:drawing>
              <wp:anchor distT="0" distB="0" distL="114300" distR="114300" simplePos="0" relativeHeight="251571200" behindDoc="0" locked="0" layoutInCell="1" allowOverlap="1" wp14:anchorId="09DF1022" wp14:editId="4D7AAC76">
                <wp:simplePos x="0" y="0"/>
                <wp:positionH relativeFrom="column">
                  <wp:posOffset>889000</wp:posOffset>
                </wp:positionH>
                <wp:positionV relativeFrom="paragraph">
                  <wp:posOffset>158115</wp:posOffset>
                </wp:positionV>
                <wp:extent cx="1095375" cy="566420"/>
                <wp:effectExtent l="0" t="0" r="28575" b="24130"/>
                <wp:wrapNone/>
                <wp:docPr id="2389" name="Text Box 1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566420"/>
                        </a:xfrm>
                        <a:prstGeom prst="rect">
                          <a:avLst/>
                        </a:prstGeom>
                        <a:solidFill>
                          <a:srgbClr val="FFFFFF"/>
                        </a:solidFill>
                        <a:ln w="12700">
                          <a:solidFill>
                            <a:srgbClr val="000000"/>
                          </a:solidFill>
                          <a:miter lim="800000"/>
                          <a:headEnd/>
                          <a:tailEnd/>
                        </a:ln>
                      </wps:spPr>
                      <wps:txbx>
                        <w:txbxContent>
                          <w:p w14:paraId="37878695" w14:textId="77777777" w:rsidR="00B53E60" w:rsidRPr="006F5719" w:rsidRDefault="00B53E60" w:rsidP="00A02490">
                            <w:pPr>
                              <w:rPr>
                                <w:rFonts w:asciiTheme="minorHAnsi" w:hAnsiTheme="minorHAnsi" w:cs="Arial"/>
                              </w:rPr>
                            </w:pPr>
                            <w:r w:rsidRPr="006F5719">
                              <w:rPr>
                                <w:rFonts w:asciiTheme="minorHAnsi" w:hAnsiTheme="minorHAnsi" w:cs="Arial"/>
                              </w:rPr>
                              <w:t>FT2 Supporter la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3" o:spid="_x0000_s1139" type="#_x0000_t202" style="position:absolute;margin-left:70pt;margin-top:12.45pt;width:86.25pt;height:44.6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" strokeweight="1pt">
                <v:textbox>
                  <w:txbxContent>
                    <w:p w:rsidR="00292822" w:rsidRPr="006F5719" w:rsidRDefault="00292822" w:rsidP="00A02490">
                      <w:pPr>
                        <w:rPr>
                          <w:rFonts w:asciiTheme="minorHAnsi" w:hAnsiTheme="minorHAnsi" w:cs="Arial"/>
                        </w:rPr>
                      </w:pPr>
                      <w:r w:rsidRPr="006F5719">
                        <w:rPr>
                          <w:rFonts w:asciiTheme="minorHAnsi" w:hAnsiTheme="minorHAnsi" w:cs="Arial"/>
                        </w:rPr>
                        <w:t>FT2 Supporter la caisse</w:t>
                      </w:r>
                    </w:p>
                  </w:txbxContent>
                </v:textbox>
              </v:shape>
            </w:pict>
          </mc:Fallback>
        </mc:AlternateContent>
      </w:r>
      <w:r>
        <w:rPr>
          <w:rFonts w:asciiTheme="minorHAnsi" w:hAnsiTheme="minorHAnsi" w:cs="Arial"/>
          <w:b/>
          <w:i/>
          <w:noProof/>
          <w:color w:val="7F7F7F" w:themeColor="text1" w:themeTint="80"/>
        </w:rPr>
        <mc:AlternateContent>
          <mc:Choice Requires="wps">
            <w:drawing>
              <wp:anchor distT="0" distB="0" distL="114300" distR="114300" simplePos="0" relativeHeight="251579392" behindDoc="0" locked="0" layoutInCell="1" allowOverlap="1" wp14:anchorId="763708F9" wp14:editId="38603E0E">
                <wp:simplePos x="0" y="0"/>
                <wp:positionH relativeFrom="column">
                  <wp:posOffset>3723005</wp:posOffset>
                </wp:positionH>
                <wp:positionV relativeFrom="paragraph">
                  <wp:posOffset>69215</wp:posOffset>
                </wp:positionV>
                <wp:extent cx="2352675" cy="652780"/>
                <wp:effectExtent l="0" t="0" r="28575" b="13970"/>
                <wp:wrapNone/>
                <wp:docPr id="2388" name="Text Box 1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652780"/>
                        </a:xfrm>
                        <a:prstGeom prst="rect">
                          <a:avLst/>
                        </a:prstGeom>
                        <a:solidFill>
                          <a:srgbClr val="FFFFFF"/>
                        </a:solidFill>
                        <a:ln w="12700">
                          <a:solidFill>
                            <a:srgbClr val="000000"/>
                          </a:solidFill>
                          <a:miter lim="800000"/>
                          <a:headEnd/>
                          <a:tailEnd/>
                        </a:ln>
                      </wps:spPr>
                      <wps:txbx>
                        <w:txbxContent>
                          <w:p w14:paraId="51BB423B" w14:textId="77777777" w:rsidR="00B53E60" w:rsidRPr="006F5719" w:rsidRDefault="00B53E60" w:rsidP="00232D96">
                            <w:pPr>
                              <w:rPr>
                                <w:rFonts w:asciiTheme="minorHAnsi" w:hAnsiTheme="minorHAnsi" w:cs="Arial"/>
                                <w:b/>
                                <w:sz w:val="22"/>
                                <w:szCs w:val="22"/>
                              </w:rPr>
                            </w:pPr>
                          </w:p>
                          <w:p w14:paraId="17E8A761" w14:textId="77777777" w:rsidR="00B53E60" w:rsidRPr="006F5719" w:rsidRDefault="00B53E60" w:rsidP="00232D96">
                            <w:pPr>
                              <w:jc w:val="center"/>
                              <w:rPr>
                                <w:rFonts w:asciiTheme="minorHAnsi" w:hAnsiTheme="minorHAnsi" w:cs="Arial"/>
                                <w:b/>
                                <w:i/>
                              </w:rPr>
                            </w:pPr>
                            <w:r w:rsidRPr="006F5719">
                              <w:rPr>
                                <w:rFonts w:asciiTheme="minorHAnsi" w:hAnsiTheme="minorHAnsi" w:cs="Arial"/>
                                <w:b/>
                                <w:i/>
                              </w:rPr>
                              <w:t>S.C.1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5" o:spid="_x0000_s1140" type="#_x0000_t202" style="position:absolute;margin-left:293.15pt;margin-top:5.45pt;width:185.25pt;height:51.4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" strokeweight="1pt">
                <v:textbox>
                  <w:txbxContent>
                    <w:p w:rsidR="00292822" w:rsidRPr="006F5719" w:rsidRDefault="00292822" w:rsidP="00232D96">
                      <w:pPr>
                        <w:rPr>
                          <w:rFonts w:asciiTheme="minorHAnsi" w:hAnsiTheme="minorHAnsi" w:cs="Arial"/>
                          <w:b/>
                          <w:sz w:val="22"/>
                          <w:szCs w:val="22"/>
                        </w:rPr>
                      </w:pPr>
                    </w:p>
                    <w:p w:rsidR="00292822" w:rsidRPr="006F5719" w:rsidRDefault="00292822" w:rsidP="00232D96">
                      <w:pPr>
                        <w:jc w:val="center"/>
                        <w:rPr>
                          <w:rFonts w:asciiTheme="minorHAnsi" w:hAnsiTheme="minorHAnsi" w:cs="Arial"/>
                          <w:b/>
                          <w:i/>
                        </w:rPr>
                      </w:pPr>
                      <w:r w:rsidRPr="006F5719">
                        <w:rPr>
                          <w:rFonts w:asciiTheme="minorHAnsi" w:hAnsiTheme="minorHAnsi" w:cs="Arial"/>
                          <w:b/>
                          <w:i/>
                        </w:rPr>
                        <w:t>S.C.1</w:t>
                      </w:r>
                    </w:p>
                  </w:txbxContent>
                </v:textbox>
              </v:shape>
            </w:pict>
          </mc:Fallback>
        </mc:AlternateContent>
      </w:r>
    </w:p>
    <w:p w14:paraId="09F2F161" w14:textId="77777777" w:rsidR="00232D96" w:rsidRPr="00315221" w:rsidRDefault="00232D96" w:rsidP="00232D96">
      <w:pPr>
        <w:rPr>
          <w:rFonts w:asciiTheme="minorHAnsi" w:hAnsiTheme="minorHAnsi" w:cs="Arial"/>
          <w:b/>
          <w:i/>
          <w:color w:val="7F7F7F" w:themeColor="text1" w:themeTint="80"/>
        </w:rPr>
      </w:pPr>
    </w:p>
    <w:p w14:paraId="4822CDFC" w14:textId="77777777" w:rsidR="00232D96" w:rsidRPr="00315221" w:rsidRDefault="00F14354" w:rsidP="00232D96">
      <w:pPr>
        <w:rPr>
          <w:rFonts w:asciiTheme="minorHAnsi" w:hAnsiTheme="minorHAnsi" w:cs="Arial"/>
          <w:b/>
          <w:i/>
          <w:color w:val="7F7F7F" w:themeColor="text1" w:themeTint="80"/>
        </w:rPr>
      </w:pPr>
      <w:r>
        <w:rPr>
          <w:rFonts w:asciiTheme="minorHAnsi" w:hAnsiTheme="minorHAnsi" w:cs="Arial"/>
          <w:b/>
          <w:i/>
          <w:noProof/>
          <w:color w:val="7F7F7F" w:themeColor="text1" w:themeTint="80"/>
        </w:rPr>
        <mc:AlternateContent>
          <mc:Choice Requires="wps">
            <w:drawing>
              <wp:anchor distT="0" distB="0" distL="114300" distR="114300" simplePos="0" relativeHeight="251590656" behindDoc="0" locked="0" layoutInCell="1" allowOverlap="1" wp14:anchorId="5F3973D4" wp14:editId="3A1D7690">
                <wp:simplePos x="0" y="0"/>
                <wp:positionH relativeFrom="column">
                  <wp:posOffset>3052445</wp:posOffset>
                </wp:positionH>
                <wp:positionV relativeFrom="paragraph">
                  <wp:posOffset>51435</wp:posOffset>
                </wp:positionV>
                <wp:extent cx="635" cy="1654175"/>
                <wp:effectExtent l="0" t="0" r="37465" b="22225"/>
                <wp:wrapNone/>
                <wp:docPr id="2387" name="AutoShape 1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5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8" o:spid="_x0000_s1026" type="#_x0000_t32" style="position:absolute;margin-left:240.35pt;margin-top:4.05pt;width:.05pt;height:130.2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"/>
            </w:pict>
          </mc:Fallback>
        </mc:AlternateContent>
      </w:r>
      <w:r>
        <w:rPr>
          <w:rFonts w:asciiTheme="minorHAnsi" w:hAnsiTheme="minorHAnsi" w:cs="Arial"/>
          <w:noProof/>
          <w:color w:val="7F7F7F" w:themeColor="text1" w:themeTint="80"/>
        </w:rPr>
        <mc:AlternateContent>
          <mc:Choice Requires="wps">
            <w:drawing>
              <wp:anchor distT="4294967295" distB="4294967295" distL="114300" distR="114300" simplePos="0" relativeHeight="251576320" behindDoc="0" locked="0" layoutInCell="1" allowOverlap="1" wp14:anchorId="175A5765" wp14:editId="7FD77270">
                <wp:simplePos x="0" y="0"/>
                <wp:positionH relativeFrom="column">
                  <wp:posOffset>673735</wp:posOffset>
                </wp:positionH>
                <wp:positionV relativeFrom="paragraph">
                  <wp:posOffset>31114</wp:posOffset>
                </wp:positionV>
                <wp:extent cx="214630" cy="0"/>
                <wp:effectExtent l="0" t="0" r="13970" b="19050"/>
                <wp:wrapNone/>
                <wp:docPr id="2386" name="Line 1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6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88" o:spid="_x0000_s1026" style="position:absolute;z-index:25157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3.05pt,2.45pt" to="69.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" strokeweight="1pt"/>
            </w:pict>
          </mc:Fallback>
        </mc:AlternateContent>
      </w:r>
      <w:r>
        <w:rPr>
          <w:rFonts w:asciiTheme="minorHAnsi" w:hAnsiTheme="minorHAnsi" w:cs="Arial"/>
          <w:b/>
          <w:i/>
          <w:noProof/>
          <w:color w:val="7F7F7F" w:themeColor="text1" w:themeTint="80"/>
        </w:rPr>
        <mc:AlternateContent>
          <mc:Choice Requires="wps">
            <w:drawing>
              <wp:anchor distT="4294967295" distB="4294967295" distL="114300" distR="114300" simplePos="0" relativeHeight="251580416" behindDoc="0" locked="0" layoutInCell="1" allowOverlap="1" wp14:anchorId="074E2E19" wp14:editId="5D4B2EDA">
                <wp:simplePos x="0" y="0"/>
                <wp:positionH relativeFrom="column">
                  <wp:posOffset>1984375</wp:posOffset>
                </wp:positionH>
                <wp:positionV relativeFrom="paragraph">
                  <wp:posOffset>51434</wp:posOffset>
                </wp:positionV>
                <wp:extent cx="1736725" cy="0"/>
                <wp:effectExtent l="0" t="0" r="15875" b="19050"/>
                <wp:wrapNone/>
                <wp:docPr id="2385" name="Line 1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672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86" o:spid="_x0000_s1026" style="position:absolute;z-index:251580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6.25pt,4.05pt" to="29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" strokeweight="1pt"/>
            </w:pict>
          </mc:Fallback>
        </mc:AlternateContent>
      </w:r>
    </w:p>
    <w:p w14:paraId="7A451BC7" w14:textId="77777777" w:rsidR="00232D96" w:rsidRPr="00315221" w:rsidRDefault="00232D96" w:rsidP="00232D96">
      <w:pPr>
        <w:rPr>
          <w:rFonts w:asciiTheme="minorHAnsi" w:hAnsiTheme="minorHAnsi" w:cs="Arial"/>
          <w:b/>
          <w:i/>
          <w:color w:val="7F7F7F" w:themeColor="text1" w:themeTint="80"/>
        </w:rPr>
      </w:pPr>
    </w:p>
    <w:p w14:paraId="48479C53" w14:textId="77777777" w:rsidR="00232D96" w:rsidRPr="00315221" w:rsidRDefault="00232D96" w:rsidP="00232D96">
      <w:pPr>
        <w:rPr>
          <w:rFonts w:asciiTheme="minorHAnsi" w:hAnsiTheme="minorHAnsi" w:cs="Arial"/>
          <w:b/>
          <w:i/>
          <w:color w:val="7F7F7F" w:themeColor="text1" w:themeTint="80"/>
        </w:rPr>
      </w:pPr>
    </w:p>
    <w:p w14:paraId="7E44FFE1" w14:textId="77777777" w:rsidR="00232D96" w:rsidRPr="00315221" w:rsidRDefault="00232D96" w:rsidP="00232D96">
      <w:pPr>
        <w:rPr>
          <w:rFonts w:asciiTheme="minorHAnsi" w:hAnsiTheme="minorHAnsi" w:cs="Arial"/>
          <w:b/>
          <w:i/>
          <w:color w:val="7F7F7F" w:themeColor="text1" w:themeTint="80"/>
        </w:rPr>
      </w:pPr>
    </w:p>
    <w:p w14:paraId="381951E0" w14:textId="77777777" w:rsidR="00232D96" w:rsidRPr="00315221" w:rsidRDefault="00232D96" w:rsidP="00232D96">
      <w:pPr>
        <w:rPr>
          <w:rFonts w:asciiTheme="minorHAnsi" w:hAnsiTheme="minorHAnsi" w:cs="Arial"/>
          <w:b/>
          <w:i/>
          <w:color w:val="7F7F7F" w:themeColor="text1" w:themeTint="80"/>
        </w:rPr>
      </w:pPr>
    </w:p>
    <w:p w14:paraId="3E66D105" w14:textId="77777777" w:rsidR="00232D96" w:rsidRPr="00315221" w:rsidRDefault="00F14354" w:rsidP="00232D96">
      <w:pPr>
        <w:rPr>
          <w:rFonts w:asciiTheme="minorHAnsi" w:hAnsiTheme="minorHAnsi" w:cs="Arial"/>
          <w:b/>
          <w:i/>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572224" behindDoc="0" locked="0" layoutInCell="1" allowOverlap="1" wp14:anchorId="28513CC2" wp14:editId="4F94B6F7">
                <wp:simplePos x="0" y="0"/>
                <wp:positionH relativeFrom="column">
                  <wp:posOffset>889000</wp:posOffset>
                </wp:positionH>
                <wp:positionV relativeFrom="paragraph">
                  <wp:posOffset>121920</wp:posOffset>
                </wp:positionV>
                <wp:extent cx="1247775" cy="1432560"/>
                <wp:effectExtent l="0" t="0" r="28575" b="15240"/>
                <wp:wrapNone/>
                <wp:docPr id="2384" name="Text Box 1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32560"/>
                        </a:xfrm>
                        <a:prstGeom prst="rect">
                          <a:avLst/>
                        </a:prstGeom>
                        <a:solidFill>
                          <a:srgbClr val="FFFFFF"/>
                        </a:solidFill>
                        <a:ln w="12700">
                          <a:solidFill>
                            <a:srgbClr val="000000"/>
                          </a:solidFill>
                          <a:miter lim="800000"/>
                          <a:headEnd/>
                          <a:tailEnd/>
                        </a:ln>
                      </wps:spPr>
                      <wps:txbx>
                        <w:txbxContent>
                          <w:p w14:paraId="22E23286" w14:textId="77777777" w:rsidR="00B53E60" w:rsidRPr="006F5719" w:rsidRDefault="00B53E60" w:rsidP="00A02490">
                            <w:pPr>
                              <w:rPr>
                                <w:rFonts w:asciiTheme="minorHAnsi" w:hAnsiTheme="minorHAnsi" w:cs="Arial"/>
                              </w:rPr>
                            </w:pPr>
                            <w:r w:rsidRPr="006F5719">
                              <w:rPr>
                                <w:rFonts w:asciiTheme="minorHAnsi" w:hAnsiTheme="minorHAnsi" w:cs="Arial"/>
                              </w:rPr>
                              <w:t>FT3</w:t>
                            </w:r>
                          </w:p>
                          <w:p w14:paraId="5AB8F96C" w14:textId="77777777" w:rsidR="00B53E60" w:rsidRPr="006F5719" w:rsidRDefault="00B53E60" w:rsidP="00A02490">
                            <w:pPr>
                              <w:rPr>
                                <w:rFonts w:asciiTheme="minorHAnsi" w:hAnsiTheme="minorHAnsi" w:cs="Arial"/>
                              </w:rPr>
                            </w:pPr>
                            <w:r w:rsidRPr="006F5719">
                              <w:rPr>
                                <w:rFonts w:asciiTheme="minorHAnsi" w:hAnsiTheme="minorHAnsi" w:cs="Arial"/>
                              </w:rPr>
                              <w:t>Assurer un mouvement de rotation de la caisse autour de l’axe longitudinal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4" o:spid="_x0000_s1141" type="#_x0000_t202" style="position:absolute;margin-left:70pt;margin-top:9.6pt;width:98.25pt;height:112.8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" strokeweight="1pt">
                <v:textbox>
                  <w:txbxContent>
                    <w:p w:rsidR="00292822" w:rsidRPr="006F5719" w:rsidRDefault="00292822" w:rsidP="00A02490">
                      <w:pPr>
                        <w:rPr>
                          <w:rFonts w:asciiTheme="minorHAnsi" w:hAnsiTheme="minorHAnsi" w:cs="Arial"/>
                        </w:rPr>
                      </w:pPr>
                      <w:r w:rsidRPr="006F5719">
                        <w:rPr>
                          <w:rFonts w:asciiTheme="minorHAnsi" w:hAnsiTheme="minorHAnsi" w:cs="Arial"/>
                        </w:rPr>
                        <w:t>FT3</w:t>
                      </w:r>
                    </w:p>
                    <w:p w:rsidR="00292822" w:rsidRPr="006F5719" w:rsidRDefault="00292822" w:rsidP="00A02490">
                      <w:pPr>
                        <w:rPr>
                          <w:rFonts w:asciiTheme="minorHAnsi" w:hAnsiTheme="minorHAnsi" w:cs="Arial"/>
                        </w:rPr>
                      </w:pPr>
                      <w:r w:rsidRPr="006F5719">
                        <w:rPr>
                          <w:rFonts w:asciiTheme="minorHAnsi" w:hAnsiTheme="minorHAnsi" w:cs="Arial"/>
                        </w:rPr>
                        <w:t>Assurer un mouvement de rotation de la caisse autour de l’axe longitudinal</w:t>
                      </w:r>
                    </w:p>
                  </w:txbxContent>
                </v:textbox>
              </v:shape>
            </w:pict>
          </mc:Fallback>
        </mc:AlternateContent>
      </w:r>
    </w:p>
    <w:p w14:paraId="096D9412" w14:textId="77777777" w:rsidR="00232D96" w:rsidRPr="00315221" w:rsidRDefault="00232D96" w:rsidP="00232D96">
      <w:pPr>
        <w:rPr>
          <w:rFonts w:asciiTheme="minorHAnsi" w:hAnsiTheme="minorHAnsi" w:cs="Arial"/>
          <w:color w:val="7F7F7F" w:themeColor="text1" w:themeTint="80"/>
        </w:rPr>
      </w:pPr>
    </w:p>
    <w:p w14:paraId="4BD6358E" w14:textId="77777777" w:rsidR="00232D96" w:rsidRPr="00315221" w:rsidRDefault="00232D96" w:rsidP="00232D96">
      <w:pPr>
        <w:rPr>
          <w:rFonts w:asciiTheme="minorHAnsi" w:hAnsiTheme="minorHAnsi" w:cs="Arial"/>
          <w:color w:val="7F7F7F" w:themeColor="text1" w:themeTint="80"/>
        </w:rPr>
      </w:pPr>
    </w:p>
    <w:p w14:paraId="73D15935" w14:textId="77777777" w:rsidR="00232D96" w:rsidRPr="00315221" w:rsidRDefault="00232D96" w:rsidP="00232D96">
      <w:pPr>
        <w:rPr>
          <w:rFonts w:asciiTheme="minorHAnsi" w:hAnsiTheme="minorHAnsi" w:cs="Arial"/>
          <w:color w:val="7F7F7F" w:themeColor="text1" w:themeTint="80"/>
        </w:rPr>
      </w:pPr>
    </w:p>
    <w:p w14:paraId="4158312D" w14:textId="77777777" w:rsidR="00232D96" w:rsidRPr="00315221" w:rsidRDefault="00F14354" w:rsidP="00232D96">
      <w:pPr>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589632" behindDoc="0" locked="0" layoutInCell="1" allowOverlap="1" wp14:anchorId="173C0F6E" wp14:editId="76289F70">
                <wp:simplePos x="0" y="0"/>
                <wp:positionH relativeFrom="column">
                  <wp:posOffset>2142490</wp:posOffset>
                </wp:positionH>
                <wp:positionV relativeFrom="paragraph">
                  <wp:posOffset>31115</wp:posOffset>
                </wp:positionV>
                <wp:extent cx="909955" cy="635"/>
                <wp:effectExtent l="0" t="0" r="23495" b="37465"/>
                <wp:wrapNone/>
                <wp:docPr id="2383" name="AutoShape 1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99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7" o:spid="_x0000_s1026" type="#_x0000_t32" style="position:absolute;margin-left:168.7pt;margin-top:2.45pt;width:71.65pt;height:.0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T2Iw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"/>
            </w:pict>
          </mc:Fallback>
        </mc:AlternateContent>
      </w:r>
      <w:r>
        <w:rPr>
          <w:rFonts w:asciiTheme="minorHAnsi" w:hAnsiTheme="minorHAnsi" w:cs="Arial"/>
          <w:noProof/>
          <w:color w:val="7F7F7F" w:themeColor="text1" w:themeTint="80"/>
        </w:rPr>
        <mc:AlternateContent>
          <mc:Choice Requires="wps">
            <w:drawing>
              <wp:anchor distT="4294967295" distB="4294967295" distL="114300" distR="114300" simplePos="0" relativeHeight="251575296" behindDoc="0" locked="0" layoutInCell="1" allowOverlap="1" wp14:anchorId="0F797989" wp14:editId="42383B56">
                <wp:simplePos x="0" y="0"/>
                <wp:positionH relativeFrom="column">
                  <wp:posOffset>681355</wp:posOffset>
                </wp:positionH>
                <wp:positionV relativeFrom="paragraph">
                  <wp:posOffset>31114</wp:posOffset>
                </wp:positionV>
                <wp:extent cx="214630" cy="0"/>
                <wp:effectExtent l="0" t="0" r="13970" b="19050"/>
                <wp:wrapNone/>
                <wp:docPr id="2382" name="Line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6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87" o:spid="_x0000_s1026" style="position:absolute;z-index:251575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3.65pt,2.45pt" to="70.5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" strokeweight="1pt"/>
            </w:pict>
          </mc:Fallback>
        </mc:AlternateContent>
      </w:r>
    </w:p>
    <w:p w14:paraId="6F636CFA" w14:textId="77777777" w:rsidR="00A979F2" w:rsidRPr="00315221" w:rsidRDefault="00F14354" w:rsidP="00232D96">
      <w:pPr>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561984" behindDoc="0" locked="0" layoutInCell="1" allowOverlap="1" wp14:anchorId="02491F6C" wp14:editId="4A472928">
                <wp:simplePos x="0" y="0"/>
                <wp:positionH relativeFrom="column">
                  <wp:posOffset>-551815</wp:posOffset>
                </wp:positionH>
                <wp:positionV relativeFrom="paragraph">
                  <wp:posOffset>165735</wp:posOffset>
                </wp:positionV>
                <wp:extent cx="1023620" cy="807085"/>
                <wp:effectExtent l="0" t="0" r="24130" b="12065"/>
                <wp:wrapNone/>
                <wp:docPr id="2381" name="Text Box 1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07085"/>
                        </a:xfrm>
                        <a:prstGeom prst="rect">
                          <a:avLst/>
                        </a:prstGeom>
                        <a:solidFill>
                          <a:srgbClr val="FFFFFF"/>
                        </a:solidFill>
                        <a:ln w="12700">
                          <a:solidFill>
                            <a:srgbClr val="000000"/>
                          </a:solidFill>
                          <a:miter lim="800000"/>
                          <a:headEnd/>
                          <a:tailEnd/>
                        </a:ln>
                      </wps:spPr>
                      <wps:txbx>
                        <w:txbxContent>
                          <w:p w14:paraId="585855AC" w14:textId="77777777" w:rsidR="00B53E60" w:rsidRPr="006F5719" w:rsidRDefault="00B53E60" w:rsidP="00232D96">
                            <w:pPr>
                              <w:rPr>
                                <w:rFonts w:asciiTheme="minorHAnsi" w:hAnsiTheme="minorHAnsi" w:cs="Arial"/>
                              </w:rPr>
                            </w:pPr>
                            <w:r w:rsidRPr="006F5719">
                              <w:rPr>
                                <w:rFonts w:asciiTheme="minorHAnsi" w:hAnsiTheme="minorHAnsi" w:cs="Arial"/>
                              </w:rPr>
                              <w:t>FP 1:</w:t>
                            </w:r>
                            <w:r w:rsidRPr="006F5719">
                              <w:rPr>
                                <w:rFonts w:asciiTheme="minorHAnsi" w:hAnsiTheme="minorHAnsi" w:cs="Arial"/>
                                <w:sz w:val="22"/>
                                <w:szCs w:val="22"/>
                              </w:rPr>
                              <w:t xml:space="preserve"> </w:t>
                            </w:r>
                            <w:r w:rsidRPr="006F5719">
                              <w:rPr>
                                <w:rFonts w:asciiTheme="minorHAnsi" w:hAnsiTheme="minorHAnsi" w:cs="Arial"/>
                              </w:rPr>
                              <w:t xml:space="preserve">Permettre l’inclinaison de la caisse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5" o:spid="_x0000_s1142" type="#_x0000_t202" style="position:absolute;margin-left:-43.45pt;margin-top:13.05pt;width:80.6pt;height:63.5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" strokeweight="1pt">
                <v:textbox>
                  <w:txbxContent>
                    <w:p w:rsidR="00292822" w:rsidRPr="006F5719" w:rsidRDefault="00292822" w:rsidP="00232D96">
                      <w:pPr>
                        <w:rPr>
                          <w:rFonts w:asciiTheme="minorHAnsi" w:hAnsiTheme="minorHAnsi" w:cs="Arial"/>
                        </w:rPr>
                      </w:pPr>
                      <w:r w:rsidRPr="006F5719">
                        <w:rPr>
                          <w:rFonts w:asciiTheme="minorHAnsi" w:hAnsiTheme="minorHAnsi" w:cs="Arial"/>
                        </w:rPr>
                        <w:t>FP 1:</w:t>
                      </w:r>
                      <w:r w:rsidRPr="006F5719">
                        <w:rPr>
                          <w:rFonts w:asciiTheme="minorHAnsi" w:hAnsiTheme="minorHAnsi" w:cs="Arial"/>
                          <w:sz w:val="22"/>
                          <w:szCs w:val="22"/>
                        </w:rPr>
                        <w:t xml:space="preserve"> </w:t>
                      </w:r>
                      <w:r w:rsidRPr="006F5719">
                        <w:rPr>
                          <w:rFonts w:asciiTheme="minorHAnsi" w:hAnsiTheme="minorHAnsi" w:cs="Arial"/>
                        </w:rPr>
                        <w:t xml:space="preserve">Permettre l’inclinaison de la caisse </w:t>
                      </w:r>
                    </w:p>
                  </w:txbxContent>
                </v:textbox>
              </v:shape>
            </w:pict>
          </mc:Fallback>
        </mc:AlternateContent>
      </w:r>
    </w:p>
    <w:p w14:paraId="5458A6A9" w14:textId="77777777" w:rsidR="00A979F2" w:rsidRPr="00315221" w:rsidRDefault="00A979F2" w:rsidP="00232D96">
      <w:pPr>
        <w:rPr>
          <w:rFonts w:asciiTheme="minorHAnsi" w:hAnsiTheme="minorHAnsi" w:cs="Arial"/>
          <w:color w:val="7F7F7F" w:themeColor="text1" w:themeTint="80"/>
        </w:rPr>
      </w:pPr>
    </w:p>
    <w:p w14:paraId="67FE7457" w14:textId="77777777" w:rsidR="00A979F2" w:rsidRPr="00315221" w:rsidRDefault="00F14354" w:rsidP="00232D96">
      <w:pPr>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4294967295" distB="4294967295" distL="114300" distR="114300" simplePos="0" relativeHeight="251566080" behindDoc="0" locked="0" layoutInCell="1" allowOverlap="1" wp14:anchorId="2702C2D8" wp14:editId="2FF9A4BF">
                <wp:simplePos x="0" y="0"/>
                <wp:positionH relativeFrom="column">
                  <wp:posOffset>487680</wp:posOffset>
                </wp:positionH>
                <wp:positionV relativeFrom="paragraph">
                  <wp:posOffset>184149</wp:posOffset>
                </wp:positionV>
                <wp:extent cx="193675" cy="0"/>
                <wp:effectExtent l="0" t="0" r="15875" b="19050"/>
                <wp:wrapNone/>
                <wp:docPr id="2380" name="Line 1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9" o:spid="_x0000_s1026" style="position:absolute;z-index:251566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4pt,14.5pt" to="53.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" strokeweight="1pt"/>
            </w:pict>
          </mc:Fallback>
        </mc:AlternateContent>
      </w:r>
    </w:p>
    <w:p w14:paraId="27C20A5E" w14:textId="77777777" w:rsidR="00A979F2" w:rsidRPr="00315221" w:rsidRDefault="00A979F2" w:rsidP="00232D96">
      <w:pPr>
        <w:rPr>
          <w:rFonts w:asciiTheme="minorHAnsi" w:hAnsiTheme="minorHAnsi" w:cs="Arial"/>
          <w:color w:val="7F7F7F" w:themeColor="text1" w:themeTint="80"/>
        </w:rPr>
      </w:pPr>
    </w:p>
    <w:p w14:paraId="5A148D0A" w14:textId="77777777" w:rsidR="00232D96" w:rsidRPr="00315221" w:rsidRDefault="00F14354" w:rsidP="00232D96">
      <w:pPr>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564032" behindDoc="0" locked="0" layoutInCell="1" allowOverlap="1" wp14:anchorId="173209C8" wp14:editId="75AE01B0">
                <wp:simplePos x="0" y="0"/>
                <wp:positionH relativeFrom="column">
                  <wp:posOffset>2310130</wp:posOffset>
                </wp:positionH>
                <wp:positionV relativeFrom="paragraph">
                  <wp:posOffset>-2540</wp:posOffset>
                </wp:positionV>
                <wp:extent cx="1095375" cy="1235075"/>
                <wp:effectExtent l="0" t="0" r="28575" b="22225"/>
                <wp:wrapNone/>
                <wp:docPr id="2379" name="Text Box 1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235075"/>
                        </a:xfrm>
                        <a:prstGeom prst="rect">
                          <a:avLst/>
                        </a:prstGeom>
                        <a:solidFill>
                          <a:srgbClr val="FFFFFF"/>
                        </a:solidFill>
                        <a:ln w="12700">
                          <a:solidFill>
                            <a:srgbClr val="000000"/>
                          </a:solidFill>
                          <a:miter lim="800000"/>
                          <a:headEnd/>
                          <a:tailEnd/>
                        </a:ln>
                      </wps:spPr>
                      <wps:txbx>
                        <w:txbxContent>
                          <w:p w14:paraId="36B1B426" w14:textId="77777777" w:rsidR="00B53E60" w:rsidRPr="006F5719" w:rsidRDefault="00B53E60" w:rsidP="00232D96">
                            <w:pPr>
                              <w:rPr>
                                <w:rFonts w:asciiTheme="minorHAnsi" w:hAnsiTheme="minorHAnsi" w:cs="Arial"/>
                              </w:rPr>
                            </w:pPr>
                            <w:r w:rsidRPr="006F5719">
                              <w:rPr>
                                <w:rFonts w:asciiTheme="minorHAnsi" w:hAnsiTheme="minorHAnsi" w:cs="Arial"/>
                              </w:rPr>
                              <w:t>FT41 Transformer l’énergie électrique en énergie mécanique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7" o:spid="_x0000_s1143" type="#_x0000_t202" style="position:absolute;margin-left:181.9pt;margin-top:-.2pt;width:86.25pt;height:97.2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" strokeweight="1pt">
                <v:textbox>
                  <w:txbxContent>
                    <w:p w:rsidR="00292822" w:rsidRPr="006F5719" w:rsidRDefault="00292822" w:rsidP="00232D96">
                      <w:pPr>
                        <w:rPr>
                          <w:rFonts w:asciiTheme="minorHAnsi" w:hAnsiTheme="minorHAnsi" w:cs="Arial"/>
                        </w:rPr>
                      </w:pPr>
                      <w:r w:rsidRPr="006F5719">
                        <w:rPr>
                          <w:rFonts w:asciiTheme="minorHAnsi" w:hAnsiTheme="minorHAnsi" w:cs="Arial"/>
                        </w:rPr>
                        <w:t>FT41 Transformer l’énergie électrique en énergie mécanique</w:t>
                      </w:r>
                    </w:p>
                  </w:txbxContent>
                </v:textbox>
              </v:shape>
            </w:pict>
          </mc:Fallback>
        </mc:AlternateContent>
      </w:r>
    </w:p>
    <w:p w14:paraId="6173B11E" w14:textId="77777777" w:rsidR="00232D96" w:rsidRPr="00315221" w:rsidRDefault="00F14354" w:rsidP="00232D96">
      <w:pPr>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g">
            <w:drawing>
              <wp:anchor distT="0" distB="0" distL="114300" distR="114300" simplePos="0" relativeHeight="251569152" behindDoc="0" locked="0" layoutInCell="1" allowOverlap="1" wp14:anchorId="2F83BA72" wp14:editId="6B94647A">
                <wp:simplePos x="0" y="0"/>
                <wp:positionH relativeFrom="column">
                  <wp:posOffset>3406140</wp:posOffset>
                </wp:positionH>
                <wp:positionV relativeFrom="paragraph">
                  <wp:posOffset>27305</wp:posOffset>
                </wp:positionV>
                <wp:extent cx="2669540" cy="652780"/>
                <wp:effectExtent l="0" t="0" r="16510" b="13970"/>
                <wp:wrapNone/>
                <wp:docPr id="2376" name="Group 1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9540" cy="652780"/>
                          <a:chOff x="6781" y="2906"/>
                          <a:chExt cx="4204" cy="1028"/>
                        </a:xfrm>
                      </wpg:grpSpPr>
                      <wps:wsp>
                        <wps:cNvPr id="2377" name="Text Box 1676"/>
                        <wps:cNvSpPr txBox="1">
                          <a:spLocks noChangeArrowheads="1"/>
                        </wps:cNvSpPr>
                        <wps:spPr bwMode="auto">
                          <a:xfrm>
                            <a:off x="7280" y="2906"/>
                            <a:ext cx="3705" cy="1028"/>
                          </a:xfrm>
                          <a:prstGeom prst="rect">
                            <a:avLst/>
                          </a:prstGeom>
                          <a:solidFill>
                            <a:srgbClr val="FFFFFF"/>
                          </a:solidFill>
                          <a:ln w="12700">
                            <a:solidFill>
                              <a:srgbClr val="000000"/>
                            </a:solidFill>
                            <a:miter lim="800000"/>
                            <a:headEnd/>
                            <a:tailEnd/>
                          </a:ln>
                        </wps:spPr>
                        <wps:txbx>
                          <w:txbxContent>
                            <w:p w14:paraId="1E47FD23" w14:textId="77777777" w:rsidR="00B53E60" w:rsidRPr="006F5719" w:rsidRDefault="00B53E60" w:rsidP="00232D96">
                              <w:pPr>
                                <w:rPr>
                                  <w:rFonts w:asciiTheme="minorHAnsi" w:hAnsiTheme="minorHAnsi" w:cs="Arial"/>
                                  <w:b/>
                                  <w:sz w:val="22"/>
                                  <w:szCs w:val="22"/>
                                </w:rPr>
                              </w:pPr>
                            </w:p>
                            <w:p w14:paraId="4AC6E83A" w14:textId="77777777" w:rsidR="00B53E60" w:rsidRPr="006F5719" w:rsidRDefault="00B53E60" w:rsidP="00232D96">
                              <w:pPr>
                                <w:jc w:val="center"/>
                                <w:rPr>
                                  <w:rFonts w:asciiTheme="minorHAnsi" w:hAnsiTheme="minorHAnsi" w:cs="Arial"/>
                                  <w:b/>
                                  <w:i/>
                                </w:rPr>
                              </w:pPr>
                              <w:r w:rsidRPr="006F5719">
                                <w:rPr>
                                  <w:rFonts w:asciiTheme="minorHAnsi" w:hAnsiTheme="minorHAnsi" w:cs="Arial"/>
                                  <w:b/>
                                  <w:i/>
                                </w:rPr>
                                <w:t>S.C. 2</w:t>
                              </w:r>
                            </w:p>
                          </w:txbxContent>
                        </wps:txbx>
                        <wps:bodyPr rot="0" vert="horz" wrap="square" lIns="91440" tIns="45720" rIns="91440" bIns="45720" anchor="t" anchorCtr="0" upright="1">
                          <a:noAutofit/>
                        </wps:bodyPr>
                      </wps:wsp>
                      <wps:wsp>
                        <wps:cNvPr id="2378" name="Line 1677"/>
                        <wps:cNvCnPr/>
                        <wps:spPr bwMode="auto">
                          <a:xfrm>
                            <a:off x="6781" y="3430"/>
                            <a:ext cx="49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75" o:spid="_x0000_s1144" style="position:absolute;margin-left:268.2pt;margin-top:2.15pt;width:210.2pt;height:51.4pt;z-index:251569152" coordorigin="6781,2906" coordsize="4204,1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">
                <v:shape id="Text Box 1676" o:spid="_x0000_s1145" type="#_x0000_t202" style="position:absolute;left:7280;top:2906;width:3705;height:1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v0zcYA&#10;AADdAAAADwAAAGRycy9kb3ducmV2LnhtbESPQYvCMBSE74L/ITzBi6ypLqhUo4iruF4EXWHZ26N5&#10;tsXmpdvEWv+9EQSPw8x8w8wWjSlETZXLLSsY9CMQxInVOacKTj+bjwkI55E1FpZJwZ0cLObt1gxj&#10;bW98oProUxEg7GJUkHlfxlK6JCODrm9L4uCdbWXQB1mlUld4C3BTyGEUjaTBnMNChiWtMkoux6tR&#10;sL//8v/2Gp3rXTn5O132669Nb61Ut9MspyA8Nf4dfrW/tYLh53gMz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v0zcYAAADdAAAADwAAAAAAAAAAAAAAAACYAgAAZHJz&#10;L2Rvd25yZXYueG1sUEsFBgAAAAAEAAQA9QAAAIsDAAAAAA==&#10;" strokeweight="1pt">
                  <v:textbox>
                    <w:txbxContent>
                      <w:p w:rsidR="00292822" w:rsidRPr="006F5719" w:rsidRDefault="00292822" w:rsidP="00232D96">
                        <w:pPr>
                          <w:rPr>
                            <w:rFonts w:asciiTheme="minorHAnsi" w:hAnsiTheme="minorHAnsi" w:cs="Arial"/>
                            <w:b/>
                            <w:sz w:val="22"/>
                            <w:szCs w:val="22"/>
                          </w:rPr>
                        </w:pPr>
                      </w:p>
                      <w:p w:rsidR="00292822" w:rsidRPr="006F5719" w:rsidRDefault="00292822" w:rsidP="00232D96">
                        <w:pPr>
                          <w:jc w:val="center"/>
                          <w:rPr>
                            <w:rFonts w:asciiTheme="minorHAnsi" w:hAnsiTheme="minorHAnsi" w:cs="Arial"/>
                            <w:b/>
                            <w:i/>
                          </w:rPr>
                        </w:pPr>
                        <w:r w:rsidRPr="006F5719">
                          <w:rPr>
                            <w:rFonts w:asciiTheme="minorHAnsi" w:hAnsiTheme="minorHAnsi" w:cs="Arial"/>
                            <w:b/>
                            <w:i/>
                          </w:rPr>
                          <w:t>S.C. 2</w:t>
                        </w:r>
                      </w:p>
                    </w:txbxContent>
                  </v:textbox>
                </v:shape>
                <v:line id="Line 1677" o:spid="_x0000_s1146" style="position:absolute;visibility:visible;mso-wrap-style:square" from="6781,3430" to="7277,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1NMIAAADdAAAADwAAAGRycy9kb3ducmV2LnhtbERPzWoCMRC+F3yHMEJvNauC1dUoohYq&#10;PZSqDzBuxs3qZrIkqa4+vTkUevz4/meL1tbiSj5UjhX0exkI4sLpiksFh/3H2xhEiMgaa8ek4E4B&#10;FvPOywxz7W78Q9ddLEUK4ZCjAhNjk0sZCkMWQ881xIk7OW8xJuhLqT3eUrit5SDLRtJixanBYEMr&#10;Q8Vl92sVbP3x69J/lEYeees39fd6EuxZqdduu5yCiNTGf/Gf+1MrGAzf09z0Jj0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1NMIAAADdAAAADwAAAAAAAAAAAAAA&#10;AAChAgAAZHJzL2Rvd25yZXYueG1sUEsFBgAAAAAEAAQA+QAAAJADAAAAAA==&#10;" strokeweight="1pt"/>
              </v:group>
            </w:pict>
          </mc:Fallback>
        </mc:AlternateContent>
      </w:r>
    </w:p>
    <w:p w14:paraId="2E5EA8BC" w14:textId="77777777" w:rsidR="00232D96" w:rsidRPr="00315221" w:rsidRDefault="00232D96" w:rsidP="00232D96">
      <w:pPr>
        <w:rPr>
          <w:rFonts w:asciiTheme="minorHAnsi" w:hAnsiTheme="minorHAnsi" w:cs="Arial"/>
          <w:color w:val="7F7F7F" w:themeColor="text1" w:themeTint="80"/>
        </w:rPr>
      </w:pPr>
    </w:p>
    <w:p w14:paraId="007C102A" w14:textId="77777777" w:rsidR="00232D96" w:rsidRPr="00315221" w:rsidRDefault="00F14354" w:rsidP="00232D96">
      <w:pPr>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585536" behindDoc="0" locked="0" layoutInCell="1" allowOverlap="1" wp14:anchorId="36DF9DF2" wp14:editId="3BBB300B">
                <wp:simplePos x="0" y="0"/>
                <wp:positionH relativeFrom="column">
                  <wp:posOffset>2136775</wp:posOffset>
                </wp:positionH>
                <wp:positionV relativeFrom="paragraph">
                  <wp:posOffset>9525</wp:posOffset>
                </wp:positionV>
                <wp:extent cx="5715" cy="1978660"/>
                <wp:effectExtent l="0" t="0" r="32385" b="21590"/>
                <wp:wrapNone/>
                <wp:docPr id="2239" name="AutoShape 1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1978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1" o:spid="_x0000_s1026" type="#_x0000_t32" style="position:absolute;margin-left:168.25pt;margin-top:.75pt;width:.45pt;height:155.8pt;flip:x;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"/>
            </w:pict>
          </mc:Fallback>
        </mc:AlternateContent>
      </w:r>
      <w:r>
        <w:rPr>
          <w:rFonts w:asciiTheme="minorHAnsi" w:hAnsiTheme="minorHAnsi" w:cs="Arial"/>
          <w:noProof/>
          <w:color w:val="7F7F7F" w:themeColor="text1" w:themeTint="80"/>
        </w:rPr>
        <mc:AlternateContent>
          <mc:Choice Requires="wps">
            <w:drawing>
              <wp:anchor distT="4294967295" distB="4294967295" distL="114300" distR="114300" simplePos="0" relativeHeight="251583488" behindDoc="0" locked="0" layoutInCell="1" allowOverlap="1" wp14:anchorId="172EFBC0" wp14:editId="007CC1DB">
                <wp:simplePos x="0" y="0"/>
                <wp:positionH relativeFrom="column">
                  <wp:posOffset>2142490</wp:posOffset>
                </wp:positionH>
                <wp:positionV relativeFrom="paragraph">
                  <wp:posOffset>9524</wp:posOffset>
                </wp:positionV>
                <wp:extent cx="167640" cy="0"/>
                <wp:effectExtent l="0" t="0" r="22860" b="19050"/>
                <wp:wrapNone/>
                <wp:docPr id="2238" name="AutoShape 1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9" o:spid="_x0000_s1026" type="#_x0000_t32" style="position:absolute;margin-left:168.7pt;margin-top:.75pt;width:13.2pt;height:0;flip:x;z-index:251583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"/>
            </w:pict>
          </mc:Fallback>
        </mc:AlternateContent>
      </w:r>
      <w:r>
        <w:rPr>
          <w:rFonts w:asciiTheme="minorHAnsi" w:hAnsiTheme="minorHAnsi" w:cs="Arial"/>
          <w:noProof/>
          <w:color w:val="7F7F7F" w:themeColor="text1" w:themeTint="80"/>
        </w:rPr>
        <mc:AlternateContent>
          <mc:Choice Requires="wps">
            <w:drawing>
              <wp:anchor distT="0" distB="0" distL="114300" distR="114300" simplePos="0" relativeHeight="251563008" behindDoc="0" locked="0" layoutInCell="1" allowOverlap="1" wp14:anchorId="4D259E83" wp14:editId="373EEB06">
                <wp:simplePos x="0" y="0"/>
                <wp:positionH relativeFrom="column">
                  <wp:posOffset>908050</wp:posOffset>
                </wp:positionH>
                <wp:positionV relativeFrom="paragraph">
                  <wp:posOffset>113665</wp:posOffset>
                </wp:positionV>
                <wp:extent cx="1076325" cy="862330"/>
                <wp:effectExtent l="0" t="0" r="28575" b="13970"/>
                <wp:wrapNone/>
                <wp:docPr id="2237" name="Text Box 1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62330"/>
                        </a:xfrm>
                        <a:prstGeom prst="rect">
                          <a:avLst/>
                        </a:prstGeom>
                        <a:solidFill>
                          <a:srgbClr val="FFFFFF"/>
                        </a:solidFill>
                        <a:ln w="12700">
                          <a:solidFill>
                            <a:srgbClr val="000000"/>
                          </a:solidFill>
                          <a:miter lim="800000"/>
                          <a:headEnd/>
                          <a:tailEnd/>
                        </a:ln>
                      </wps:spPr>
                      <wps:txbx>
                        <w:txbxContent>
                          <w:p w14:paraId="4E34CC52" w14:textId="77777777" w:rsidR="00B53E60" w:rsidRPr="006F5719" w:rsidRDefault="00B53E60" w:rsidP="00232D96">
                            <w:pPr>
                              <w:rPr>
                                <w:rFonts w:asciiTheme="minorHAnsi" w:hAnsiTheme="minorHAnsi" w:cs="Arial"/>
                              </w:rPr>
                            </w:pPr>
                            <w:r w:rsidRPr="006F5719">
                              <w:rPr>
                                <w:rFonts w:asciiTheme="minorHAnsi" w:hAnsiTheme="minorHAnsi" w:cs="Arial"/>
                              </w:rPr>
                              <w:t xml:space="preserve">FT4 </w:t>
                            </w:r>
                          </w:p>
                          <w:p w14:paraId="5A8F4ED6" w14:textId="77777777" w:rsidR="00B53E60" w:rsidRPr="006F5719" w:rsidRDefault="00B53E60" w:rsidP="00232D96">
                            <w:pPr>
                              <w:rPr>
                                <w:rFonts w:asciiTheme="minorHAnsi" w:hAnsiTheme="minorHAnsi" w:cs="Arial"/>
                              </w:rPr>
                            </w:pPr>
                            <w:r w:rsidRPr="006F5719">
                              <w:rPr>
                                <w:rFonts w:asciiTheme="minorHAnsi" w:hAnsiTheme="minorHAnsi" w:cs="Arial"/>
                              </w:rPr>
                              <w:t>Fournir l’effort de poussée</w:t>
                            </w:r>
                          </w:p>
                          <w:p w14:paraId="46D05AE8" w14:textId="77777777" w:rsidR="00B53E60" w:rsidRPr="006F5719" w:rsidRDefault="00B53E60" w:rsidP="00232D96">
                            <w:pPr>
                              <w:rPr>
                                <w:rFonts w:asciiTheme="minorHAnsi" w:hAnsiTheme="minorHAnsi" w:cs="Arial"/>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6" o:spid="_x0000_s1147" type="#_x0000_t202" style="position:absolute;margin-left:71.5pt;margin-top:8.95pt;width:84.75pt;height:67.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" strokeweight="1pt">
                <v:textbox>
                  <w:txbxContent>
                    <w:p w:rsidR="00292822" w:rsidRPr="006F5719" w:rsidRDefault="00292822" w:rsidP="00232D96">
                      <w:pPr>
                        <w:rPr>
                          <w:rFonts w:asciiTheme="minorHAnsi" w:hAnsiTheme="minorHAnsi" w:cs="Arial"/>
                        </w:rPr>
                      </w:pPr>
                      <w:r w:rsidRPr="006F5719">
                        <w:rPr>
                          <w:rFonts w:asciiTheme="minorHAnsi" w:hAnsiTheme="minorHAnsi" w:cs="Arial"/>
                        </w:rPr>
                        <w:t xml:space="preserve">FT4 </w:t>
                      </w:r>
                    </w:p>
                    <w:p w:rsidR="00292822" w:rsidRPr="006F5719" w:rsidRDefault="00292822" w:rsidP="00232D96">
                      <w:pPr>
                        <w:rPr>
                          <w:rFonts w:asciiTheme="minorHAnsi" w:hAnsiTheme="minorHAnsi" w:cs="Arial"/>
                        </w:rPr>
                      </w:pPr>
                      <w:r w:rsidRPr="006F5719">
                        <w:rPr>
                          <w:rFonts w:asciiTheme="minorHAnsi" w:hAnsiTheme="minorHAnsi" w:cs="Arial"/>
                        </w:rPr>
                        <w:t>Fournir l’effort de poussée</w:t>
                      </w:r>
                    </w:p>
                    <w:p w:rsidR="00292822" w:rsidRPr="006F5719" w:rsidRDefault="00292822" w:rsidP="00232D96">
                      <w:pPr>
                        <w:rPr>
                          <w:rFonts w:asciiTheme="minorHAnsi" w:hAnsiTheme="minorHAnsi" w:cs="Arial"/>
                          <w:sz w:val="22"/>
                          <w:szCs w:val="22"/>
                        </w:rPr>
                      </w:pPr>
                    </w:p>
                  </w:txbxContent>
                </v:textbox>
              </v:shape>
            </w:pict>
          </mc:Fallback>
        </mc:AlternateContent>
      </w:r>
    </w:p>
    <w:p w14:paraId="3284C2E5" w14:textId="77777777" w:rsidR="00232D96" w:rsidRPr="00315221" w:rsidRDefault="00232D96" w:rsidP="00232D96">
      <w:pPr>
        <w:rPr>
          <w:rFonts w:asciiTheme="minorHAnsi" w:hAnsiTheme="minorHAnsi" w:cs="Arial"/>
          <w:color w:val="7F7F7F" w:themeColor="text1" w:themeTint="80"/>
        </w:rPr>
      </w:pPr>
    </w:p>
    <w:p w14:paraId="2A35A868" w14:textId="77777777" w:rsidR="00232D96" w:rsidRPr="00315221" w:rsidRDefault="00232D96" w:rsidP="00232D96">
      <w:pPr>
        <w:rPr>
          <w:rFonts w:asciiTheme="minorHAnsi" w:hAnsiTheme="minorHAnsi" w:cs="Arial"/>
          <w:color w:val="7F7F7F" w:themeColor="text1" w:themeTint="80"/>
        </w:rPr>
      </w:pPr>
    </w:p>
    <w:p w14:paraId="678A5B42" w14:textId="77777777" w:rsidR="00232D96" w:rsidRPr="00315221" w:rsidRDefault="00F14354" w:rsidP="00232D96">
      <w:pPr>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4294967295" distB="4294967295" distL="114300" distR="114300" simplePos="0" relativeHeight="251586560" behindDoc="0" locked="0" layoutInCell="1" allowOverlap="1" wp14:anchorId="03CB058C" wp14:editId="1EA08076">
                <wp:simplePos x="0" y="0"/>
                <wp:positionH relativeFrom="column">
                  <wp:posOffset>1984375</wp:posOffset>
                </wp:positionH>
                <wp:positionV relativeFrom="paragraph">
                  <wp:posOffset>14604</wp:posOffset>
                </wp:positionV>
                <wp:extent cx="158115" cy="0"/>
                <wp:effectExtent l="0" t="0" r="13335" b="19050"/>
                <wp:wrapNone/>
                <wp:docPr id="2236" name="AutoShape 1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2" o:spid="_x0000_s1026" type="#_x0000_t32" style="position:absolute;margin-left:156.25pt;margin-top:1.15pt;width:12.45pt;height:0;z-index:25158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uTIIwIAAEA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"/>
            </w:pict>
          </mc:Fallback>
        </mc:AlternateContent>
      </w:r>
      <w:r>
        <w:rPr>
          <w:rFonts w:asciiTheme="minorHAnsi" w:hAnsiTheme="minorHAnsi" w:cs="Arial"/>
          <w:noProof/>
          <w:color w:val="7F7F7F" w:themeColor="text1" w:themeTint="80"/>
        </w:rPr>
        <mc:AlternateContent>
          <mc:Choice Requires="wps">
            <w:drawing>
              <wp:anchor distT="4294967295" distB="4294967295" distL="114300" distR="114300" simplePos="0" relativeHeight="251574272" behindDoc="0" locked="0" layoutInCell="1" allowOverlap="1" wp14:anchorId="0E6CF5FA" wp14:editId="052539C3">
                <wp:simplePos x="0" y="0"/>
                <wp:positionH relativeFrom="column">
                  <wp:posOffset>671195</wp:posOffset>
                </wp:positionH>
                <wp:positionV relativeFrom="paragraph">
                  <wp:posOffset>14604</wp:posOffset>
                </wp:positionV>
                <wp:extent cx="214630" cy="0"/>
                <wp:effectExtent l="0" t="0" r="13970" b="19050"/>
                <wp:wrapNone/>
                <wp:docPr id="2235" name="Line 1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6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86" o:spid="_x0000_s1026" style="position:absolute;z-index:251574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85pt,1.15pt" to="69.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" strokeweight="1pt"/>
            </w:pict>
          </mc:Fallback>
        </mc:AlternateContent>
      </w:r>
    </w:p>
    <w:p w14:paraId="41DBE162" w14:textId="77777777" w:rsidR="00232D96" w:rsidRPr="00315221" w:rsidRDefault="00F14354" w:rsidP="00232D96">
      <w:pPr>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g">
            <w:drawing>
              <wp:anchor distT="0" distB="0" distL="114300" distR="114300" simplePos="0" relativeHeight="251742208" behindDoc="0" locked="0" layoutInCell="1" allowOverlap="1" wp14:anchorId="00259B53" wp14:editId="3DC47C72">
                <wp:simplePos x="0" y="0"/>
                <wp:positionH relativeFrom="column">
                  <wp:posOffset>3406140</wp:posOffset>
                </wp:positionH>
                <wp:positionV relativeFrom="paragraph">
                  <wp:posOffset>103505</wp:posOffset>
                </wp:positionV>
                <wp:extent cx="2669540" cy="652780"/>
                <wp:effectExtent l="0" t="0" r="16510" b="13970"/>
                <wp:wrapNone/>
                <wp:docPr id="2232" name="Group 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9540" cy="652780"/>
                          <a:chOff x="6781" y="2906"/>
                          <a:chExt cx="4204" cy="1028"/>
                        </a:xfrm>
                      </wpg:grpSpPr>
                      <wps:wsp>
                        <wps:cNvPr id="2233" name="Text Box 1673"/>
                        <wps:cNvSpPr txBox="1">
                          <a:spLocks noChangeArrowheads="1"/>
                        </wps:cNvSpPr>
                        <wps:spPr bwMode="auto">
                          <a:xfrm>
                            <a:off x="7280" y="2906"/>
                            <a:ext cx="3705" cy="1028"/>
                          </a:xfrm>
                          <a:prstGeom prst="rect">
                            <a:avLst/>
                          </a:prstGeom>
                          <a:solidFill>
                            <a:srgbClr val="FFFFFF"/>
                          </a:solidFill>
                          <a:ln w="12700">
                            <a:solidFill>
                              <a:srgbClr val="000000"/>
                            </a:solidFill>
                            <a:miter lim="800000"/>
                            <a:headEnd/>
                            <a:tailEnd/>
                          </a:ln>
                        </wps:spPr>
                        <wps:txbx>
                          <w:txbxContent>
                            <w:p w14:paraId="1FE5DAE9" w14:textId="77777777" w:rsidR="00B53E60" w:rsidRPr="006F5719" w:rsidRDefault="00B53E60" w:rsidP="00232D96">
                              <w:pPr>
                                <w:rPr>
                                  <w:rFonts w:asciiTheme="minorHAnsi" w:hAnsiTheme="minorHAnsi" w:cs="Arial"/>
                                  <w:b/>
                                  <w:sz w:val="22"/>
                                  <w:szCs w:val="22"/>
                                </w:rPr>
                              </w:pPr>
                            </w:p>
                            <w:p w14:paraId="500BD00B" w14:textId="77777777" w:rsidR="00B53E60" w:rsidRPr="006F5719" w:rsidRDefault="00B53E60" w:rsidP="00232D96">
                              <w:pPr>
                                <w:jc w:val="center"/>
                                <w:rPr>
                                  <w:rFonts w:asciiTheme="minorHAnsi" w:hAnsiTheme="minorHAnsi" w:cs="Arial"/>
                                  <w:b/>
                                  <w:i/>
                                </w:rPr>
                              </w:pPr>
                              <w:r w:rsidRPr="006F5719">
                                <w:rPr>
                                  <w:rFonts w:asciiTheme="minorHAnsi" w:hAnsiTheme="minorHAnsi" w:cs="Arial"/>
                                  <w:b/>
                                  <w:i/>
                                </w:rPr>
                                <w:t>S.C. 3</w:t>
                              </w:r>
                            </w:p>
                          </w:txbxContent>
                        </wps:txbx>
                        <wps:bodyPr rot="0" vert="horz" wrap="square" lIns="91440" tIns="45720" rIns="91440" bIns="45720" anchor="t" anchorCtr="0" upright="1">
                          <a:noAutofit/>
                        </wps:bodyPr>
                      </wps:wsp>
                      <wps:wsp>
                        <wps:cNvPr id="2234" name="Line 1674"/>
                        <wps:cNvCnPr/>
                        <wps:spPr bwMode="auto">
                          <a:xfrm>
                            <a:off x="6781" y="3430"/>
                            <a:ext cx="49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72" o:spid="_x0000_s1148" style="position:absolute;margin-left:268.2pt;margin-top:8.15pt;width:210.2pt;height:51.4pt;z-index:251742208" coordorigin="6781,2906" coordsize="4204,1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">
                <v:shape id="Text Box 1673" o:spid="_x0000_s1149" type="#_x0000_t202" style="position:absolute;left:7280;top:2906;width:3705;height:1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tEk8YA&#10;AADdAAAADwAAAGRycy9kb3ducmV2LnhtbESPQYvCMBSE78L+h/AWvMiaWkGkGkV2Fd2LoCuIt0fz&#10;bIvNS21irf/eLAgeh5n5hpnOW1OKhmpXWFYw6EcgiFOrC84UHP5WX2MQziNrLC2Tggc5mM8+OlNM&#10;tL3zjpq9z0SAsEtQQe59lUjp0pwMur6tiIN3trVBH2SdSV3jPcBNKeMoGkmDBYeFHCv6zim97G9G&#10;wfZx5Ov6Fp2b32p8Oly2y59Vb6lU97NdTEB4av07/GpvtII4Hg7h/014An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tEk8YAAADdAAAADwAAAAAAAAAAAAAAAACYAgAAZHJz&#10;L2Rvd25yZXYueG1sUEsFBgAAAAAEAAQA9QAAAIsDAAAAAA==&#10;" strokeweight="1pt">
                  <v:textbox>
                    <w:txbxContent>
                      <w:p w:rsidR="00292822" w:rsidRPr="006F5719" w:rsidRDefault="00292822" w:rsidP="00232D96">
                        <w:pPr>
                          <w:rPr>
                            <w:rFonts w:asciiTheme="minorHAnsi" w:hAnsiTheme="minorHAnsi" w:cs="Arial"/>
                            <w:b/>
                            <w:sz w:val="22"/>
                            <w:szCs w:val="22"/>
                          </w:rPr>
                        </w:pPr>
                      </w:p>
                      <w:p w:rsidR="00292822" w:rsidRPr="006F5719" w:rsidRDefault="00292822" w:rsidP="00232D96">
                        <w:pPr>
                          <w:jc w:val="center"/>
                          <w:rPr>
                            <w:rFonts w:asciiTheme="minorHAnsi" w:hAnsiTheme="minorHAnsi" w:cs="Arial"/>
                            <w:b/>
                            <w:i/>
                          </w:rPr>
                        </w:pPr>
                        <w:r w:rsidRPr="006F5719">
                          <w:rPr>
                            <w:rFonts w:asciiTheme="minorHAnsi" w:hAnsiTheme="minorHAnsi" w:cs="Arial"/>
                            <w:b/>
                            <w:i/>
                          </w:rPr>
                          <w:t>S.C. 3</w:t>
                        </w:r>
                      </w:p>
                    </w:txbxContent>
                  </v:textbox>
                </v:shape>
                <v:line id="Line 1674" o:spid="_x0000_s1150" style="position:absolute;visibility:visible;mso-wrap-style:square" from="6781,3430" to="7277,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WJbMYAAADdAAAADwAAAGRycy9kb3ducmV2LnhtbESP3WoCMRSE7wu+QzhC7zTrtpR2NYr4&#10;A5VeSK0PcNycbrZuTpYk6urTNwWhl8PMfMNMZp1txJl8qB0rGA0zEMSl0zVXCvZf68EriBCRNTaO&#10;ScGVAsymvYcJFtpd+JPOu1iJBOFQoAITY1tIGUpDFsPQtcTJ+3beYkzSV1J7vCS4bWSeZS/SYs1p&#10;wWBLC0PlcXeyCjb+8HEc3SojD7zxq2a7fAv2R6nHfjcfg4jUxf/wvf2uFeT50zP8vUlP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liWzGAAAA3QAAAA8AAAAAAAAA&#10;AAAAAAAAoQIAAGRycy9kb3ducmV2LnhtbFBLBQYAAAAABAAEAPkAAACUAwAAAAA=&#10;" strokeweight="1pt"/>
              </v:group>
            </w:pict>
          </mc:Fallback>
        </mc:AlternateContent>
      </w:r>
      <w:r>
        <w:rPr>
          <w:rFonts w:asciiTheme="minorHAnsi" w:hAnsiTheme="minorHAnsi" w:cs="Arial"/>
          <w:noProof/>
          <w:color w:val="7F7F7F" w:themeColor="text1" w:themeTint="80"/>
        </w:rPr>
        <mc:AlternateContent>
          <mc:Choice Requires="wps">
            <w:drawing>
              <wp:anchor distT="0" distB="0" distL="114300" distR="114300" simplePos="0" relativeHeight="251741184" behindDoc="0" locked="0" layoutInCell="1" allowOverlap="1" wp14:anchorId="35E6EB39" wp14:editId="76DAA858">
                <wp:simplePos x="0" y="0"/>
                <wp:positionH relativeFrom="column">
                  <wp:posOffset>2310130</wp:posOffset>
                </wp:positionH>
                <wp:positionV relativeFrom="paragraph">
                  <wp:posOffset>33655</wp:posOffset>
                </wp:positionV>
                <wp:extent cx="1095375" cy="869950"/>
                <wp:effectExtent l="0" t="0" r="28575" b="25400"/>
                <wp:wrapNone/>
                <wp:docPr id="2231" name="Text Box 1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869950"/>
                        </a:xfrm>
                        <a:prstGeom prst="rect">
                          <a:avLst/>
                        </a:prstGeom>
                        <a:solidFill>
                          <a:srgbClr val="FFFFFF"/>
                        </a:solidFill>
                        <a:ln w="12700">
                          <a:solidFill>
                            <a:srgbClr val="000000"/>
                          </a:solidFill>
                          <a:miter lim="800000"/>
                          <a:headEnd/>
                          <a:tailEnd/>
                        </a:ln>
                      </wps:spPr>
                      <wps:txbx>
                        <w:txbxContent>
                          <w:p w14:paraId="5B9C6E52" w14:textId="77777777" w:rsidR="00B53E60" w:rsidRPr="006F5719" w:rsidRDefault="00B53E60" w:rsidP="00232D96">
                            <w:pPr>
                              <w:rPr>
                                <w:rFonts w:asciiTheme="minorHAnsi" w:hAnsiTheme="minorHAnsi" w:cs="Arial"/>
                              </w:rPr>
                            </w:pPr>
                            <w:r w:rsidRPr="006F5719">
                              <w:rPr>
                                <w:rFonts w:asciiTheme="minorHAnsi" w:hAnsiTheme="minorHAnsi" w:cs="Arial"/>
                              </w:rPr>
                              <w:t>FT42 Adapter l’énergie mécanique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1" o:spid="_x0000_s1151" type="#_x0000_t202" style="position:absolute;margin-left:181.9pt;margin-top:2.65pt;width:86.25pt;height:6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" strokeweight="1pt">
                <v:textbox>
                  <w:txbxContent>
                    <w:p w:rsidR="00292822" w:rsidRPr="006F5719" w:rsidRDefault="00292822" w:rsidP="00232D96">
                      <w:pPr>
                        <w:rPr>
                          <w:rFonts w:asciiTheme="minorHAnsi" w:hAnsiTheme="minorHAnsi" w:cs="Arial"/>
                        </w:rPr>
                      </w:pPr>
                      <w:r w:rsidRPr="006F5719">
                        <w:rPr>
                          <w:rFonts w:asciiTheme="minorHAnsi" w:hAnsiTheme="minorHAnsi" w:cs="Arial"/>
                        </w:rPr>
                        <w:t>FT42 Adapter l’énergie mécanique</w:t>
                      </w:r>
                    </w:p>
                  </w:txbxContent>
                </v:textbox>
              </v:shape>
            </w:pict>
          </mc:Fallback>
        </mc:AlternateContent>
      </w:r>
    </w:p>
    <w:p w14:paraId="2B624C10" w14:textId="77777777" w:rsidR="00232D96" w:rsidRPr="00315221" w:rsidRDefault="00232D96" w:rsidP="00232D96">
      <w:pPr>
        <w:rPr>
          <w:rFonts w:asciiTheme="minorHAnsi" w:hAnsiTheme="minorHAnsi" w:cs="Arial"/>
          <w:color w:val="7F7F7F" w:themeColor="text1" w:themeTint="80"/>
        </w:rPr>
      </w:pPr>
    </w:p>
    <w:p w14:paraId="750CC505" w14:textId="77777777" w:rsidR="00232D96" w:rsidRPr="00315221" w:rsidRDefault="00F14354" w:rsidP="00232D96">
      <w:pPr>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4294967295" distB="4294967295" distL="114300" distR="114300" simplePos="0" relativeHeight="251567104" behindDoc="0" locked="0" layoutInCell="1" allowOverlap="1" wp14:anchorId="3D79327A" wp14:editId="6D924B8F">
                <wp:simplePos x="0" y="0"/>
                <wp:positionH relativeFrom="column">
                  <wp:posOffset>2142490</wp:posOffset>
                </wp:positionH>
                <wp:positionV relativeFrom="paragraph">
                  <wp:posOffset>82549</wp:posOffset>
                </wp:positionV>
                <wp:extent cx="172085" cy="0"/>
                <wp:effectExtent l="0" t="0" r="18415" b="19050"/>
                <wp:wrapNone/>
                <wp:docPr id="2230" name="Line 1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1" o:spid="_x0000_s1026" style="position:absolute;z-index:251567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7pt,6.5pt" to="182.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" strokeweight="1pt"/>
            </w:pict>
          </mc:Fallback>
        </mc:AlternateContent>
      </w:r>
    </w:p>
    <w:p w14:paraId="05EF4E66" w14:textId="77777777" w:rsidR="00232D96" w:rsidRPr="00315221" w:rsidRDefault="00232D96" w:rsidP="00232D96">
      <w:pPr>
        <w:rPr>
          <w:rFonts w:asciiTheme="minorHAnsi" w:hAnsiTheme="minorHAnsi" w:cs="Arial"/>
          <w:color w:val="7F7F7F" w:themeColor="text1" w:themeTint="80"/>
        </w:rPr>
      </w:pPr>
    </w:p>
    <w:p w14:paraId="489F6304" w14:textId="77777777" w:rsidR="00232D96" w:rsidRPr="00315221" w:rsidRDefault="00232D96" w:rsidP="00232D96">
      <w:pPr>
        <w:rPr>
          <w:rFonts w:asciiTheme="minorHAnsi" w:hAnsiTheme="minorHAnsi" w:cs="Arial"/>
          <w:color w:val="7F7F7F" w:themeColor="text1" w:themeTint="80"/>
        </w:rPr>
      </w:pPr>
    </w:p>
    <w:p w14:paraId="25A660A1" w14:textId="77777777" w:rsidR="00232D96" w:rsidRPr="00315221" w:rsidRDefault="00F14354" w:rsidP="00232D96">
      <w:pPr>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g">
            <w:drawing>
              <wp:anchor distT="0" distB="0" distL="114300" distR="114300" simplePos="0" relativeHeight="251582464" behindDoc="0" locked="0" layoutInCell="1" allowOverlap="1" wp14:anchorId="2069939A" wp14:editId="0D504F18">
                <wp:simplePos x="0" y="0"/>
                <wp:positionH relativeFrom="column">
                  <wp:posOffset>3477260</wp:posOffset>
                </wp:positionH>
                <wp:positionV relativeFrom="paragraph">
                  <wp:posOffset>50800</wp:posOffset>
                </wp:positionV>
                <wp:extent cx="2597785" cy="652780"/>
                <wp:effectExtent l="0" t="0" r="12065" b="13970"/>
                <wp:wrapNone/>
                <wp:docPr id="2227" name="Group 1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7785" cy="652780"/>
                          <a:chOff x="6894" y="5596"/>
                          <a:chExt cx="4091" cy="1028"/>
                        </a:xfrm>
                      </wpg:grpSpPr>
                      <wps:wsp>
                        <wps:cNvPr id="2228" name="Text Box 1668"/>
                        <wps:cNvSpPr txBox="1">
                          <a:spLocks noChangeArrowheads="1"/>
                        </wps:cNvSpPr>
                        <wps:spPr bwMode="auto">
                          <a:xfrm>
                            <a:off x="7280" y="5596"/>
                            <a:ext cx="3705" cy="1028"/>
                          </a:xfrm>
                          <a:prstGeom prst="rect">
                            <a:avLst/>
                          </a:prstGeom>
                          <a:solidFill>
                            <a:srgbClr val="FFFFFF"/>
                          </a:solidFill>
                          <a:ln w="12700">
                            <a:solidFill>
                              <a:srgbClr val="000000"/>
                            </a:solidFill>
                            <a:miter lim="800000"/>
                            <a:headEnd/>
                            <a:tailEnd/>
                          </a:ln>
                        </wps:spPr>
                        <wps:txbx>
                          <w:txbxContent>
                            <w:p w14:paraId="2F74D9A4" w14:textId="77777777" w:rsidR="00B53E60" w:rsidRPr="006F5719" w:rsidRDefault="00B53E60" w:rsidP="00232D96">
                              <w:pPr>
                                <w:rPr>
                                  <w:rFonts w:asciiTheme="minorHAnsi" w:hAnsiTheme="minorHAnsi" w:cs="Arial"/>
                                  <w:b/>
                                  <w:sz w:val="22"/>
                                  <w:szCs w:val="22"/>
                                </w:rPr>
                              </w:pPr>
                            </w:p>
                            <w:p w14:paraId="30CE22CC" w14:textId="77777777" w:rsidR="00B53E60" w:rsidRPr="006F5719" w:rsidRDefault="00B53E60" w:rsidP="00232D96">
                              <w:pPr>
                                <w:jc w:val="center"/>
                                <w:rPr>
                                  <w:rFonts w:asciiTheme="minorHAnsi" w:hAnsiTheme="minorHAnsi" w:cs="Arial"/>
                                  <w:b/>
                                  <w:i/>
                                </w:rPr>
                              </w:pPr>
                              <w:r w:rsidRPr="006F5719">
                                <w:rPr>
                                  <w:rFonts w:asciiTheme="minorHAnsi" w:hAnsiTheme="minorHAnsi" w:cs="Arial"/>
                                  <w:b/>
                                  <w:i/>
                                </w:rPr>
                                <w:t>S.C. 4</w:t>
                              </w:r>
                            </w:p>
                          </w:txbxContent>
                        </wps:txbx>
                        <wps:bodyPr rot="0" vert="horz" wrap="square" lIns="91440" tIns="45720" rIns="91440" bIns="45720" anchor="t" anchorCtr="0" upright="1">
                          <a:noAutofit/>
                        </wps:bodyPr>
                      </wps:wsp>
                      <wps:wsp>
                        <wps:cNvPr id="2229" name="Line 1669"/>
                        <wps:cNvCnPr/>
                        <wps:spPr bwMode="auto">
                          <a:xfrm>
                            <a:off x="6894" y="6120"/>
                            <a:ext cx="38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67" o:spid="_x0000_s1152" style="position:absolute;margin-left:273.8pt;margin-top:4pt;width:204.55pt;height:51.4pt;z-index:251582464" coordorigin="6894,5596" coordsize="4091,1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">
                <v:shape id="Text Box 1668" o:spid="_x0000_s1153" type="#_x0000_t202" style="position:absolute;left:7280;top:5596;width:3705;height:1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AP8QA&#10;AADdAAAADwAAAGRycy9kb3ducmV2LnhtbERPyWrDMBC9F/IPYgK5lEauDyW4UUzIQtNLIAuU3gZr&#10;YhtbI8eSl/x9dSjk+Hj7Mh1NLXpqXWlZwfs8AkGcWV1yruB62b8tQDiPrLG2TAoe5CBdTV6WmGg7&#10;8In6s89FCGGXoILC+yaR0mUFGXRz2xAH7mZbgz7ANpe6xSGEm1rGUfQhDZYcGgpsaFNQVp07o+D4&#10;+OH7Vxfd+u9m8Xutjrvt/nWn1Gw6rj9BeBr9U/zvPmgFcRyHueFNe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2QD/EAAAA3QAAAA8AAAAAAAAAAAAAAAAAmAIAAGRycy9k&#10;b3ducmV2LnhtbFBLBQYAAAAABAAEAPUAAACJAwAAAAA=&#10;" strokeweight="1pt">
                  <v:textbox>
                    <w:txbxContent>
                      <w:p w:rsidR="00292822" w:rsidRPr="006F5719" w:rsidRDefault="00292822" w:rsidP="00232D96">
                        <w:pPr>
                          <w:rPr>
                            <w:rFonts w:asciiTheme="minorHAnsi" w:hAnsiTheme="minorHAnsi" w:cs="Arial"/>
                            <w:b/>
                            <w:sz w:val="22"/>
                            <w:szCs w:val="22"/>
                          </w:rPr>
                        </w:pPr>
                      </w:p>
                      <w:p w:rsidR="00292822" w:rsidRPr="006F5719" w:rsidRDefault="00292822" w:rsidP="00232D96">
                        <w:pPr>
                          <w:jc w:val="center"/>
                          <w:rPr>
                            <w:rFonts w:asciiTheme="minorHAnsi" w:hAnsiTheme="minorHAnsi" w:cs="Arial"/>
                            <w:b/>
                            <w:i/>
                          </w:rPr>
                        </w:pPr>
                        <w:r w:rsidRPr="006F5719">
                          <w:rPr>
                            <w:rFonts w:asciiTheme="minorHAnsi" w:hAnsiTheme="minorHAnsi" w:cs="Arial"/>
                            <w:b/>
                            <w:i/>
                          </w:rPr>
                          <w:t>S.C. 4</w:t>
                        </w:r>
                      </w:p>
                    </w:txbxContent>
                  </v:textbox>
                </v:shape>
                <v:line id="Line 1669" o:spid="_x0000_s1154" style="position:absolute;visibility:visible;mso-wrap-style:square" from="6894,6120" to="7277,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2wL8UAAADdAAAADwAAAGRycy9kb3ducmV2LnhtbESP3WoCMRSE74W+QziF3mnWvSi6GqW0&#10;FSq9EH8e4Lg5blY3J0sSddunN4Lg5TAz3zDTeWcbcSEfascKhoMMBHHpdM2Vgt120R+BCBFZY+OY&#10;FPxRgPnspTfFQrsrr+myiZVIEA4FKjAxtoWUoTRkMQxcS5y8g/MWY5K+ktrjNcFtI/Mse5cWa04L&#10;Blv6NFSeNmerYOn3v6fhf2Xknpf+u1l9jYM9KvX22n1MQETq4jP8aP9oBXmej+H+Jj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2wL8UAAADdAAAADwAAAAAAAAAA&#10;AAAAAAChAgAAZHJzL2Rvd25yZXYueG1sUEsFBgAAAAAEAAQA+QAAAJMDAAAAAA==&#10;" strokeweight="1pt"/>
              </v:group>
            </w:pict>
          </mc:Fallback>
        </mc:AlternateContent>
      </w:r>
      <w:r>
        <w:rPr>
          <w:rFonts w:asciiTheme="minorHAnsi" w:hAnsiTheme="minorHAnsi" w:cs="Arial"/>
          <w:noProof/>
          <w:color w:val="7F7F7F" w:themeColor="text1" w:themeTint="80"/>
        </w:rPr>
        <mc:AlternateContent>
          <mc:Choice Requires="wps">
            <w:drawing>
              <wp:anchor distT="0" distB="0" distL="114300" distR="114300" simplePos="0" relativeHeight="251581440" behindDoc="0" locked="0" layoutInCell="1" allowOverlap="1" wp14:anchorId="5CF6FE85" wp14:editId="0A8F1401">
                <wp:simplePos x="0" y="0"/>
                <wp:positionH relativeFrom="column">
                  <wp:posOffset>2310130</wp:posOffset>
                </wp:positionH>
                <wp:positionV relativeFrom="paragraph">
                  <wp:posOffset>74930</wp:posOffset>
                </wp:positionV>
                <wp:extent cx="1167130" cy="628650"/>
                <wp:effectExtent l="0" t="0" r="13970" b="19050"/>
                <wp:wrapNone/>
                <wp:docPr id="2226" name="Text Box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628650"/>
                        </a:xfrm>
                        <a:prstGeom prst="rect">
                          <a:avLst/>
                        </a:prstGeom>
                        <a:solidFill>
                          <a:srgbClr val="FFFFFF"/>
                        </a:solidFill>
                        <a:ln w="12700">
                          <a:solidFill>
                            <a:srgbClr val="000000"/>
                          </a:solidFill>
                          <a:miter lim="800000"/>
                          <a:headEnd/>
                          <a:tailEnd/>
                        </a:ln>
                      </wps:spPr>
                      <wps:txbx>
                        <w:txbxContent>
                          <w:p w14:paraId="4B922406" w14:textId="77777777" w:rsidR="00B53E60" w:rsidRPr="006F5719" w:rsidRDefault="00B53E60" w:rsidP="00232D96">
                            <w:pPr>
                              <w:rPr>
                                <w:rFonts w:asciiTheme="minorHAnsi" w:hAnsiTheme="minorHAnsi" w:cs="Arial"/>
                              </w:rPr>
                            </w:pPr>
                            <w:r w:rsidRPr="006F5719">
                              <w:rPr>
                                <w:rFonts w:asciiTheme="minorHAnsi" w:hAnsiTheme="minorHAnsi" w:cs="Arial"/>
                              </w:rPr>
                              <w:t>FT43 Transformer le mouvement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5" o:spid="_x0000_s1155" type="#_x0000_t202" style="position:absolute;margin-left:181.9pt;margin-top:5.9pt;width:91.9pt;height:49.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" strokeweight="1pt">
                <v:textbox>
                  <w:txbxContent>
                    <w:p w:rsidR="00292822" w:rsidRPr="006F5719" w:rsidRDefault="00292822" w:rsidP="00232D96">
                      <w:pPr>
                        <w:rPr>
                          <w:rFonts w:asciiTheme="minorHAnsi" w:hAnsiTheme="minorHAnsi" w:cs="Arial"/>
                        </w:rPr>
                      </w:pPr>
                      <w:r w:rsidRPr="006F5719">
                        <w:rPr>
                          <w:rFonts w:asciiTheme="minorHAnsi" w:hAnsiTheme="minorHAnsi" w:cs="Arial"/>
                        </w:rPr>
                        <w:t>FT43 Transformer le mouvement</w:t>
                      </w:r>
                    </w:p>
                  </w:txbxContent>
                </v:textbox>
              </v:shape>
            </w:pict>
          </mc:Fallback>
        </mc:AlternateContent>
      </w:r>
    </w:p>
    <w:p w14:paraId="7AD5C199" w14:textId="77777777" w:rsidR="00A979F2" w:rsidRPr="00315221" w:rsidRDefault="00F14354">
      <w:pPr>
        <w:rPr>
          <w:rFonts w:ascii="Arial" w:hAnsi="Arial" w:cs="Arial"/>
          <w:color w:val="7F7F7F" w:themeColor="text1" w:themeTint="80"/>
        </w:rPr>
      </w:pPr>
      <w:r>
        <w:rPr>
          <w:rFonts w:ascii="Arial" w:hAnsi="Arial" w:cs="Arial"/>
          <w:noProof/>
          <w:color w:val="7F7F7F" w:themeColor="text1" w:themeTint="80"/>
        </w:rPr>
        <mc:AlternateContent>
          <mc:Choice Requires="wps">
            <w:drawing>
              <wp:anchor distT="4294967295" distB="4294967295" distL="114300" distR="114300" simplePos="0" relativeHeight="252050432" behindDoc="0" locked="0" layoutInCell="1" allowOverlap="1" wp14:anchorId="2DFF1C1E" wp14:editId="2EE675C1">
                <wp:simplePos x="0" y="0"/>
                <wp:positionH relativeFrom="column">
                  <wp:posOffset>2136775</wp:posOffset>
                </wp:positionH>
                <wp:positionV relativeFrom="paragraph">
                  <wp:posOffset>128269</wp:posOffset>
                </wp:positionV>
                <wp:extent cx="172085" cy="0"/>
                <wp:effectExtent l="0" t="0" r="18415" b="19050"/>
                <wp:wrapNone/>
                <wp:docPr id="2225" name="Line 2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3" o:spid="_x0000_s1026" style="position:absolute;z-index:252050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25pt,10.1pt" to="181.8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" strokeweight="1pt"/>
            </w:pict>
          </mc:Fallback>
        </mc:AlternateContent>
      </w:r>
      <w:r w:rsidR="00A979F2" w:rsidRPr="00315221">
        <w:rPr>
          <w:rFonts w:ascii="Arial" w:hAnsi="Arial" w:cs="Arial"/>
          <w:color w:val="7F7F7F" w:themeColor="text1" w:themeTint="80"/>
        </w:rPr>
        <w:br w:type="page"/>
      </w:r>
    </w:p>
    <w:p w14:paraId="757104DD" w14:textId="77777777" w:rsidR="00A906A6" w:rsidRPr="000E4873" w:rsidRDefault="00885DE5" w:rsidP="00B03234">
      <w:pPr>
        <w:tabs>
          <w:tab w:val="left" w:pos="567"/>
          <w:tab w:val="left" w:pos="1843"/>
        </w:tabs>
        <w:jc w:val="both"/>
        <w:rPr>
          <w:rFonts w:asciiTheme="minorHAnsi" w:hAnsiTheme="minorHAnsi" w:cs="Arial"/>
          <w:b/>
          <w:sz w:val="28"/>
          <w:szCs w:val="28"/>
        </w:rPr>
      </w:pPr>
      <w:r w:rsidRPr="000E4873">
        <w:rPr>
          <w:rFonts w:asciiTheme="minorHAnsi" w:hAnsiTheme="minorHAnsi" w:cs="Arial"/>
          <w:b/>
          <w:sz w:val="28"/>
          <w:szCs w:val="28"/>
        </w:rPr>
        <w:lastRenderedPageBreak/>
        <w:t>2</w:t>
      </w:r>
      <w:r w:rsidR="005A1D17" w:rsidRPr="000E4873">
        <w:rPr>
          <w:rFonts w:asciiTheme="minorHAnsi" w:hAnsiTheme="minorHAnsi" w:cs="Arial"/>
          <w:b/>
          <w:sz w:val="28"/>
          <w:szCs w:val="28"/>
        </w:rPr>
        <w:t>.</w:t>
      </w:r>
      <w:r w:rsidR="00A906A6" w:rsidRPr="000E4873">
        <w:rPr>
          <w:rFonts w:asciiTheme="minorHAnsi" w:hAnsiTheme="minorHAnsi" w:cs="Arial"/>
          <w:b/>
          <w:sz w:val="28"/>
          <w:szCs w:val="28"/>
        </w:rPr>
        <w:t xml:space="preserve"> Analyse fonctionnelle et structurelle</w:t>
      </w:r>
    </w:p>
    <w:p w14:paraId="0BD47CE9" w14:textId="77777777" w:rsidR="00315221" w:rsidRPr="000E4873" w:rsidRDefault="00315221" w:rsidP="00B03234">
      <w:pPr>
        <w:tabs>
          <w:tab w:val="left" w:pos="567"/>
          <w:tab w:val="left" w:pos="1843"/>
        </w:tabs>
        <w:jc w:val="both"/>
        <w:rPr>
          <w:rFonts w:asciiTheme="minorHAnsi" w:hAnsiTheme="minorHAnsi" w:cs="Arial"/>
          <w:b/>
          <w:sz w:val="28"/>
          <w:szCs w:val="28"/>
        </w:rPr>
      </w:pPr>
    </w:p>
    <w:p w14:paraId="71C8BC66" w14:textId="77777777" w:rsidR="006C203E" w:rsidRPr="000E4873" w:rsidRDefault="00F14354" w:rsidP="00B03234">
      <w:pPr>
        <w:tabs>
          <w:tab w:val="left" w:pos="567"/>
          <w:tab w:val="left" w:pos="1843"/>
        </w:tabs>
        <w:jc w:val="both"/>
        <w:rPr>
          <w:rFonts w:ascii="Arial" w:hAnsi="Arial" w:cs="Arial"/>
          <w:b/>
          <w:sz w:val="28"/>
          <w:szCs w:val="28"/>
        </w:rPr>
      </w:pPr>
      <w:r>
        <w:rPr>
          <w:rFonts w:asciiTheme="minorHAnsi" w:hAnsiTheme="minorHAnsi"/>
          <w:noProof/>
        </w:rPr>
        <mc:AlternateContent>
          <mc:Choice Requires="wps">
            <w:drawing>
              <wp:anchor distT="0" distB="0" distL="114300" distR="114300" simplePos="0" relativeHeight="252143616" behindDoc="0" locked="0" layoutInCell="1" allowOverlap="1" wp14:anchorId="5A403232" wp14:editId="6BD29422">
                <wp:simplePos x="0" y="0"/>
                <wp:positionH relativeFrom="column">
                  <wp:posOffset>-20320</wp:posOffset>
                </wp:positionH>
                <wp:positionV relativeFrom="paragraph">
                  <wp:posOffset>858520</wp:posOffset>
                </wp:positionV>
                <wp:extent cx="1085215" cy="560705"/>
                <wp:effectExtent l="0" t="0" r="635" b="0"/>
                <wp:wrapNone/>
                <wp:docPr id="2391" name="Rectangle 2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215" cy="5607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91" o:spid="_x0000_s1026" style="position:absolute;margin-left:-1.6pt;margin-top:67.6pt;width:85.45pt;height:44.1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" fillcolor="white [3212]" stroked="f" strokeweight="2pt">
                <v:path arrowok="t"/>
              </v:rect>
            </w:pict>
          </mc:Fallback>
        </mc:AlternateContent>
      </w:r>
      <w:r>
        <w:rPr>
          <w:rFonts w:asciiTheme="minorHAnsi" w:hAnsiTheme="minorHAnsi"/>
          <w:noProof/>
        </w:rPr>
        <mc:AlternateContent>
          <mc:Choice Requires="wps">
            <w:drawing>
              <wp:anchor distT="0" distB="0" distL="114300" distR="114300" simplePos="0" relativeHeight="251867136" behindDoc="0" locked="0" layoutInCell="1" allowOverlap="1" wp14:anchorId="0889D2BE" wp14:editId="2A667633">
                <wp:simplePos x="0" y="0"/>
                <wp:positionH relativeFrom="column">
                  <wp:posOffset>1382395</wp:posOffset>
                </wp:positionH>
                <wp:positionV relativeFrom="paragraph">
                  <wp:posOffset>198120</wp:posOffset>
                </wp:positionV>
                <wp:extent cx="1303655" cy="244475"/>
                <wp:effectExtent l="0" t="0" r="0" b="3175"/>
                <wp:wrapNone/>
                <wp:docPr id="2218" name="Rectangle 2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3655" cy="244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16F36" w14:textId="77777777" w:rsidR="00B53E60" w:rsidRPr="0017781F" w:rsidRDefault="00B53E60">
                            <w:pPr>
                              <w:rPr>
                                <w:rFonts w:asciiTheme="minorHAnsi" w:hAnsiTheme="minorHAnsi" w:cs="Arial"/>
                                <w:sz w:val="16"/>
                                <w:szCs w:val="16"/>
                              </w:rPr>
                            </w:pPr>
                            <w:r w:rsidRPr="0017781F">
                              <w:rPr>
                                <w:rFonts w:asciiTheme="minorHAnsi" w:hAnsiTheme="minorHAnsi" w:cs="Arial"/>
                                <w:sz w:val="16"/>
                                <w:szCs w:val="16"/>
                              </w:rPr>
                              <w:t>Capteur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6" o:spid="_x0000_s1156" style="position:absolute;left:0;text-align:left;margin-left:108.85pt;margin-top:15.6pt;width:102.65pt;height:19.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" stroked="f">
                <v:textbox>
                  <w:txbxContent>
                    <w:p w:rsidR="00292822" w:rsidRPr="0017781F" w:rsidRDefault="00292822">
                      <w:pPr>
                        <w:rPr>
                          <w:rFonts w:asciiTheme="minorHAnsi" w:hAnsiTheme="minorHAnsi" w:cs="Arial"/>
                          <w:sz w:val="16"/>
                          <w:szCs w:val="16"/>
                        </w:rPr>
                      </w:pPr>
                      <w:r w:rsidRPr="0017781F">
                        <w:rPr>
                          <w:rFonts w:asciiTheme="minorHAnsi" w:hAnsiTheme="minorHAnsi" w:cs="Arial"/>
                          <w:sz w:val="16"/>
                          <w:szCs w:val="16"/>
                        </w:rPr>
                        <w:t>Capteur</w:t>
                      </w:r>
                    </w:p>
                  </w:txbxContent>
                </v:textbox>
              </v:rect>
            </w:pict>
          </mc:Fallback>
        </mc:AlternateContent>
      </w:r>
      <w:r>
        <w:rPr>
          <w:rFonts w:asciiTheme="minorHAnsi" w:hAnsiTheme="minorHAnsi"/>
          <w:noProof/>
        </w:rPr>
        <mc:AlternateContent>
          <mc:Choice Requires="wps">
            <w:drawing>
              <wp:anchor distT="0" distB="0" distL="114300" distR="114300" simplePos="0" relativeHeight="251872256" behindDoc="0" locked="0" layoutInCell="1" allowOverlap="1" wp14:anchorId="37D15EB1" wp14:editId="762A6FCF">
                <wp:simplePos x="0" y="0"/>
                <wp:positionH relativeFrom="column">
                  <wp:posOffset>4504690</wp:posOffset>
                </wp:positionH>
                <wp:positionV relativeFrom="paragraph">
                  <wp:posOffset>162560</wp:posOffset>
                </wp:positionV>
                <wp:extent cx="710565" cy="238125"/>
                <wp:effectExtent l="838200" t="0" r="13335" b="428625"/>
                <wp:wrapNone/>
                <wp:docPr id="2224" name="AutoShape 2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0565" cy="238125"/>
                        </a:xfrm>
                        <a:prstGeom prst="callout1">
                          <a:avLst>
                            <a:gd name="adj1" fmla="val 48000"/>
                            <a:gd name="adj2" fmla="val -10722"/>
                            <a:gd name="adj3" fmla="val 260269"/>
                            <a:gd name="adj4" fmla="val -118407"/>
                          </a:avLst>
                        </a:prstGeom>
                        <a:solidFill>
                          <a:srgbClr val="FFFFFF"/>
                        </a:solidFill>
                        <a:ln w="9525">
                          <a:solidFill>
                            <a:srgbClr val="000000"/>
                          </a:solidFill>
                          <a:miter lim="800000"/>
                          <a:headEnd/>
                          <a:tailEnd/>
                        </a:ln>
                      </wps:spPr>
                      <wps:txbx>
                        <w:txbxContent>
                          <w:p w14:paraId="6A9D03B7" w14:textId="77777777" w:rsidR="00B53E60" w:rsidRPr="006F5719" w:rsidRDefault="00B53E60" w:rsidP="00C003AE">
                            <w:pPr>
                              <w:rPr>
                                <w:rFonts w:asciiTheme="minorHAnsi" w:hAnsiTheme="minorHAnsi"/>
                              </w:rPr>
                            </w:pPr>
                            <w:r w:rsidRPr="006F5719">
                              <w:rPr>
                                <w:rFonts w:asciiTheme="minorHAnsi" w:hAnsiTheme="minorHAnsi"/>
                              </w:rPr>
                              <w:t>Bielle</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5" o:spid="_x0000_s1157" type="#_x0000_t41" style="position:absolute;left:0;text-align:left;margin-left:354.7pt;margin-top:12.8pt;width:55.95pt;height:1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" adj="-25576,56218,-2316,10368">
                <v:textbox inset=".5mm">
                  <w:txbxContent>
                    <w:p w:rsidR="00292822" w:rsidRPr="006F5719" w:rsidRDefault="00292822" w:rsidP="00C003AE">
                      <w:pPr>
                        <w:rPr>
                          <w:rFonts w:asciiTheme="minorHAnsi" w:hAnsiTheme="minorHAnsi"/>
                        </w:rPr>
                      </w:pPr>
                      <w:r w:rsidRPr="006F5719">
                        <w:rPr>
                          <w:rFonts w:asciiTheme="minorHAnsi" w:hAnsiTheme="minorHAnsi"/>
                        </w:rPr>
                        <w:t>Bielle</w:t>
                      </w:r>
                    </w:p>
                  </w:txbxContent>
                </v:textbox>
                <o:callout v:ext="edit" minusy="t"/>
              </v:shape>
            </w:pict>
          </mc:Fallback>
        </mc:AlternateContent>
      </w:r>
      <w:r>
        <w:rPr>
          <w:rFonts w:asciiTheme="minorHAnsi" w:hAnsiTheme="minorHAnsi" w:cs="Arial"/>
          <w:b/>
          <w:noProof/>
          <w:sz w:val="28"/>
          <w:szCs w:val="28"/>
        </w:rPr>
        <mc:AlternateContent>
          <mc:Choice Requires="wps">
            <w:drawing>
              <wp:anchor distT="0" distB="0" distL="114300" distR="114300" simplePos="0" relativeHeight="251873280" behindDoc="0" locked="0" layoutInCell="1" allowOverlap="1" wp14:anchorId="55104B4A" wp14:editId="6D252FB8">
                <wp:simplePos x="0" y="0"/>
                <wp:positionH relativeFrom="column">
                  <wp:posOffset>2976245</wp:posOffset>
                </wp:positionH>
                <wp:positionV relativeFrom="paragraph">
                  <wp:posOffset>855980</wp:posOffset>
                </wp:positionV>
                <wp:extent cx="673100" cy="923925"/>
                <wp:effectExtent l="0" t="0" r="31750" b="28575"/>
                <wp:wrapNone/>
                <wp:docPr id="2223" name="AutoShape 2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3100" cy="923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99" o:spid="_x0000_s1026" type="#_x0000_t32" style="position:absolute;margin-left:234.35pt;margin-top:67.4pt;width:53pt;height:72.75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"/>
            </w:pict>
          </mc:Fallback>
        </mc:AlternateContent>
      </w:r>
      <w:r>
        <w:rPr>
          <w:rFonts w:asciiTheme="minorHAnsi" w:hAnsiTheme="minorHAnsi"/>
          <w:noProof/>
        </w:rPr>
        <mc:AlternateContent>
          <mc:Choice Requires="wps">
            <w:drawing>
              <wp:anchor distT="0" distB="0" distL="114300" distR="114300" simplePos="0" relativeHeight="251797504" behindDoc="0" locked="0" layoutInCell="1" allowOverlap="1" wp14:anchorId="46A49DE1" wp14:editId="34499A47">
                <wp:simplePos x="0" y="0"/>
                <wp:positionH relativeFrom="column">
                  <wp:posOffset>3745865</wp:posOffset>
                </wp:positionH>
                <wp:positionV relativeFrom="paragraph">
                  <wp:posOffset>1665605</wp:posOffset>
                </wp:positionV>
                <wp:extent cx="1970405" cy="800100"/>
                <wp:effectExtent l="1600200" t="0" r="10795" b="19050"/>
                <wp:wrapNone/>
                <wp:docPr id="2222" name="AutoShape 2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0405" cy="800100"/>
                        </a:xfrm>
                        <a:prstGeom prst="callout1">
                          <a:avLst>
                            <a:gd name="adj1" fmla="val 14287"/>
                            <a:gd name="adj2" fmla="val -3866"/>
                            <a:gd name="adj3" fmla="val 68412"/>
                            <a:gd name="adj4" fmla="val -81630"/>
                          </a:avLst>
                        </a:prstGeom>
                        <a:solidFill>
                          <a:srgbClr val="FFFFFF"/>
                        </a:solidFill>
                        <a:ln w="9525">
                          <a:solidFill>
                            <a:srgbClr val="000000"/>
                          </a:solidFill>
                          <a:miter lim="800000"/>
                          <a:headEnd/>
                          <a:tailEnd/>
                        </a:ln>
                      </wps:spPr>
                      <wps:txbx>
                        <w:txbxContent>
                          <w:p w14:paraId="534345F0" w14:textId="77777777" w:rsidR="00B53E60" w:rsidRPr="006F5719" w:rsidRDefault="00B53E60" w:rsidP="001F5515">
                            <w:pPr>
                              <w:rPr>
                                <w:rFonts w:asciiTheme="minorHAnsi" w:hAnsiTheme="minorHAnsi"/>
                              </w:rPr>
                            </w:pPr>
                            <w:r w:rsidRPr="006F5719">
                              <w:rPr>
                                <w:rFonts w:asciiTheme="minorHAnsi" w:hAnsiTheme="minorHAnsi"/>
                              </w:rPr>
                              <w:t>Ensemble actionneur électromécanique implanté entre traverse et bogie</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6" o:spid="_x0000_s1158" type="#_x0000_t41" style="position:absolute;left:0;text-align:left;margin-left:294.95pt;margin-top:131.15pt;width:155.15pt;height:6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" adj="-17632,14777,-835,3086">
                <v:textbox inset=".5mm">
                  <w:txbxContent>
                    <w:p w:rsidR="00292822" w:rsidRPr="006F5719" w:rsidRDefault="00292822" w:rsidP="001F5515">
                      <w:pPr>
                        <w:rPr>
                          <w:rFonts w:asciiTheme="minorHAnsi" w:hAnsiTheme="minorHAnsi"/>
                        </w:rPr>
                      </w:pPr>
                      <w:r w:rsidRPr="006F5719">
                        <w:rPr>
                          <w:rFonts w:asciiTheme="minorHAnsi" w:hAnsiTheme="minorHAnsi"/>
                        </w:rPr>
                        <w:t>Ensemble actionneur électromécanique implanté entre traverse et bogie</w:t>
                      </w:r>
                    </w:p>
                  </w:txbxContent>
                </v:textbox>
                <o:callout v:ext="edit" minusy="t"/>
              </v:shape>
            </w:pict>
          </mc:Fallback>
        </mc:AlternateContent>
      </w:r>
      <w:r>
        <w:rPr>
          <w:rFonts w:asciiTheme="minorHAnsi" w:hAnsiTheme="minorHAnsi"/>
          <w:noProof/>
        </w:rPr>
        <mc:AlternateContent>
          <mc:Choice Requires="wps">
            <w:drawing>
              <wp:anchor distT="0" distB="0" distL="114300" distR="114300" simplePos="0" relativeHeight="251870208" behindDoc="0" locked="0" layoutInCell="1" allowOverlap="1" wp14:anchorId="06B071F5" wp14:editId="3A108784">
                <wp:simplePos x="0" y="0"/>
                <wp:positionH relativeFrom="column">
                  <wp:posOffset>4875530</wp:posOffset>
                </wp:positionH>
                <wp:positionV relativeFrom="paragraph">
                  <wp:posOffset>349885</wp:posOffset>
                </wp:positionV>
                <wp:extent cx="914400" cy="332740"/>
                <wp:effectExtent l="628650" t="0" r="19050" b="10160"/>
                <wp:wrapNone/>
                <wp:docPr id="2221" name="AutoShape 2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332740"/>
                        </a:xfrm>
                        <a:prstGeom prst="callout1">
                          <a:avLst>
                            <a:gd name="adj1" fmla="val 34352"/>
                            <a:gd name="adj2" fmla="val -8333"/>
                            <a:gd name="adj3" fmla="val 97708"/>
                            <a:gd name="adj4" fmla="val -69167"/>
                          </a:avLst>
                        </a:prstGeom>
                        <a:solidFill>
                          <a:srgbClr val="FFFFFF"/>
                        </a:solidFill>
                        <a:ln w="9525">
                          <a:solidFill>
                            <a:srgbClr val="000000"/>
                          </a:solidFill>
                          <a:miter lim="800000"/>
                          <a:headEnd/>
                          <a:tailEnd/>
                        </a:ln>
                      </wps:spPr>
                      <wps:txbx>
                        <w:txbxContent>
                          <w:p w14:paraId="433B0E0E" w14:textId="77777777" w:rsidR="00B53E60" w:rsidRPr="006F5719" w:rsidRDefault="00B53E60">
                            <w:pPr>
                              <w:rPr>
                                <w:rFonts w:asciiTheme="minorHAnsi" w:hAnsiTheme="minorHAnsi"/>
                              </w:rPr>
                            </w:pPr>
                            <w:r w:rsidRPr="006F5719">
                              <w:rPr>
                                <w:rFonts w:asciiTheme="minorHAnsi" w:hAnsiTheme="minorHAnsi"/>
                              </w:rPr>
                              <w:t>Traverse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3" o:spid="_x0000_s1159" type="#_x0000_t41" style="position:absolute;left:0;text-align:left;margin-left:383.9pt;margin-top:27.55pt;width:1in;height:26.2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" adj="-14940,21105,,7420">
                <v:textbox>
                  <w:txbxContent>
                    <w:p w:rsidR="00292822" w:rsidRPr="006F5719" w:rsidRDefault="00292822">
                      <w:pPr>
                        <w:rPr>
                          <w:rFonts w:asciiTheme="minorHAnsi" w:hAnsiTheme="minorHAnsi"/>
                        </w:rPr>
                      </w:pPr>
                      <w:r w:rsidRPr="006F5719">
                        <w:rPr>
                          <w:rFonts w:asciiTheme="minorHAnsi" w:hAnsiTheme="minorHAnsi"/>
                        </w:rPr>
                        <w:t>Traverse</w:t>
                      </w:r>
                    </w:p>
                  </w:txbxContent>
                </v:textbox>
                <o:callout v:ext="edit" minusy="t"/>
              </v:shape>
            </w:pict>
          </mc:Fallback>
        </mc:AlternateContent>
      </w:r>
      <w:r>
        <w:rPr>
          <w:rFonts w:asciiTheme="minorHAnsi" w:hAnsiTheme="minorHAnsi" w:cs="Arial"/>
          <w:b/>
          <w:noProof/>
          <w:sz w:val="28"/>
          <w:szCs w:val="28"/>
        </w:rPr>
        <mc:AlternateContent>
          <mc:Choice Requires="wps">
            <w:drawing>
              <wp:anchor distT="0" distB="0" distL="114300" distR="114300" simplePos="0" relativeHeight="251866112" behindDoc="0" locked="0" layoutInCell="1" allowOverlap="1" wp14:anchorId="272B9FAE" wp14:editId="4F99B00D">
                <wp:simplePos x="0" y="0"/>
                <wp:positionH relativeFrom="column">
                  <wp:posOffset>-661670</wp:posOffset>
                </wp:positionH>
                <wp:positionV relativeFrom="paragraph">
                  <wp:posOffset>2348865</wp:posOffset>
                </wp:positionV>
                <wp:extent cx="1092835" cy="388620"/>
                <wp:effectExtent l="0" t="19050" r="335915" b="11430"/>
                <wp:wrapNone/>
                <wp:docPr id="2220" name="AutoShape 20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835" cy="388620"/>
                        </a:xfrm>
                        <a:prstGeom prst="callout1">
                          <a:avLst>
                            <a:gd name="adj1" fmla="val 29412"/>
                            <a:gd name="adj2" fmla="val 106972"/>
                            <a:gd name="adj3" fmla="val -4574"/>
                            <a:gd name="adj4" fmla="val 128704"/>
                          </a:avLst>
                        </a:prstGeom>
                        <a:solidFill>
                          <a:srgbClr val="FFFFFF"/>
                        </a:solidFill>
                        <a:ln w="9525">
                          <a:solidFill>
                            <a:srgbClr val="000000"/>
                          </a:solidFill>
                          <a:miter lim="800000"/>
                          <a:headEnd/>
                          <a:tailEnd/>
                        </a:ln>
                      </wps:spPr>
                      <wps:txbx>
                        <w:txbxContent>
                          <w:p w14:paraId="7C103FD6" w14:textId="77777777" w:rsidR="00B53E60" w:rsidRPr="006F5719" w:rsidRDefault="00B53E60" w:rsidP="00E779CF">
                            <w:pPr>
                              <w:jc w:val="right"/>
                              <w:rPr>
                                <w:rFonts w:asciiTheme="minorHAnsi" w:hAnsiTheme="minorHAnsi"/>
                              </w:rPr>
                            </w:pPr>
                            <w:r w:rsidRPr="006F5719">
                              <w:rPr>
                                <w:rFonts w:asciiTheme="minorHAnsi" w:hAnsiTheme="minorHAnsi"/>
                              </w:rPr>
                              <w:t>Liaison bogie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95" o:spid="_x0000_s1160" type="#_x0000_t41" style="position:absolute;left:0;text-align:left;margin-left:-52.1pt;margin-top:184.95pt;width:86.05pt;height:30.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" adj="27800,-988,23106,6353">
                <v:textbox>
                  <w:txbxContent>
                    <w:p w:rsidR="00292822" w:rsidRPr="006F5719" w:rsidRDefault="00292822" w:rsidP="00E779CF">
                      <w:pPr>
                        <w:jc w:val="right"/>
                        <w:rPr>
                          <w:rFonts w:asciiTheme="minorHAnsi" w:hAnsiTheme="minorHAnsi"/>
                        </w:rPr>
                      </w:pPr>
                      <w:r w:rsidRPr="006F5719">
                        <w:rPr>
                          <w:rFonts w:asciiTheme="minorHAnsi" w:hAnsiTheme="minorHAnsi"/>
                        </w:rPr>
                        <w:t>Liaison bogie</w:t>
                      </w:r>
                    </w:p>
                  </w:txbxContent>
                </v:textbox>
                <o:callout v:ext="edit" minusx="t"/>
              </v:shape>
            </w:pict>
          </mc:Fallback>
        </mc:AlternateContent>
      </w:r>
      <w:r w:rsidR="00C003AE" w:rsidRPr="000E4873">
        <w:rPr>
          <w:rFonts w:asciiTheme="minorHAnsi" w:hAnsiTheme="minorHAnsi" w:cs="Arial"/>
          <w:b/>
          <w:noProof/>
          <w:sz w:val="28"/>
          <w:szCs w:val="28"/>
        </w:rPr>
        <w:drawing>
          <wp:anchor distT="0" distB="0" distL="114300" distR="114300" simplePos="0" relativeHeight="251869184" behindDoc="0" locked="0" layoutInCell="1" allowOverlap="1" wp14:anchorId="5603B465" wp14:editId="672C6014">
            <wp:simplePos x="0" y="0"/>
            <wp:positionH relativeFrom="column">
              <wp:posOffset>2080895</wp:posOffset>
            </wp:positionH>
            <wp:positionV relativeFrom="paragraph">
              <wp:posOffset>265430</wp:posOffset>
            </wp:positionV>
            <wp:extent cx="2352675" cy="914400"/>
            <wp:effectExtent l="19050" t="0" r="9525" b="0"/>
            <wp:wrapNone/>
            <wp:docPr id="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srcRect/>
                    <a:stretch>
                      <a:fillRect/>
                    </a:stretch>
                  </pic:blipFill>
                  <pic:spPr bwMode="auto">
                    <a:xfrm>
                      <a:off x="0" y="0"/>
                      <a:ext cx="2352675" cy="914400"/>
                    </a:xfrm>
                    <a:prstGeom prst="rect">
                      <a:avLst/>
                    </a:prstGeom>
                    <a:solidFill>
                      <a:schemeClr val="bg1"/>
                    </a:solidFill>
                    <a:ln w="9525">
                      <a:noFill/>
                      <a:miter lim="800000"/>
                      <a:headEnd/>
                      <a:tailEnd/>
                    </a:ln>
                  </pic:spPr>
                </pic:pic>
              </a:graphicData>
            </a:graphic>
          </wp:anchor>
        </w:drawing>
      </w:r>
      <w:r>
        <w:rPr>
          <w:rFonts w:asciiTheme="minorHAnsi" w:hAnsiTheme="minorHAnsi" w:cs="Arial"/>
          <w:b/>
          <w:noProof/>
          <w:sz w:val="28"/>
          <w:szCs w:val="28"/>
        </w:rPr>
        <mc:AlternateContent>
          <mc:Choice Requires="wps">
            <w:drawing>
              <wp:anchor distT="0" distB="0" distL="114300" distR="114300" simplePos="0" relativeHeight="251868160" behindDoc="0" locked="0" layoutInCell="1" allowOverlap="1" wp14:anchorId="2C6ED3DB" wp14:editId="32C24450">
                <wp:simplePos x="0" y="0"/>
                <wp:positionH relativeFrom="column">
                  <wp:posOffset>2663190</wp:posOffset>
                </wp:positionH>
                <wp:positionV relativeFrom="paragraph">
                  <wp:posOffset>198120</wp:posOffset>
                </wp:positionV>
                <wp:extent cx="1569085" cy="151765"/>
                <wp:effectExtent l="0" t="0" r="0" b="635"/>
                <wp:wrapNone/>
                <wp:docPr id="2219" name="Rectangle 2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085" cy="151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7" o:spid="_x0000_s1026" style="position:absolute;margin-left:209.7pt;margin-top:15.6pt;width:123.55pt;height:11.9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" stroked="f"/>
            </w:pict>
          </mc:Fallback>
        </mc:AlternateContent>
      </w:r>
      <w:r>
        <w:rPr>
          <w:rFonts w:asciiTheme="minorHAnsi" w:hAnsiTheme="minorHAnsi" w:cs="Arial"/>
          <w:b/>
          <w:noProof/>
          <w:sz w:val="28"/>
          <w:szCs w:val="28"/>
        </w:rPr>
        <mc:AlternateContent>
          <mc:Choice Requires="wps">
            <w:drawing>
              <wp:anchor distT="0" distB="0" distL="114300" distR="114300" simplePos="0" relativeHeight="251865088" behindDoc="0" locked="0" layoutInCell="1" allowOverlap="1" wp14:anchorId="61C37D0A" wp14:editId="23A0C984">
                <wp:simplePos x="0" y="0"/>
                <wp:positionH relativeFrom="column">
                  <wp:posOffset>628015</wp:posOffset>
                </wp:positionH>
                <wp:positionV relativeFrom="paragraph">
                  <wp:posOffset>2121535</wp:posOffset>
                </wp:positionV>
                <wp:extent cx="333375" cy="342900"/>
                <wp:effectExtent l="13970" t="11430" r="0" b="7620"/>
                <wp:wrapNone/>
                <wp:docPr id="2375" name="AutoShape 2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3375" cy="342900"/>
                        </a:xfrm>
                        <a:custGeom>
                          <a:avLst/>
                          <a:gdLst>
                            <a:gd name="T0" fmla="*/ 166688 w 21600"/>
                            <a:gd name="T1" fmla="*/ 0 h 21600"/>
                            <a:gd name="T2" fmla="*/ 45561 w 21600"/>
                            <a:gd name="T3" fmla="*/ 208280 h 21600"/>
                            <a:gd name="T4" fmla="*/ 166688 w 21600"/>
                            <a:gd name="T5" fmla="*/ 83106 h 21600"/>
                            <a:gd name="T6" fmla="*/ 287814 w 21600"/>
                            <a:gd name="T7" fmla="*/ 208280 h 21600"/>
                            <a:gd name="T8" fmla="*/ 0 60000 65536"/>
                            <a:gd name="T9" fmla="*/ 0 60000 65536"/>
                            <a:gd name="T10" fmla="*/ 0 60000 65536"/>
                            <a:gd name="T11" fmla="*/ 0 60000 65536"/>
                            <a:gd name="T12" fmla="*/ 0 w 21600"/>
                            <a:gd name="T13" fmla="*/ 0 h 21600"/>
                            <a:gd name="T14" fmla="*/ 21600 w 21600"/>
                            <a:gd name="T15" fmla="*/ 11061 h 21600"/>
                          </a:gdLst>
                          <a:ahLst/>
                          <a:cxnLst>
                            <a:cxn ang="T8">
                              <a:pos x="T0" y="T1"/>
                            </a:cxn>
                            <a:cxn ang="T9">
                              <a:pos x="T2" y="T3"/>
                            </a:cxn>
                            <a:cxn ang="T10">
                              <a:pos x="T4" y="T5"/>
                            </a:cxn>
                            <a:cxn ang="T11">
                              <a:pos x="T6" y="T7"/>
                            </a:cxn>
                          </a:cxnLst>
                          <a:rect l="T12" t="T13" r="T14" b="T15"/>
                          <a:pathLst>
                            <a:path w="21600" h="21600">
                              <a:moveTo>
                                <a:pt x="5463" y="12377"/>
                              </a:moveTo>
                              <a:cubicBezTo>
                                <a:pt x="5311" y="11865"/>
                                <a:pt x="5235" y="11334"/>
                                <a:pt x="5235" y="10800"/>
                              </a:cubicBezTo>
                              <a:cubicBezTo>
                                <a:pt x="5235" y="7726"/>
                                <a:pt x="7726" y="5235"/>
                                <a:pt x="10800" y="5235"/>
                              </a:cubicBezTo>
                              <a:cubicBezTo>
                                <a:pt x="13873" y="5235"/>
                                <a:pt x="16365" y="7726"/>
                                <a:pt x="16365" y="10800"/>
                              </a:cubicBezTo>
                              <a:cubicBezTo>
                                <a:pt x="16365" y="11334"/>
                                <a:pt x="16288" y="11865"/>
                                <a:pt x="16136" y="12377"/>
                              </a:cubicBezTo>
                              <a:lnTo>
                                <a:pt x="21156" y="13862"/>
                              </a:lnTo>
                              <a:cubicBezTo>
                                <a:pt x="21450" y="12868"/>
                                <a:pt x="21600" y="11836"/>
                                <a:pt x="21600" y="10800"/>
                              </a:cubicBezTo>
                              <a:cubicBezTo>
                                <a:pt x="21600" y="4835"/>
                                <a:pt x="16764" y="0"/>
                                <a:pt x="10800" y="0"/>
                              </a:cubicBezTo>
                              <a:cubicBezTo>
                                <a:pt x="4835" y="0"/>
                                <a:pt x="0" y="4835"/>
                                <a:pt x="0" y="10800"/>
                              </a:cubicBezTo>
                              <a:cubicBezTo>
                                <a:pt x="-1" y="11836"/>
                                <a:pt x="149" y="12868"/>
                                <a:pt x="443" y="13862"/>
                              </a:cubicBezTo>
                              <a:lnTo>
                                <a:pt x="5463" y="12377"/>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94" o:spid="_x0000_s1026" style="position:absolute;margin-left:49.45pt;margin-top:167.05pt;width:26.25pt;height:27pt;rotation:-90;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" path="m5463,12377v-152,-512,-228,-1043,-228,-1577c5235,7726,7726,5235,10800,5235v3073,,5565,2491,5565,5565c16365,11334,16288,11865,16136,12377r5020,1485c21450,12868,21600,11836,21600,10800,21600,4835,16764,,10800,,4835,,,4835,,10800v-1,1036,149,2068,443,3062l5463,12377xe">
                <v:stroke joinstyle="miter"/>
                <v:path o:connecttype="custom" o:connectlocs="2572667,0;703190,3306445;2572667,1319308;4442129,3306445" o:connectangles="0,0,0,0" textboxrect="0,0,21600,11061"/>
              </v:shape>
            </w:pict>
          </mc:Fallback>
        </mc:AlternateContent>
      </w:r>
      <w:r>
        <w:rPr>
          <w:rFonts w:asciiTheme="minorHAnsi" w:hAnsiTheme="minorHAnsi"/>
          <w:noProof/>
        </w:rPr>
        <mc:AlternateContent>
          <mc:Choice Requires="wps">
            <w:drawing>
              <wp:anchor distT="0" distB="0" distL="114300" distR="114300" simplePos="0" relativeHeight="251871232" behindDoc="0" locked="0" layoutInCell="1" allowOverlap="1" wp14:anchorId="6A5FA178" wp14:editId="71C27499">
                <wp:simplePos x="0" y="0"/>
                <wp:positionH relativeFrom="column">
                  <wp:posOffset>4672965</wp:posOffset>
                </wp:positionH>
                <wp:positionV relativeFrom="paragraph">
                  <wp:posOffset>1170305</wp:posOffset>
                </wp:positionV>
                <wp:extent cx="914400" cy="609600"/>
                <wp:effectExtent l="819150" t="266700" r="19050" b="19050"/>
                <wp:wrapNone/>
                <wp:docPr id="2216" name="AutoShape 2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callout1">
                          <a:avLst>
                            <a:gd name="adj1" fmla="val 18750"/>
                            <a:gd name="adj2" fmla="val -8333"/>
                            <a:gd name="adj3" fmla="val -42190"/>
                            <a:gd name="adj4" fmla="val -89583"/>
                          </a:avLst>
                        </a:prstGeom>
                        <a:solidFill>
                          <a:srgbClr val="FFFFFF"/>
                        </a:solidFill>
                        <a:ln w="9525">
                          <a:solidFill>
                            <a:srgbClr val="000000"/>
                          </a:solidFill>
                          <a:miter lim="800000"/>
                          <a:headEnd/>
                          <a:tailEnd/>
                        </a:ln>
                      </wps:spPr>
                      <wps:txbx>
                        <w:txbxContent>
                          <w:p w14:paraId="11AB8D10" w14:textId="77777777" w:rsidR="00B53E60" w:rsidRPr="006F5719" w:rsidRDefault="00B53E60" w:rsidP="00493114">
                            <w:pPr>
                              <w:rPr>
                                <w:rFonts w:asciiTheme="minorHAnsi" w:hAnsiTheme="minorHAnsi"/>
                              </w:rPr>
                            </w:pPr>
                            <w:r w:rsidRPr="006F5719">
                              <w:rPr>
                                <w:rFonts w:asciiTheme="minorHAnsi" w:hAnsiTheme="minorHAnsi"/>
                              </w:rPr>
                              <w:t>Bogie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4" o:spid="_x0000_s1161" type="#_x0000_t41" style="position:absolute;left:0;text-align:left;margin-left:367.95pt;margin-top:92.15pt;width:1in;height:4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" adj="-19350,-9113">
                <v:textbox>
                  <w:txbxContent>
                    <w:p w:rsidR="00292822" w:rsidRPr="006F5719" w:rsidRDefault="00292822" w:rsidP="00493114">
                      <w:pPr>
                        <w:rPr>
                          <w:rFonts w:asciiTheme="minorHAnsi" w:hAnsiTheme="minorHAnsi"/>
                        </w:rPr>
                      </w:pPr>
                      <w:r w:rsidRPr="006F5719">
                        <w:rPr>
                          <w:rFonts w:asciiTheme="minorHAnsi" w:hAnsiTheme="minorHAnsi"/>
                        </w:rPr>
                        <w:t>Bogie</w:t>
                      </w:r>
                    </w:p>
                  </w:txbxContent>
                </v:textbox>
              </v:shape>
            </w:pict>
          </mc:Fallback>
        </mc:AlternateContent>
      </w:r>
      <w:r>
        <w:rPr>
          <w:rFonts w:asciiTheme="minorHAnsi" w:hAnsiTheme="minorHAnsi" w:cs="Arial"/>
          <w:b/>
          <w:noProof/>
          <w:sz w:val="28"/>
          <w:szCs w:val="28"/>
        </w:rPr>
        <mc:AlternateContent>
          <mc:Choice Requires="wps">
            <w:drawing>
              <wp:anchor distT="0" distB="0" distL="114300" distR="114300" simplePos="0" relativeHeight="251829759" behindDoc="0" locked="0" layoutInCell="1" allowOverlap="1" wp14:anchorId="4C000306" wp14:editId="3780D752">
                <wp:simplePos x="0" y="0"/>
                <wp:positionH relativeFrom="column">
                  <wp:posOffset>4110990</wp:posOffset>
                </wp:positionH>
                <wp:positionV relativeFrom="paragraph">
                  <wp:posOffset>2465705</wp:posOffset>
                </wp:positionV>
                <wp:extent cx="1970405" cy="448945"/>
                <wp:effectExtent l="742950" t="0" r="10795" b="27305"/>
                <wp:wrapNone/>
                <wp:docPr id="2215" name="AutoShape 20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0405" cy="448945"/>
                        </a:xfrm>
                        <a:prstGeom prst="callout1">
                          <a:avLst>
                            <a:gd name="adj1" fmla="val 25458"/>
                            <a:gd name="adj2" fmla="val -3866"/>
                            <a:gd name="adj3" fmla="val 14852"/>
                            <a:gd name="adj4" fmla="val -37704"/>
                          </a:avLst>
                        </a:prstGeom>
                        <a:solidFill>
                          <a:srgbClr val="FFFFFF"/>
                        </a:solidFill>
                        <a:ln w="9525">
                          <a:solidFill>
                            <a:srgbClr val="000000"/>
                          </a:solidFill>
                          <a:miter lim="800000"/>
                          <a:headEnd/>
                          <a:tailEnd/>
                        </a:ln>
                      </wps:spPr>
                      <wps:txbx>
                        <w:txbxContent>
                          <w:p w14:paraId="68B57FCD" w14:textId="77777777" w:rsidR="00B53E60" w:rsidRPr="006F5719" w:rsidRDefault="00B53E60" w:rsidP="006167E2">
                            <w:pPr>
                              <w:rPr>
                                <w:rFonts w:asciiTheme="minorHAnsi" w:hAnsiTheme="minorHAnsi"/>
                              </w:rPr>
                            </w:pPr>
                            <w:r w:rsidRPr="006F5719">
                              <w:rPr>
                                <w:rFonts w:asciiTheme="minorHAnsi" w:hAnsiTheme="minorHAnsi"/>
                              </w:rPr>
                              <w:t>Liaison traverse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81" o:spid="_x0000_s1162" type="#_x0000_t41" style="position:absolute;left:0;text-align:left;margin-left:323.7pt;margin-top:194.15pt;width:155.15pt;height:35.35pt;z-index:251829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" adj="-8144,3208,-835,5499">
                <v:textbox>
                  <w:txbxContent>
                    <w:p w:rsidR="00292822" w:rsidRPr="006F5719" w:rsidRDefault="00292822" w:rsidP="006167E2">
                      <w:pPr>
                        <w:rPr>
                          <w:rFonts w:asciiTheme="minorHAnsi" w:hAnsiTheme="minorHAnsi"/>
                        </w:rPr>
                      </w:pPr>
                      <w:r w:rsidRPr="006F5719">
                        <w:rPr>
                          <w:rFonts w:asciiTheme="minorHAnsi" w:hAnsiTheme="minorHAnsi"/>
                        </w:rPr>
                        <w:t>Liaison traverse</w:t>
                      </w:r>
                    </w:p>
                  </w:txbxContent>
                </v:textbox>
              </v:shape>
            </w:pict>
          </mc:Fallback>
        </mc:AlternateContent>
      </w:r>
      <w:r w:rsidR="00E779CF" w:rsidRPr="000E4873">
        <w:t xml:space="preserve">      </w:t>
      </w:r>
      <w:r w:rsidR="00B84F5D">
        <w:pict w14:anchorId="64D12B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2pt;height:228.8pt">
            <v:imagedata r:id="rId18" o:title=""/>
          </v:shape>
        </w:pict>
      </w:r>
    </w:p>
    <w:p w14:paraId="3CF09961" w14:textId="77777777" w:rsidR="006C203E" w:rsidRPr="000E4873" w:rsidRDefault="00F14354" w:rsidP="00B03234">
      <w:pPr>
        <w:tabs>
          <w:tab w:val="left" w:pos="567"/>
          <w:tab w:val="left" w:pos="1843"/>
        </w:tabs>
        <w:jc w:val="both"/>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674624" behindDoc="0" locked="0" layoutInCell="1" allowOverlap="1" wp14:anchorId="4790B85D" wp14:editId="15FD9783">
                <wp:simplePos x="0" y="0"/>
                <wp:positionH relativeFrom="column">
                  <wp:posOffset>519430</wp:posOffset>
                </wp:positionH>
                <wp:positionV relativeFrom="paragraph">
                  <wp:posOffset>0</wp:posOffset>
                </wp:positionV>
                <wp:extent cx="5196840" cy="277495"/>
                <wp:effectExtent l="0" t="0" r="3810" b="8255"/>
                <wp:wrapNone/>
                <wp:docPr id="2214" name="Text Box 1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840"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3DF451" w14:textId="77777777" w:rsidR="00B53E60" w:rsidRPr="006F5719" w:rsidRDefault="00B53E60">
                            <w:pPr>
                              <w:rPr>
                                <w:rFonts w:asciiTheme="minorHAnsi" w:hAnsiTheme="minorHAnsi" w:cs="Arial"/>
                                <w:i/>
                              </w:rPr>
                            </w:pPr>
                            <w:r w:rsidRPr="006F5719">
                              <w:rPr>
                                <w:rFonts w:asciiTheme="minorHAnsi" w:hAnsiTheme="minorHAnsi" w:cs="Arial"/>
                                <w:i/>
                              </w:rPr>
                              <w:t>Figure 3 : schéma de principe commande – actionneur – traverse de pendulation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71" o:spid="_x0000_s1163" type="#_x0000_t202" style="position:absolute;left:0;text-align:left;margin-left:40.9pt;margin-top:0;width:409.2pt;height:21.8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" stroked="f">
                <v:textbox style="mso-fit-shape-to-text:t">
                  <w:txbxContent>
                    <w:p w:rsidR="00292822" w:rsidRPr="006F5719" w:rsidRDefault="00292822">
                      <w:pPr>
                        <w:rPr>
                          <w:rFonts w:asciiTheme="minorHAnsi" w:hAnsiTheme="minorHAnsi" w:cs="Arial"/>
                          <w:i/>
                        </w:rPr>
                      </w:pPr>
                      <w:r w:rsidRPr="006F5719">
                        <w:rPr>
                          <w:rFonts w:asciiTheme="minorHAnsi" w:hAnsiTheme="minorHAnsi" w:cs="Arial"/>
                          <w:i/>
                        </w:rPr>
                        <w:t>Figure 3 : schéma de principe commande – actionneur – traverse de pendulation</w:t>
                      </w:r>
                    </w:p>
                  </w:txbxContent>
                </v:textbox>
              </v:shape>
            </w:pict>
          </mc:Fallback>
        </mc:AlternateContent>
      </w:r>
    </w:p>
    <w:p w14:paraId="7538EFAF" w14:textId="77777777" w:rsidR="00885DE5" w:rsidRPr="000E4873" w:rsidRDefault="00885DE5" w:rsidP="005A1D17">
      <w:pPr>
        <w:jc w:val="both"/>
        <w:rPr>
          <w:rFonts w:ascii="Arial" w:hAnsi="Arial" w:cs="Arial"/>
        </w:rPr>
      </w:pPr>
    </w:p>
    <w:p w14:paraId="244FF76D" w14:textId="77777777" w:rsidR="00860151" w:rsidRPr="000E4873" w:rsidRDefault="00232D96" w:rsidP="007852F7">
      <w:pPr>
        <w:spacing w:line="276" w:lineRule="auto"/>
        <w:ind w:left="567" w:hanging="567"/>
        <w:jc w:val="both"/>
        <w:rPr>
          <w:rFonts w:asciiTheme="minorHAnsi" w:hAnsiTheme="minorHAnsi" w:cs="Arial"/>
        </w:rPr>
      </w:pPr>
      <w:r w:rsidRPr="000E4873">
        <w:rPr>
          <w:rFonts w:asciiTheme="minorHAnsi" w:hAnsiTheme="minorHAnsi" w:cs="Arial"/>
          <w:b/>
        </w:rPr>
        <w:t>Q1</w:t>
      </w:r>
      <w:r w:rsidR="001405B6" w:rsidRPr="000E4873">
        <w:rPr>
          <w:rFonts w:asciiTheme="minorHAnsi" w:hAnsiTheme="minorHAnsi" w:cs="Arial"/>
          <w:b/>
        </w:rPr>
        <w:t xml:space="preserve">. </w:t>
      </w:r>
      <w:r w:rsidR="007852F7" w:rsidRPr="000E4873">
        <w:rPr>
          <w:rFonts w:asciiTheme="minorHAnsi" w:hAnsiTheme="minorHAnsi" w:cs="Arial"/>
          <w:i/>
        </w:rPr>
        <w:tab/>
      </w:r>
      <w:r w:rsidR="00C31772">
        <w:rPr>
          <w:rFonts w:asciiTheme="minorHAnsi" w:hAnsiTheme="minorHAnsi" w:cs="Arial"/>
        </w:rPr>
        <w:t>À</w:t>
      </w:r>
      <w:r w:rsidRPr="000E4873">
        <w:rPr>
          <w:rFonts w:asciiTheme="minorHAnsi" w:hAnsiTheme="minorHAnsi" w:cs="Arial"/>
        </w:rPr>
        <w:t xml:space="preserve"> l’aide du schéma </w:t>
      </w:r>
      <w:r w:rsidR="00EA717E" w:rsidRPr="000E4873">
        <w:rPr>
          <w:rFonts w:asciiTheme="minorHAnsi" w:hAnsiTheme="minorHAnsi" w:cs="Arial"/>
        </w:rPr>
        <w:t xml:space="preserve">de principe </w:t>
      </w:r>
      <w:r w:rsidR="009C0DCD" w:rsidRPr="000E4873">
        <w:rPr>
          <w:rFonts w:asciiTheme="minorHAnsi" w:hAnsiTheme="minorHAnsi" w:cs="Arial"/>
        </w:rPr>
        <w:t>figure</w:t>
      </w:r>
      <w:r w:rsidR="00107BC0" w:rsidRPr="000E4873">
        <w:rPr>
          <w:rFonts w:asciiTheme="minorHAnsi" w:hAnsiTheme="minorHAnsi" w:cs="Arial"/>
        </w:rPr>
        <w:t xml:space="preserve"> </w:t>
      </w:r>
      <w:r w:rsidR="00834EF0" w:rsidRPr="000E4873">
        <w:rPr>
          <w:rFonts w:asciiTheme="minorHAnsi" w:hAnsiTheme="minorHAnsi" w:cs="Arial"/>
        </w:rPr>
        <w:t>3</w:t>
      </w:r>
      <w:r w:rsidR="009C0DCD" w:rsidRPr="000E4873">
        <w:rPr>
          <w:rFonts w:asciiTheme="minorHAnsi" w:hAnsiTheme="minorHAnsi" w:cs="Arial"/>
        </w:rPr>
        <w:t xml:space="preserve"> </w:t>
      </w:r>
      <w:r w:rsidRPr="000E4873">
        <w:rPr>
          <w:rFonts w:asciiTheme="minorHAnsi" w:hAnsiTheme="minorHAnsi" w:cs="Arial"/>
        </w:rPr>
        <w:t>et de la présentation du système</w:t>
      </w:r>
      <w:r w:rsidR="002264EF" w:rsidRPr="000E4873">
        <w:rPr>
          <w:rFonts w:asciiTheme="minorHAnsi" w:hAnsiTheme="minorHAnsi" w:cs="Arial"/>
        </w:rPr>
        <w:t xml:space="preserve"> </w:t>
      </w:r>
      <w:r w:rsidR="00EA717E" w:rsidRPr="000E4873">
        <w:rPr>
          <w:rFonts w:asciiTheme="minorHAnsi" w:hAnsiTheme="minorHAnsi" w:cs="Arial"/>
        </w:rPr>
        <w:t xml:space="preserve">fournis </w:t>
      </w:r>
      <w:r w:rsidR="002264EF" w:rsidRPr="000E4873">
        <w:rPr>
          <w:rFonts w:asciiTheme="minorHAnsi" w:hAnsiTheme="minorHAnsi" w:cs="Arial"/>
        </w:rPr>
        <w:t>a</w:t>
      </w:r>
      <w:r w:rsidR="003300AD" w:rsidRPr="000E4873">
        <w:rPr>
          <w:rFonts w:asciiTheme="minorHAnsi" w:hAnsiTheme="minorHAnsi" w:cs="Arial"/>
        </w:rPr>
        <w:t xml:space="preserve">u chapitre </w:t>
      </w:r>
      <w:r w:rsidR="00B017B9" w:rsidRPr="000E4873">
        <w:rPr>
          <w:rFonts w:asciiTheme="minorHAnsi" w:hAnsiTheme="minorHAnsi" w:cs="Arial"/>
        </w:rPr>
        <w:t>1</w:t>
      </w:r>
      <w:r w:rsidR="002C6139" w:rsidRPr="000E4873">
        <w:rPr>
          <w:rFonts w:asciiTheme="minorHAnsi" w:hAnsiTheme="minorHAnsi" w:cs="Arial"/>
        </w:rPr>
        <w:t>, indiquer</w:t>
      </w:r>
      <w:r w:rsidRPr="000E4873">
        <w:rPr>
          <w:rFonts w:asciiTheme="minorHAnsi" w:hAnsiTheme="minorHAnsi" w:cs="Arial"/>
        </w:rPr>
        <w:t xml:space="preserve"> </w:t>
      </w:r>
      <w:r w:rsidR="00817AE6" w:rsidRPr="000E4873">
        <w:rPr>
          <w:rFonts w:asciiTheme="minorHAnsi" w:hAnsiTheme="minorHAnsi" w:cs="Arial"/>
        </w:rPr>
        <w:t xml:space="preserve">sur le </w:t>
      </w:r>
      <w:r w:rsidR="00817AE6" w:rsidRPr="000E4873">
        <w:rPr>
          <w:rFonts w:asciiTheme="minorHAnsi" w:hAnsiTheme="minorHAnsi" w:cs="Arial"/>
          <w:b/>
        </w:rPr>
        <w:t xml:space="preserve">document réponse </w:t>
      </w:r>
      <w:r w:rsidR="00834EF0" w:rsidRPr="000E4873">
        <w:rPr>
          <w:rFonts w:asciiTheme="minorHAnsi" w:hAnsiTheme="minorHAnsi" w:cs="Arial"/>
          <w:b/>
        </w:rPr>
        <w:t>D</w:t>
      </w:r>
      <w:r w:rsidR="00FD1C73" w:rsidRPr="000E4873">
        <w:rPr>
          <w:rFonts w:asciiTheme="minorHAnsi" w:hAnsiTheme="minorHAnsi" w:cs="Arial"/>
          <w:b/>
        </w:rPr>
        <w:t>R</w:t>
      </w:r>
      <w:r w:rsidR="00192D1A" w:rsidRPr="000E4873">
        <w:rPr>
          <w:rFonts w:asciiTheme="minorHAnsi" w:hAnsiTheme="minorHAnsi" w:cs="Arial"/>
          <w:b/>
        </w:rPr>
        <w:t>1</w:t>
      </w:r>
      <w:r w:rsidR="00192D1A" w:rsidRPr="000E4873">
        <w:rPr>
          <w:rFonts w:asciiTheme="minorHAnsi" w:hAnsiTheme="minorHAnsi" w:cs="Arial"/>
        </w:rPr>
        <w:t xml:space="preserve"> </w:t>
      </w:r>
      <w:r w:rsidRPr="000E4873">
        <w:rPr>
          <w:rFonts w:asciiTheme="minorHAnsi" w:hAnsiTheme="minorHAnsi" w:cs="Arial"/>
        </w:rPr>
        <w:t>quel</w:t>
      </w:r>
      <w:r w:rsidR="00817AE6" w:rsidRPr="000E4873">
        <w:rPr>
          <w:rFonts w:asciiTheme="minorHAnsi" w:hAnsiTheme="minorHAnsi" w:cs="Arial"/>
        </w:rPr>
        <w:t>le</w:t>
      </w:r>
      <w:r w:rsidRPr="000E4873">
        <w:rPr>
          <w:rFonts w:asciiTheme="minorHAnsi" w:hAnsiTheme="minorHAnsi" w:cs="Arial"/>
        </w:rPr>
        <w:t>s so</w:t>
      </w:r>
      <w:r w:rsidR="00B017B9" w:rsidRPr="000E4873">
        <w:rPr>
          <w:rFonts w:asciiTheme="minorHAnsi" w:hAnsiTheme="minorHAnsi" w:cs="Arial"/>
        </w:rPr>
        <w:t>nt l</w:t>
      </w:r>
      <w:r w:rsidRPr="000E4873">
        <w:rPr>
          <w:rFonts w:asciiTheme="minorHAnsi" w:hAnsiTheme="minorHAnsi" w:cs="Arial"/>
        </w:rPr>
        <w:t>es solution</w:t>
      </w:r>
      <w:r w:rsidR="00437A44" w:rsidRPr="000E4873">
        <w:rPr>
          <w:rFonts w:asciiTheme="minorHAnsi" w:hAnsiTheme="minorHAnsi" w:cs="Arial"/>
        </w:rPr>
        <w:t>s constructives (</w:t>
      </w:r>
      <w:r w:rsidR="00437A44" w:rsidRPr="000E4873">
        <w:rPr>
          <w:rFonts w:asciiTheme="minorHAnsi" w:hAnsiTheme="minorHAnsi" w:cs="Arial"/>
          <w:b/>
        </w:rPr>
        <w:t>S.C. 1</w:t>
      </w:r>
      <w:r w:rsidR="00437A44" w:rsidRPr="000E4873">
        <w:rPr>
          <w:rFonts w:asciiTheme="minorHAnsi" w:hAnsiTheme="minorHAnsi" w:cs="Arial"/>
        </w:rPr>
        <w:t xml:space="preserve"> à </w:t>
      </w:r>
      <w:r w:rsidR="00437A44" w:rsidRPr="000E4873">
        <w:rPr>
          <w:rFonts w:asciiTheme="minorHAnsi" w:hAnsiTheme="minorHAnsi" w:cs="Arial"/>
          <w:b/>
        </w:rPr>
        <w:t>S.C. 4</w:t>
      </w:r>
      <w:r w:rsidRPr="000E4873">
        <w:rPr>
          <w:rFonts w:asciiTheme="minorHAnsi" w:hAnsiTheme="minorHAnsi" w:cs="Arial"/>
        </w:rPr>
        <w:t xml:space="preserve"> du diagramme FAST de l</w:t>
      </w:r>
      <w:r w:rsidR="00B017B9" w:rsidRPr="000E4873">
        <w:rPr>
          <w:rFonts w:asciiTheme="minorHAnsi" w:hAnsiTheme="minorHAnsi" w:cs="Arial"/>
        </w:rPr>
        <w:t>’analyse fonctionnelle) choisi</w:t>
      </w:r>
      <w:r w:rsidRPr="000E4873">
        <w:rPr>
          <w:rFonts w:asciiTheme="minorHAnsi" w:hAnsiTheme="minorHAnsi" w:cs="Arial"/>
        </w:rPr>
        <w:t>es par le constructeur pour assurer la réalisation des fonctions techniques.</w:t>
      </w:r>
    </w:p>
    <w:p w14:paraId="2AD3C4F9" w14:textId="77777777" w:rsidR="00860151" w:rsidRPr="00315221" w:rsidRDefault="002A10E4" w:rsidP="007852F7">
      <w:pPr>
        <w:spacing w:line="276" w:lineRule="auto"/>
        <w:ind w:left="454" w:hanging="454"/>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g">
            <w:drawing>
              <wp:anchor distT="0" distB="0" distL="114300" distR="114300" simplePos="0" relativeHeight="251514867" behindDoc="0" locked="0" layoutInCell="1" allowOverlap="1" wp14:anchorId="3CAA3A42" wp14:editId="6989BC42">
                <wp:simplePos x="0" y="0"/>
                <wp:positionH relativeFrom="column">
                  <wp:posOffset>899795</wp:posOffset>
                </wp:positionH>
                <wp:positionV relativeFrom="paragraph">
                  <wp:posOffset>51435</wp:posOffset>
                </wp:positionV>
                <wp:extent cx="5334000" cy="4205605"/>
                <wp:effectExtent l="0" t="0" r="0" b="4445"/>
                <wp:wrapNone/>
                <wp:docPr id="2109" name="Group 2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4205605"/>
                          <a:chOff x="2845" y="8431"/>
                          <a:chExt cx="8400" cy="6623"/>
                        </a:xfrm>
                      </wpg:grpSpPr>
                      <wps:wsp>
                        <wps:cNvPr id="2110" name="Text Box 2216"/>
                        <wps:cNvSpPr txBox="1">
                          <a:spLocks noChangeArrowheads="1"/>
                        </wps:cNvSpPr>
                        <wps:spPr bwMode="auto">
                          <a:xfrm>
                            <a:off x="2845" y="10423"/>
                            <a:ext cx="398" cy="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BDB126" w14:textId="77777777" w:rsidR="00B53E60" w:rsidRPr="00834EF0" w:rsidRDefault="00B53E60" w:rsidP="00172C60">
                              <w:pPr>
                                <w:rPr>
                                  <w:rFonts w:asciiTheme="minorHAnsi" w:hAnsiTheme="minorHAnsi" w:cs="Arial"/>
                                  <w:b/>
                                </w:rPr>
                              </w:pPr>
                              <w:r w:rsidRPr="00834EF0">
                                <w:rPr>
                                  <w:rFonts w:asciiTheme="minorHAnsi" w:hAnsiTheme="minorHAnsi" w:cs="Arial"/>
                                  <w:b/>
                                </w:rPr>
                                <w:t>6</w:t>
                              </w:r>
                            </w:p>
                          </w:txbxContent>
                        </wps:txbx>
                        <wps:bodyPr rot="0" vert="horz" wrap="square" lIns="91440" tIns="45720" rIns="91440" bIns="45720" anchor="t" anchorCtr="0" upright="1">
                          <a:spAutoFit/>
                        </wps:bodyPr>
                      </wps:wsp>
                      <wps:wsp>
                        <wps:cNvPr id="2111" name="Text Box 2218"/>
                        <wps:cNvSpPr txBox="1">
                          <a:spLocks noChangeArrowheads="1"/>
                        </wps:cNvSpPr>
                        <wps:spPr bwMode="auto">
                          <a:xfrm>
                            <a:off x="4834" y="10681"/>
                            <a:ext cx="398" cy="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DF83B" w14:textId="77777777" w:rsidR="00B53E60" w:rsidRPr="00834EF0" w:rsidRDefault="00B53E60" w:rsidP="00172C60">
                              <w:pPr>
                                <w:rPr>
                                  <w:rFonts w:asciiTheme="minorHAnsi" w:hAnsiTheme="minorHAnsi" w:cs="Arial"/>
                                  <w:b/>
                                </w:rPr>
                              </w:pPr>
                              <w:r w:rsidRPr="00834EF0">
                                <w:rPr>
                                  <w:rFonts w:asciiTheme="minorHAnsi" w:hAnsiTheme="minorHAnsi" w:cs="Arial"/>
                                  <w:b/>
                                </w:rPr>
                                <w:t>2</w:t>
                              </w:r>
                            </w:p>
                          </w:txbxContent>
                        </wps:txbx>
                        <wps:bodyPr rot="0" vert="horz" wrap="square" lIns="91440" tIns="45720" rIns="91440" bIns="45720" anchor="t" anchorCtr="0" upright="1">
                          <a:spAutoFit/>
                        </wps:bodyPr>
                      </wps:wsp>
                      <wps:wsp>
                        <wps:cNvPr id="2112" name="Text Box 2215"/>
                        <wps:cNvSpPr txBox="1">
                          <a:spLocks noChangeArrowheads="1"/>
                        </wps:cNvSpPr>
                        <wps:spPr bwMode="auto">
                          <a:xfrm>
                            <a:off x="8630" y="10779"/>
                            <a:ext cx="398" cy="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1F0AA" w14:textId="77777777" w:rsidR="00B53E60" w:rsidRPr="00834EF0" w:rsidRDefault="00B53E60" w:rsidP="00172C60">
                              <w:pPr>
                                <w:rPr>
                                  <w:rFonts w:asciiTheme="minorHAnsi" w:hAnsiTheme="minorHAnsi" w:cs="Arial"/>
                                  <w:b/>
                                </w:rPr>
                              </w:pPr>
                              <w:r w:rsidRPr="00834EF0">
                                <w:rPr>
                                  <w:rFonts w:asciiTheme="minorHAnsi" w:hAnsiTheme="minorHAnsi" w:cs="Arial"/>
                                  <w:b/>
                                </w:rPr>
                                <w:t>4</w:t>
                              </w:r>
                            </w:p>
                          </w:txbxContent>
                        </wps:txbx>
                        <wps:bodyPr rot="0" vert="horz" wrap="square" lIns="91440" tIns="45720" rIns="91440" bIns="45720" anchor="t" anchorCtr="0" upright="1">
                          <a:spAutoFit/>
                        </wps:bodyPr>
                      </wps:wsp>
                      <wps:wsp>
                        <wps:cNvPr id="2113" name="Text Box 2217"/>
                        <wps:cNvSpPr txBox="1">
                          <a:spLocks noChangeArrowheads="1"/>
                        </wps:cNvSpPr>
                        <wps:spPr bwMode="auto">
                          <a:xfrm>
                            <a:off x="5264" y="8431"/>
                            <a:ext cx="398" cy="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B7B186" w14:textId="77777777" w:rsidR="00B53E60" w:rsidRPr="00834EF0" w:rsidRDefault="00B53E60" w:rsidP="00172C60">
                              <w:pPr>
                                <w:rPr>
                                  <w:rFonts w:asciiTheme="minorHAnsi" w:hAnsiTheme="minorHAnsi" w:cs="Arial"/>
                                  <w:b/>
                                </w:rPr>
                              </w:pPr>
                              <w:r w:rsidRPr="00834EF0">
                                <w:rPr>
                                  <w:rFonts w:asciiTheme="minorHAnsi" w:hAnsiTheme="minorHAnsi" w:cs="Arial"/>
                                  <w:b/>
                                </w:rPr>
                                <w:t>5</w:t>
                              </w:r>
                            </w:p>
                          </w:txbxContent>
                        </wps:txbx>
                        <wps:bodyPr rot="0" vert="horz" wrap="square" lIns="91440" tIns="45720" rIns="91440" bIns="45720" anchor="t" anchorCtr="0" upright="1">
                          <a:spAutoFit/>
                        </wps:bodyPr>
                      </wps:wsp>
                      <wps:wsp>
                        <wps:cNvPr id="2114" name="Text Box 2219"/>
                        <wps:cNvSpPr txBox="1">
                          <a:spLocks noChangeArrowheads="1"/>
                        </wps:cNvSpPr>
                        <wps:spPr bwMode="auto">
                          <a:xfrm>
                            <a:off x="4933" y="11604"/>
                            <a:ext cx="398" cy="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54F3F" w14:textId="77777777" w:rsidR="00B53E60" w:rsidRPr="00834EF0" w:rsidRDefault="00B53E60" w:rsidP="00172C60">
                              <w:pPr>
                                <w:rPr>
                                  <w:rFonts w:asciiTheme="minorHAnsi" w:hAnsiTheme="minorHAnsi" w:cs="Arial"/>
                                  <w:b/>
                                </w:rPr>
                              </w:pPr>
                              <w:r w:rsidRPr="00834EF0">
                                <w:rPr>
                                  <w:rFonts w:asciiTheme="minorHAnsi" w:hAnsiTheme="minorHAnsi" w:cs="Arial"/>
                                  <w:b/>
                                </w:rPr>
                                <w:t>8</w:t>
                              </w:r>
                            </w:p>
                          </w:txbxContent>
                        </wps:txbx>
                        <wps:bodyPr rot="0" vert="horz" wrap="square" lIns="91440" tIns="45720" rIns="91440" bIns="45720" anchor="t" anchorCtr="0" upright="1">
                          <a:spAutoFit/>
                        </wps:bodyPr>
                      </wps:wsp>
                      <wps:wsp>
                        <wps:cNvPr id="2115" name="Text Box 2220"/>
                        <wps:cNvSpPr txBox="1">
                          <a:spLocks noChangeArrowheads="1"/>
                        </wps:cNvSpPr>
                        <wps:spPr bwMode="auto">
                          <a:xfrm>
                            <a:off x="3770" y="12395"/>
                            <a:ext cx="398" cy="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95A8D7" w14:textId="77777777" w:rsidR="00B53E60" w:rsidRPr="00834EF0" w:rsidRDefault="00B53E60" w:rsidP="00172C60">
                              <w:pPr>
                                <w:rPr>
                                  <w:rFonts w:asciiTheme="minorHAnsi" w:hAnsiTheme="minorHAnsi" w:cs="Arial"/>
                                  <w:b/>
                                </w:rPr>
                              </w:pPr>
                              <w:r w:rsidRPr="00834EF0">
                                <w:rPr>
                                  <w:rFonts w:asciiTheme="minorHAnsi" w:hAnsiTheme="minorHAnsi" w:cs="Arial"/>
                                  <w:b/>
                                </w:rPr>
                                <w:t>7</w:t>
                              </w:r>
                            </w:p>
                          </w:txbxContent>
                        </wps:txbx>
                        <wps:bodyPr rot="0" vert="horz" wrap="square" lIns="91440" tIns="45720" rIns="91440" bIns="45720" anchor="t" anchorCtr="0" upright="1">
                          <a:spAutoFit/>
                        </wps:bodyPr>
                      </wps:wsp>
                      <wps:wsp>
                        <wps:cNvPr id="2116" name="Text Box 2221"/>
                        <wps:cNvSpPr txBox="1">
                          <a:spLocks noChangeArrowheads="1"/>
                        </wps:cNvSpPr>
                        <wps:spPr bwMode="auto">
                          <a:xfrm>
                            <a:off x="8569" y="13445"/>
                            <a:ext cx="2676" cy="16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5A2DB0" w14:textId="77777777" w:rsidR="00B53E60" w:rsidRPr="00834EF0" w:rsidRDefault="00B53E60" w:rsidP="00172C60">
                              <w:pPr>
                                <w:rPr>
                                  <w:rFonts w:asciiTheme="minorHAnsi" w:hAnsiTheme="minorHAnsi" w:cs="Arial"/>
                                </w:rPr>
                              </w:pPr>
                              <w:r w:rsidRPr="00834EF0">
                                <w:rPr>
                                  <w:rFonts w:asciiTheme="minorHAnsi" w:hAnsiTheme="minorHAnsi" w:cs="Arial"/>
                                </w:rPr>
                                <w:t>1 – bogie</w:t>
                              </w:r>
                            </w:p>
                            <w:p w14:paraId="5097A881" w14:textId="77777777" w:rsidR="00B53E60" w:rsidRPr="00834EF0" w:rsidRDefault="00B53E60" w:rsidP="00172C60">
                              <w:pPr>
                                <w:rPr>
                                  <w:rFonts w:asciiTheme="minorHAnsi" w:hAnsiTheme="minorHAnsi" w:cs="Arial"/>
                                </w:rPr>
                              </w:pPr>
                              <w:r w:rsidRPr="00834EF0">
                                <w:rPr>
                                  <w:rFonts w:asciiTheme="minorHAnsi" w:hAnsiTheme="minorHAnsi" w:cs="Arial"/>
                                </w:rPr>
                                <w:t>2 – traverse</w:t>
                              </w:r>
                            </w:p>
                            <w:p w14:paraId="65284875" w14:textId="77777777" w:rsidR="00B53E60" w:rsidRPr="00834EF0" w:rsidRDefault="00B53E60" w:rsidP="00172C60">
                              <w:pPr>
                                <w:rPr>
                                  <w:rFonts w:asciiTheme="minorHAnsi" w:hAnsiTheme="minorHAnsi" w:cs="Arial"/>
                                </w:rPr>
                              </w:pPr>
                              <w:r w:rsidRPr="00834EF0">
                                <w:rPr>
                                  <w:rFonts w:asciiTheme="minorHAnsi" w:hAnsiTheme="minorHAnsi" w:cs="Arial"/>
                                </w:rPr>
                                <w:t>3 à 6 – bielle</w:t>
                              </w:r>
                              <w:r>
                                <w:rPr>
                                  <w:rFonts w:asciiTheme="minorHAnsi" w:hAnsiTheme="minorHAnsi" w:cs="Arial"/>
                                </w:rPr>
                                <w:t>s</w:t>
                              </w:r>
                            </w:p>
                            <w:p w14:paraId="5570AA69" w14:textId="77777777" w:rsidR="00B53E60" w:rsidRPr="00834EF0" w:rsidRDefault="00B53E60" w:rsidP="00172C60">
                              <w:pPr>
                                <w:rPr>
                                  <w:rFonts w:asciiTheme="minorHAnsi" w:hAnsiTheme="minorHAnsi" w:cs="Arial"/>
                                </w:rPr>
                              </w:pPr>
                              <w:r w:rsidRPr="00834EF0">
                                <w:rPr>
                                  <w:rFonts w:asciiTheme="minorHAnsi" w:hAnsiTheme="minorHAnsi" w:cs="Arial"/>
                                </w:rPr>
                                <w:t xml:space="preserve">7 – corps </w:t>
                              </w:r>
                              <w:r>
                                <w:rPr>
                                  <w:rFonts w:asciiTheme="minorHAnsi" w:hAnsiTheme="minorHAnsi" w:cs="Arial"/>
                                </w:rPr>
                                <w:t>actionneur</w:t>
                              </w:r>
                            </w:p>
                            <w:p w14:paraId="5E466C4A" w14:textId="77777777" w:rsidR="00B53E60" w:rsidRPr="00834EF0" w:rsidRDefault="00B53E60" w:rsidP="00172C60">
                              <w:pPr>
                                <w:rPr>
                                  <w:rFonts w:asciiTheme="minorHAnsi" w:hAnsiTheme="minorHAnsi"/>
                                </w:rPr>
                              </w:pPr>
                              <w:r w:rsidRPr="00834EF0">
                                <w:rPr>
                                  <w:rFonts w:asciiTheme="minorHAnsi" w:hAnsiTheme="minorHAnsi" w:cs="Arial"/>
                                </w:rPr>
                                <w:t xml:space="preserve">8 – axe </w:t>
                              </w:r>
                              <w:r>
                                <w:rPr>
                                  <w:rFonts w:asciiTheme="minorHAnsi" w:hAnsiTheme="minorHAnsi" w:cs="Arial"/>
                                </w:rPr>
                                <w:t>actionneur</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2244" o:spid="_x0000_s1164" style="position:absolute;left:0;text-align:left;margin-left:70.85pt;margin-top:4.05pt;width:420pt;height:331.15pt;z-index:251514867" coordorigin="2845,8431" coordsize="8400,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">
                <v:shape id="Text Box 2216" o:spid="_x0000_s1165" type="#_x0000_t202" style="position:absolute;left:2845;top:10423;width:398;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xFG8EA&#10;AADdAAAADwAAAGRycy9kb3ducmV2LnhtbERPTWvCQBC9F/wPywje6iZCpaSuUgRBige1HjwO2Wk2&#10;TXY2ZleN/945FHp8vO/FavCtulEf68AG8mkGirgMtubKwOl78/oOKiZki21gMvCgCKvl6GWBhQ13&#10;PtDtmColIRwLNOBS6gqtY+nIY5yGjli4n9B7TAL7Stse7xLuWz3Lsrn2WLM0OOxo7ahsjlcvJbtY&#10;Xg/h8pvvGn12zRzf9u7LmMl4+PwAlWhI/+I/99YamOW57Jc38gT0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MRRvBAAAA3QAAAA8AAAAAAAAAAAAAAAAAmAIAAGRycy9kb3du&#10;cmV2LnhtbFBLBQYAAAAABAAEAPUAAACGAwAAAAA=&#10;" stroked="f">
                  <v:textbox style="mso-fit-shape-to-text:t">
                    <w:txbxContent>
                      <w:p w:rsidR="00292822" w:rsidRPr="00834EF0" w:rsidRDefault="00292822" w:rsidP="00172C60">
                        <w:pPr>
                          <w:rPr>
                            <w:rFonts w:asciiTheme="minorHAnsi" w:hAnsiTheme="minorHAnsi" w:cs="Arial"/>
                            <w:b/>
                          </w:rPr>
                        </w:pPr>
                        <w:r w:rsidRPr="00834EF0">
                          <w:rPr>
                            <w:rFonts w:asciiTheme="minorHAnsi" w:hAnsiTheme="minorHAnsi" w:cs="Arial"/>
                            <w:b/>
                          </w:rPr>
                          <w:t>6</w:t>
                        </w:r>
                      </w:p>
                    </w:txbxContent>
                  </v:textbox>
                </v:shape>
                <v:shape id="Text Box 2218" o:spid="_x0000_s1166" type="#_x0000_t202" style="position:absolute;left:4834;top:10681;width:398;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ggMMA&#10;AADdAAAADwAAAGRycy9kb3ducmV2LnhtbESPzWoCMRSF9wXfIVzBXc1EUMpoFBEEERfVunB5mVwn&#10;40xuxknU6ds3hUKXh/PzcRar3jXiSV2oPGtQ4wwEceFNxaWG89f2/QNEiMgGG8+k4ZsCrJaDtwXm&#10;xr/4SM9TLEUa4ZCjBhtjm0sZCksOw9i3xMm7+s5hTLIrpenwlcZdIydZNpMOK04Eiy1tLBX16eES&#10;5BCKx9Hfb+pQy4utZzj9tHutR8N+PQcRqY//4b/2zmiYKKXg9016An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DggMMAAADdAAAADwAAAAAAAAAAAAAAAACYAgAAZHJzL2Rv&#10;d25yZXYueG1sUEsFBgAAAAAEAAQA9QAAAIgDAAAAAA==&#10;" stroked="f">
                  <v:textbox style="mso-fit-shape-to-text:t">
                    <w:txbxContent>
                      <w:p w:rsidR="00292822" w:rsidRPr="00834EF0" w:rsidRDefault="00292822" w:rsidP="00172C60">
                        <w:pPr>
                          <w:rPr>
                            <w:rFonts w:asciiTheme="minorHAnsi" w:hAnsiTheme="minorHAnsi" w:cs="Arial"/>
                            <w:b/>
                          </w:rPr>
                        </w:pPr>
                        <w:r w:rsidRPr="00834EF0">
                          <w:rPr>
                            <w:rFonts w:asciiTheme="minorHAnsi" w:hAnsiTheme="minorHAnsi" w:cs="Arial"/>
                            <w:b/>
                          </w:rPr>
                          <w:t>2</w:t>
                        </w:r>
                      </w:p>
                    </w:txbxContent>
                  </v:textbox>
                </v:shape>
                <v:shape id="Text Box 2215" o:spid="_x0000_s1167" type="#_x0000_t202" style="position:absolute;left:8630;top:10779;width:398;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J+98UA&#10;AADdAAAADwAAAGRycy9kb3ducmV2LnhtbESPzWrDMBCE74G8g9hAbolsQ0xxooRSKJTiQ53mkONi&#10;bS3X1sq1lNh9+6pQ6HGYn485nGbbizuNvnWsIN0mIIhrp1tuFFzenzcPIHxA1tg7JgXf5OF0XC4O&#10;WGg3cUX3c2hEHGFfoAITwlBI6WtDFv3WDcTR+3CjxRDl2Eg94hTHbS+zJMmlxZYjweBAT4bq7nyz&#10;EVL6+la5r8+07OTVdDnu3syrUuvV/LgHEWgO/+G/9otWkKVpBr9v4hOQx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n73xQAAAN0AAAAPAAAAAAAAAAAAAAAAAJgCAABkcnMv&#10;ZG93bnJldi54bWxQSwUGAAAAAAQABAD1AAAAigMAAAAA&#10;" stroked="f">
                  <v:textbox style="mso-fit-shape-to-text:t">
                    <w:txbxContent>
                      <w:p w:rsidR="00292822" w:rsidRPr="00834EF0" w:rsidRDefault="00292822" w:rsidP="00172C60">
                        <w:pPr>
                          <w:rPr>
                            <w:rFonts w:asciiTheme="minorHAnsi" w:hAnsiTheme="minorHAnsi" w:cs="Arial"/>
                            <w:b/>
                          </w:rPr>
                        </w:pPr>
                        <w:r w:rsidRPr="00834EF0">
                          <w:rPr>
                            <w:rFonts w:asciiTheme="minorHAnsi" w:hAnsiTheme="minorHAnsi" w:cs="Arial"/>
                            <w:b/>
                          </w:rPr>
                          <w:t>4</w:t>
                        </w:r>
                      </w:p>
                    </w:txbxContent>
                  </v:textbox>
                </v:shape>
                <v:shape id="Text Box 2217" o:spid="_x0000_s1168" type="#_x0000_t202" style="position:absolute;left:5264;top:8431;width:398;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7bbMUA&#10;AADdAAAADwAAAGRycy9kb3ducmV2LnhtbESPy2rDMBBF94H+g5hCd7HslITiWgmhEAgli+ax6HKw&#10;ppZja+Raiu3+fRUodHm5j8MtNpNtxUC9rx0ryJIUBHHpdM2Vgst5N38B4QOyxtYxKfghD5v1w6zA&#10;XLuRjzScQiXiCPscFZgQulxKXxqy6BPXEUfvy/UWQ5R9JXWPYxy3rVyk6UparDkSDHb0ZqhsTjcb&#10;IQdf3o7u+5odGvlpmhUuP8y7Uk+P0/YVRKAp/If/2nutYJFlz3B/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ttsxQAAAN0AAAAPAAAAAAAAAAAAAAAAAJgCAABkcnMv&#10;ZG93bnJldi54bWxQSwUGAAAAAAQABAD1AAAAigMAAAAA&#10;" stroked="f">
                  <v:textbox style="mso-fit-shape-to-text:t">
                    <w:txbxContent>
                      <w:p w:rsidR="00292822" w:rsidRPr="00834EF0" w:rsidRDefault="00292822" w:rsidP="00172C60">
                        <w:pPr>
                          <w:rPr>
                            <w:rFonts w:asciiTheme="minorHAnsi" w:hAnsiTheme="minorHAnsi" w:cs="Arial"/>
                            <w:b/>
                          </w:rPr>
                        </w:pPr>
                        <w:r w:rsidRPr="00834EF0">
                          <w:rPr>
                            <w:rFonts w:asciiTheme="minorHAnsi" w:hAnsiTheme="minorHAnsi" w:cs="Arial"/>
                            <w:b/>
                          </w:rPr>
                          <w:t>5</w:t>
                        </w:r>
                      </w:p>
                    </w:txbxContent>
                  </v:textbox>
                </v:shape>
                <v:shape id="Text Box 2219" o:spid="_x0000_s1169" type="#_x0000_t202" style="position:absolute;left:4933;top:11604;width:398;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DGMUA&#10;AADdAAAADwAAAGRycy9kb3ducmV2LnhtbESPy2rDMBBF94H+g5hCd7Hs0ITiWgmhEAgli+ax6HKw&#10;ppZja+Raiu3+fRUodHm5j8MtNpNtxUC9rx0ryJIUBHHpdM2Vgst5N38B4QOyxtYxKfghD5v1w6zA&#10;XLuRjzScQiXiCPscFZgQulxKXxqy6BPXEUfvy/UWQ5R9JXWPYxy3rVyk6UparDkSDHb0ZqhsTjcb&#10;IQdf3o7u+5odGvlpmhUuP8y7Uk+P0/YVRKAp/If/2nutYJFlz3B/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0MYxQAAAN0AAAAPAAAAAAAAAAAAAAAAAJgCAABkcnMv&#10;ZG93bnJldi54bWxQSwUGAAAAAAQABAD1AAAAigMAAAAA&#10;" stroked="f">
                  <v:textbox style="mso-fit-shape-to-text:t">
                    <w:txbxContent>
                      <w:p w:rsidR="00292822" w:rsidRPr="00834EF0" w:rsidRDefault="00292822" w:rsidP="00172C60">
                        <w:pPr>
                          <w:rPr>
                            <w:rFonts w:asciiTheme="minorHAnsi" w:hAnsiTheme="minorHAnsi" w:cs="Arial"/>
                            <w:b/>
                          </w:rPr>
                        </w:pPr>
                        <w:r w:rsidRPr="00834EF0">
                          <w:rPr>
                            <w:rFonts w:asciiTheme="minorHAnsi" w:hAnsiTheme="minorHAnsi" w:cs="Arial"/>
                            <w:b/>
                          </w:rPr>
                          <w:t>8</w:t>
                        </w:r>
                      </w:p>
                    </w:txbxContent>
                  </v:textbox>
                </v:shape>
                <v:shape id="Text Box 2220" o:spid="_x0000_s1170" type="#_x0000_t202" style="position:absolute;left:3770;top:12395;width:398;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vmg8MA&#10;AADdAAAADwAAAGRycy9kb3ducmV2LnhtbESPS4vCMBSF9wPzH8IdcDemFRTpGEUGBBEXvhYuL82d&#10;pra56TSp1n9vBMHl4Tw+zmzR21pcqfWlYwXpMAFBnDtdcqHgdFx9T0H4gKyxdkwK7uRhMf/8mGGm&#10;3Y33dD2EQsQR9hkqMCE0mZQ+N2TRD11DHL0/11oMUbaF1C3e4rit5ShJJtJiyZFgsKFfQ3l16GyE&#10;bH3e7d3/Jd1W8myqCY53ZqPU4Ktf/oAI1Id3+NVeawWjNB3D801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vmg8MAAADdAAAADwAAAAAAAAAAAAAAAACYAgAAZHJzL2Rv&#10;d25yZXYueG1sUEsFBgAAAAAEAAQA9QAAAIgDAAAAAA==&#10;" stroked="f">
                  <v:textbox style="mso-fit-shape-to-text:t">
                    <w:txbxContent>
                      <w:p w:rsidR="00292822" w:rsidRPr="00834EF0" w:rsidRDefault="00292822" w:rsidP="00172C60">
                        <w:pPr>
                          <w:rPr>
                            <w:rFonts w:asciiTheme="minorHAnsi" w:hAnsiTheme="minorHAnsi" w:cs="Arial"/>
                            <w:b/>
                          </w:rPr>
                        </w:pPr>
                        <w:r w:rsidRPr="00834EF0">
                          <w:rPr>
                            <w:rFonts w:asciiTheme="minorHAnsi" w:hAnsiTheme="minorHAnsi" w:cs="Arial"/>
                            <w:b/>
                          </w:rPr>
                          <w:t>7</w:t>
                        </w:r>
                      </w:p>
                    </w:txbxContent>
                  </v:textbox>
                </v:shape>
                <v:shape id="Text Box 2221" o:spid="_x0000_s1171" type="#_x0000_t202" style="position:absolute;left:8569;top:13445;width:2676;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l49MMA&#10;AADdAAAADwAAAGRycy9kb3ducmV2LnhtbESPS4vCMBSF9wPzH8IdmN2YVpgiHaOIIIi48LWY5aW5&#10;NrXNTW2i1n9vBMHl4Tw+znja20ZcqfOVYwXpIAFBXDhdcangsF/8jED4gKyxcUwK7uRhOvn8GGOu&#10;3Y23dN2FUsQR9jkqMCG0uZS+MGTRD1xLHL2j6yyGKLtS6g5vcdw2cpgkmbRYcSQYbGluqKh3Fxsh&#10;a19ctu58Ste1/Dd1hr8bs1Lq+6uf/YEI1Id3+NVeagXDNM3g+SY+AT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l49MMAAADdAAAADwAAAAAAAAAAAAAAAACYAgAAZHJzL2Rv&#10;d25yZXYueG1sUEsFBgAAAAAEAAQA9QAAAIgDAAAAAA==&#10;" stroked="f">
                  <v:textbox style="mso-fit-shape-to-text:t">
                    <w:txbxContent>
                      <w:p w:rsidR="00292822" w:rsidRPr="00834EF0" w:rsidRDefault="00292822" w:rsidP="00172C60">
                        <w:pPr>
                          <w:rPr>
                            <w:rFonts w:asciiTheme="minorHAnsi" w:hAnsiTheme="minorHAnsi" w:cs="Arial"/>
                          </w:rPr>
                        </w:pPr>
                        <w:r w:rsidRPr="00834EF0">
                          <w:rPr>
                            <w:rFonts w:asciiTheme="minorHAnsi" w:hAnsiTheme="minorHAnsi" w:cs="Arial"/>
                          </w:rPr>
                          <w:t>1 – bogie</w:t>
                        </w:r>
                      </w:p>
                      <w:p w:rsidR="00292822" w:rsidRPr="00834EF0" w:rsidRDefault="00292822" w:rsidP="00172C60">
                        <w:pPr>
                          <w:rPr>
                            <w:rFonts w:asciiTheme="minorHAnsi" w:hAnsiTheme="minorHAnsi" w:cs="Arial"/>
                          </w:rPr>
                        </w:pPr>
                        <w:r w:rsidRPr="00834EF0">
                          <w:rPr>
                            <w:rFonts w:asciiTheme="minorHAnsi" w:hAnsiTheme="minorHAnsi" w:cs="Arial"/>
                          </w:rPr>
                          <w:t>2 – traverse</w:t>
                        </w:r>
                      </w:p>
                      <w:p w:rsidR="00292822" w:rsidRPr="00834EF0" w:rsidRDefault="00292822" w:rsidP="00172C60">
                        <w:pPr>
                          <w:rPr>
                            <w:rFonts w:asciiTheme="minorHAnsi" w:hAnsiTheme="minorHAnsi" w:cs="Arial"/>
                          </w:rPr>
                        </w:pPr>
                        <w:r w:rsidRPr="00834EF0">
                          <w:rPr>
                            <w:rFonts w:asciiTheme="minorHAnsi" w:hAnsiTheme="minorHAnsi" w:cs="Arial"/>
                          </w:rPr>
                          <w:t>3 à 6 – bielle</w:t>
                        </w:r>
                        <w:r>
                          <w:rPr>
                            <w:rFonts w:asciiTheme="minorHAnsi" w:hAnsiTheme="minorHAnsi" w:cs="Arial"/>
                          </w:rPr>
                          <w:t>s</w:t>
                        </w:r>
                      </w:p>
                      <w:p w:rsidR="00292822" w:rsidRPr="00834EF0" w:rsidRDefault="00292822" w:rsidP="00172C60">
                        <w:pPr>
                          <w:rPr>
                            <w:rFonts w:asciiTheme="minorHAnsi" w:hAnsiTheme="minorHAnsi" w:cs="Arial"/>
                          </w:rPr>
                        </w:pPr>
                        <w:r w:rsidRPr="00834EF0">
                          <w:rPr>
                            <w:rFonts w:asciiTheme="minorHAnsi" w:hAnsiTheme="minorHAnsi" w:cs="Arial"/>
                          </w:rPr>
                          <w:t xml:space="preserve">7 – corps </w:t>
                        </w:r>
                        <w:r>
                          <w:rPr>
                            <w:rFonts w:asciiTheme="minorHAnsi" w:hAnsiTheme="minorHAnsi" w:cs="Arial"/>
                          </w:rPr>
                          <w:t>actionneur</w:t>
                        </w:r>
                      </w:p>
                      <w:p w:rsidR="00292822" w:rsidRPr="00834EF0" w:rsidRDefault="00292822" w:rsidP="00172C60">
                        <w:pPr>
                          <w:rPr>
                            <w:rFonts w:asciiTheme="minorHAnsi" w:hAnsiTheme="minorHAnsi"/>
                          </w:rPr>
                        </w:pPr>
                        <w:r w:rsidRPr="00834EF0">
                          <w:rPr>
                            <w:rFonts w:asciiTheme="minorHAnsi" w:hAnsiTheme="minorHAnsi" w:cs="Arial"/>
                          </w:rPr>
                          <w:t xml:space="preserve">8 – axe </w:t>
                        </w:r>
                        <w:r>
                          <w:rPr>
                            <w:rFonts w:asciiTheme="minorHAnsi" w:hAnsiTheme="minorHAnsi" w:cs="Arial"/>
                          </w:rPr>
                          <w:t>actionneur</w:t>
                        </w:r>
                      </w:p>
                    </w:txbxContent>
                  </v:textbox>
                </v:shape>
              </v:group>
            </w:pict>
          </mc:Fallback>
        </mc:AlternateContent>
      </w:r>
      <w:r w:rsidR="008A6F68">
        <w:rPr>
          <w:rFonts w:asciiTheme="minorHAnsi" w:hAnsiTheme="minorHAnsi" w:cs="Arial"/>
          <w:noProof/>
          <w:color w:val="7F7F7F" w:themeColor="text1" w:themeTint="80"/>
        </w:rPr>
        <mc:AlternateContent>
          <mc:Choice Requires="wpg">
            <w:drawing>
              <wp:anchor distT="0" distB="0" distL="114300" distR="114300" simplePos="0" relativeHeight="251972608" behindDoc="0" locked="0" layoutInCell="1" allowOverlap="1" wp14:anchorId="6408185A" wp14:editId="259B0F83">
                <wp:simplePos x="0" y="0"/>
                <wp:positionH relativeFrom="column">
                  <wp:posOffset>1987506</wp:posOffset>
                </wp:positionH>
                <wp:positionV relativeFrom="paragraph">
                  <wp:posOffset>99060</wp:posOffset>
                </wp:positionV>
                <wp:extent cx="281447" cy="219086"/>
                <wp:effectExtent l="19050" t="0" r="23495" b="0"/>
                <wp:wrapNone/>
                <wp:docPr id="2283" name="Group 2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2284" name="AutoShape 2150"/>
                        <wps:cNvCnPr>
                          <a:cxnSpLocks noChangeShapeType="1"/>
                        </wps:cNvCnPr>
                        <wps:spPr bwMode="auto">
                          <a:xfrm flipH="1" flipV="1">
                            <a:off x="3778" y="7283"/>
                            <a:ext cx="318" cy="3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5" name="AutoShape 2151"/>
                        <wps:cNvCnPr>
                          <a:cxnSpLocks noChangeShapeType="1"/>
                        </wps:cNvCnPr>
                        <wps:spPr bwMode="auto">
                          <a:xfrm flipV="1">
                            <a:off x="3808" y="7331"/>
                            <a:ext cx="203" cy="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49" o:spid="_x0000_s1026" style="position:absolute;margin-left:156.5pt;margin-top:7.8pt;width:22.15pt;height:17.25pt;rotation:-472023fd;z-index:251972608"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">
                <v:shape id="AutoShape 2150"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DEr8YAAADdAAAADwAAAGRycy9kb3ducmV2LnhtbESPQWvCQBSE70L/w/IKXqRuGqpIdJVg&#10;EUQoaip4fWSfSTT7NmRXTf99VxA8DjPzDTNbdKYWN2pdZVnB5zACQZxbXXGh4PC7+piAcB5ZY22Z&#10;FPyRg8X8rTfDRNs77+mW+UIECLsEFZTeN4mULi/JoBvahjh4J9sa9EG2hdQt3gPc1DKOorE0WHFY&#10;KLGhZUn5JbsaBf5nsBmd99ttmjF/p7vN8ZIuj0r137t0CsJT51/hZ3utFcTx5Aseb8IT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QxK/GAAAA3QAAAA8AAAAAAAAA&#10;AAAAAAAAoQIAAGRycy9kb3ducmV2LnhtbFBLBQYAAAAABAAEAPkAAACUAwAAAAA=&#10;"/>
                <v:shape id="AutoShape 2151"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mba8UAAADdAAAADwAAAGRycy9kb3ducmV2LnhtbESPQWvCQBSE7wX/w/IEL6VuEmgJqatI&#10;oSAeCtUcPD52n0kw+zburjH++26h0OMwM98wq81kezGSD51jBfkyA0Gsnem4UVAfP19KECEiG+wd&#10;k4IHBdisZ08rrIy78zeNh9iIBOFQoYI2xqGSMuiWLIalG4iTd3beYkzSN9J4vCe47WWRZW/SYsdp&#10;ocWBPlrSl8PNKuj29Vc9Pl+j1+U+P/k8HE+9Vmoxn7bvICJN8T/8194ZBUVRvsL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mba8UAAADdAAAADwAAAAAAAAAA&#10;AAAAAAChAgAAZHJzL2Rvd25yZXYueG1sUEsFBgAAAAAEAAQA+QAAAJMDAAAAAA==&#10;"/>
              </v:group>
            </w:pict>
          </mc:Fallback>
        </mc:AlternateContent>
      </w:r>
      <w:r w:rsidR="008A6F68">
        <w:rPr>
          <w:rFonts w:asciiTheme="minorHAnsi" w:hAnsiTheme="minorHAnsi" w:cs="Arial"/>
          <w:noProof/>
          <w:color w:val="7F7F7F" w:themeColor="text1" w:themeTint="80"/>
        </w:rPr>
        <mc:AlternateContent>
          <mc:Choice Requires="wps">
            <w:drawing>
              <wp:anchor distT="0" distB="0" distL="114300" distR="114300" simplePos="0" relativeHeight="251996160" behindDoc="0" locked="0" layoutInCell="1" allowOverlap="1" wp14:anchorId="48AECDC3" wp14:editId="75187C04">
                <wp:simplePos x="0" y="0"/>
                <wp:positionH relativeFrom="column">
                  <wp:posOffset>2242827</wp:posOffset>
                </wp:positionH>
                <wp:positionV relativeFrom="paragraph">
                  <wp:posOffset>107690</wp:posOffset>
                </wp:positionV>
                <wp:extent cx="287201" cy="518510"/>
                <wp:effectExtent l="36830" t="115570" r="35560" b="111760"/>
                <wp:wrapNone/>
                <wp:docPr id="1836" name="AutoShape 2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252312">
                          <a:off x="0" y="0"/>
                          <a:ext cx="287201" cy="518510"/>
                        </a:xfrm>
                        <a:prstGeom prst="can">
                          <a:avLst>
                            <a:gd name="adj" fmla="val 34833"/>
                          </a:avLst>
                        </a:prstGeom>
                        <a:solidFill>
                          <a:srgbClr val="FFFFFF"/>
                        </a:solidFill>
                        <a:ln w="38100">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186" o:spid="_x0000_s1026" type="#_x0000_t22" style="position:absolute;margin-left:176.6pt;margin-top:8.5pt;width:22.6pt;height:40.85pt;rotation:7921459fd;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" adj="4167" strokeweight="3pt"/>
            </w:pict>
          </mc:Fallback>
        </mc:AlternateContent>
      </w:r>
      <w:r w:rsidR="008A6F68">
        <w:rPr>
          <w:rFonts w:asciiTheme="minorHAnsi" w:hAnsiTheme="minorHAnsi" w:cs="Arial"/>
          <w:noProof/>
          <w:color w:val="7F7F7F" w:themeColor="text1" w:themeTint="80"/>
        </w:rPr>
        <mc:AlternateContent>
          <mc:Choice Requires="wps">
            <w:drawing>
              <wp:anchor distT="0" distB="0" distL="114300" distR="114300" simplePos="0" relativeHeight="251998208" behindDoc="0" locked="0" layoutInCell="1" allowOverlap="1" wp14:anchorId="475A9EE9" wp14:editId="7A8F3B6A">
                <wp:simplePos x="0" y="0"/>
                <wp:positionH relativeFrom="column">
                  <wp:posOffset>961757</wp:posOffset>
                </wp:positionH>
                <wp:positionV relativeFrom="paragraph">
                  <wp:posOffset>113293</wp:posOffset>
                </wp:positionV>
                <wp:extent cx="1014124" cy="645059"/>
                <wp:effectExtent l="0" t="0" r="33655" b="22225"/>
                <wp:wrapNone/>
                <wp:docPr id="1840" name="AutoShape 2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4124" cy="6450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90" o:spid="_x0000_s1026" type="#_x0000_t32" style="position:absolute;margin-left:75.75pt;margin-top:8.9pt;width:79.85pt;height:50.8pt;flip:y;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"/>
            </w:pict>
          </mc:Fallback>
        </mc:AlternateContent>
      </w:r>
      <w:r w:rsidR="008A6F68">
        <w:rPr>
          <w:rFonts w:asciiTheme="minorHAnsi" w:hAnsiTheme="minorHAnsi" w:cs="Arial"/>
          <w:noProof/>
          <w:color w:val="7F7F7F" w:themeColor="text1" w:themeTint="80"/>
        </w:rPr>
        <mc:AlternateContent>
          <mc:Choice Requires="wps">
            <w:drawing>
              <wp:anchor distT="0" distB="0" distL="114300" distR="114300" simplePos="0" relativeHeight="252009472" behindDoc="0" locked="0" layoutInCell="1" allowOverlap="1" wp14:anchorId="63E74B7D" wp14:editId="3B47EF86">
                <wp:simplePos x="0" y="0"/>
                <wp:positionH relativeFrom="column">
                  <wp:posOffset>1966019</wp:posOffset>
                </wp:positionH>
                <wp:positionV relativeFrom="paragraph">
                  <wp:posOffset>133626</wp:posOffset>
                </wp:positionV>
                <wp:extent cx="9863" cy="1187438"/>
                <wp:effectExtent l="0" t="0" r="28575" b="13335"/>
                <wp:wrapNone/>
                <wp:docPr id="2371" name="AutoShape 2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63" cy="1187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type id="_x0000_t32" coordsize="21600,21600" o:spt="32" o:oned="t" path="m,l21600,21600e" filled="f">
                <v:path arrowok="t" fillok="f" o:connecttype="none"/>
                <o:lock v:ext="edit" shapetype="t"/>
              </v:shapetype>
              <v:shape id="AutoShape 2209" o:spid="_x0000_s1026" type="#_x0000_t32" style="position:absolute;margin-left:154.8pt;margin-top:10.5pt;width:.8pt;height:93.5pt;flip:x;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"/>
            </w:pict>
          </mc:Fallback>
        </mc:AlternateContent>
      </w:r>
    </w:p>
    <w:p w14:paraId="19385D06" w14:textId="77777777" w:rsidR="00172C60" w:rsidRPr="00315221" w:rsidRDefault="008A6F68" w:rsidP="00105704">
      <w:pPr>
        <w:ind w:left="454" w:hanging="454"/>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968512" behindDoc="0" locked="0" layoutInCell="1" allowOverlap="1" wp14:anchorId="51BCBDD9" wp14:editId="50CC0353">
                <wp:simplePos x="0" y="0"/>
                <wp:positionH relativeFrom="column">
                  <wp:posOffset>64227</wp:posOffset>
                </wp:positionH>
                <wp:positionV relativeFrom="paragraph">
                  <wp:posOffset>52811</wp:posOffset>
                </wp:positionV>
                <wp:extent cx="3358692" cy="2511105"/>
                <wp:effectExtent l="0" t="0" r="32385" b="22860"/>
                <wp:wrapNone/>
                <wp:docPr id="2273" name="AutoShape 2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58692" cy="2511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39" o:spid="_x0000_s1026" type="#_x0000_t32" style="position:absolute;margin-left:5.05pt;margin-top:4.15pt;width:264.45pt;height:197.7pt;flip:y;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"/>
            </w:pict>
          </mc:Fallback>
        </mc:AlternateContent>
      </w:r>
      <w:r>
        <w:rPr>
          <w:rFonts w:asciiTheme="minorHAnsi" w:hAnsiTheme="minorHAnsi" w:cs="Arial"/>
          <w:noProof/>
          <w:color w:val="7F7F7F" w:themeColor="text1" w:themeTint="80"/>
        </w:rPr>
        <mc:AlternateContent>
          <mc:Choice Requires="wpg">
            <w:drawing>
              <wp:anchor distT="0" distB="0" distL="114300" distR="114300" simplePos="0" relativeHeight="251975680" behindDoc="0" locked="0" layoutInCell="1" allowOverlap="1" wp14:anchorId="3DA86AA8" wp14:editId="01109144">
                <wp:simplePos x="0" y="0"/>
                <wp:positionH relativeFrom="column">
                  <wp:posOffset>1355219</wp:posOffset>
                </wp:positionH>
                <wp:positionV relativeFrom="paragraph">
                  <wp:posOffset>166166</wp:posOffset>
                </wp:positionV>
                <wp:extent cx="570643" cy="339558"/>
                <wp:effectExtent l="0" t="19050" r="0" b="137160"/>
                <wp:wrapNone/>
                <wp:docPr id="2290" name="Group 2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643" cy="339558"/>
                          <a:chOff x="9456" y="2036"/>
                          <a:chExt cx="977" cy="567"/>
                        </a:xfrm>
                      </wpg:grpSpPr>
                      <wps:wsp>
                        <wps:cNvPr id="2291" name="AutoShape 186" descr="noir)"/>
                        <wps:cNvSpPr>
                          <a:spLocks noChangeArrowheads="1"/>
                        </wps:cNvSpPr>
                        <wps:spPr bwMode="auto">
                          <a:xfrm rot="-1800000">
                            <a:off x="9456" y="2282"/>
                            <a:ext cx="977" cy="321"/>
                          </a:xfrm>
                          <a:prstGeom prst="parallelogram">
                            <a:avLst>
                              <a:gd name="adj" fmla="val 54616"/>
                            </a:avLst>
                          </a:prstGeom>
                          <a:pattFill prst="ltDn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2" name="AutoShape 187"/>
                        <wps:cNvCnPr>
                          <a:cxnSpLocks noChangeShapeType="1"/>
                        </wps:cNvCnPr>
                        <wps:spPr bwMode="auto">
                          <a:xfrm flipV="1">
                            <a:off x="9574" y="2036"/>
                            <a:ext cx="715" cy="413"/>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56" o:spid="_x0000_s1026" style="position:absolute;margin-left:106.7pt;margin-top:13.1pt;width:44.95pt;height:26.75pt;z-index:251975680" coordorigin="9456,2036" coordsize="977,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86" o:spid="_x0000_s1027" type="#_x0000_t7" alt="noir)" style="position:absolute;left:9456;top:2282;width:977;height:321;rotation:-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k8ccA&#10;AADdAAAADwAAAGRycy9kb3ducmV2LnhtbESP3WrCQBSE7wt9h+UUvKsbU9tqdJUqCBFKQQ1eH7In&#10;P232bMiuMb69Wyj0cpiZb5jlejCN6KlztWUFk3EEgji3uuZSQXbaPc9AOI+ssbFMCm7kYL16fFhi&#10;ou2VD9QffSkChF2CCirv20RKl1dk0I1tSxy8wnYGfZBdKXWH1wA3jYyj6E0arDksVNjStqL853gx&#10;Cvp2/9ocpunn5qtO3/usOJ1fNt9KjZ6GjwUIT4P/D/+1U60gjucT+H0Tn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45PHHAAAA3QAAAA8AAAAAAAAAAAAAAAAAmAIAAGRy&#10;cy9kb3ducmV2LnhtbFBLBQYAAAAABAAEAPUAAACMAwAAAAA=&#10;" adj="3876" fillcolor="black" stroked="f">
                  <v:fill r:id="rId20" o:title="" type="pattern"/>
                </v:shape>
                <v:shape id="AutoShape 187" o:spid="_x0000_s1028" type="#_x0000_t32" style="position:absolute;left:9574;top:2036;width:715;height: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LkzccAAADdAAAADwAAAGRycy9kb3ducmV2LnhtbESPQWvCQBSE74X+h+UVequ7zcFqdBVR&#10;BLGCaITS2yP7TGKzb0N21dRf3y0IHoeZ+YYZTztbiwu1vnKs4b2nQBDnzlRcaDhky7cBCB+QDdaO&#10;ScMveZhOnp/GmBp35R1d9qEQEcI+RQ1lCE0qpc9Lsuh7riGO3tG1FkOUbSFNi9cIt7VMlOpLixXH&#10;hRIbmpeU/+zPNlLUepap7Pu82n6tt7fNcfHxmZ+0fn3pZiMQgbrwCN/bK6MhSYYJ/L+JT0B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wuTNxwAAAN0AAAAPAAAAAAAA&#10;AAAAAAAAAKECAABkcnMvZG93bnJldi54bWxQSwUGAAAAAAQABAD5AAAAlQMAAAAA&#10;" strokeweight="3pt"/>
              </v:group>
            </w:pict>
          </mc:Fallback>
        </mc:AlternateContent>
      </w:r>
      <w:r>
        <w:rPr>
          <w:rFonts w:asciiTheme="minorHAnsi" w:hAnsiTheme="minorHAnsi" w:cs="Arial"/>
          <w:noProof/>
          <w:color w:val="7F7F7F" w:themeColor="text1" w:themeTint="80"/>
        </w:rPr>
        <mc:AlternateContent>
          <mc:Choice Requires="wps">
            <w:drawing>
              <wp:anchor distT="0" distB="0" distL="114300" distR="114300" simplePos="0" relativeHeight="251999232" behindDoc="0" locked="0" layoutInCell="1" allowOverlap="1" wp14:anchorId="73A19632" wp14:editId="190BFAB9">
                <wp:simplePos x="0" y="0"/>
                <wp:positionH relativeFrom="column">
                  <wp:posOffset>1621519</wp:posOffset>
                </wp:positionH>
                <wp:positionV relativeFrom="paragraph">
                  <wp:posOffset>128042</wp:posOffset>
                </wp:positionV>
                <wp:extent cx="0" cy="152496"/>
                <wp:effectExtent l="0" t="0" r="19050" b="19050"/>
                <wp:wrapNone/>
                <wp:docPr id="1841"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20" o:spid="_x0000_s1026" type="#_x0000_t32" style="position:absolute;margin-left:127.7pt;margin-top:10.1pt;width:0;height:12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"/>
            </w:pict>
          </mc:Fallback>
        </mc:AlternateContent>
      </w:r>
      <w:r>
        <w:rPr>
          <w:rFonts w:asciiTheme="minorHAnsi" w:hAnsiTheme="minorHAnsi" w:cs="Arial"/>
          <w:noProof/>
          <w:color w:val="7F7F7F" w:themeColor="text1" w:themeTint="80"/>
        </w:rPr>
        <mc:AlternateContent>
          <mc:Choice Requires="wps">
            <w:drawing>
              <wp:anchor distT="0" distB="0" distL="114300" distR="114300" simplePos="0" relativeHeight="252011520" behindDoc="0" locked="0" layoutInCell="1" allowOverlap="1" wp14:anchorId="7B9E4247" wp14:editId="01618B0B">
                <wp:simplePos x="0" y="0"/>
                <wp:positionH relativeFrom="column">
                  <wp:posOffset>3407773</wp:posOffset>
                </wp:positionH>
                <wp:positionV relativeFrom="paragraph">
                  <wp:posOffset>52811</wp:posOffset>
                </wp:positionV>
                <wp:extent cx="2496740" cy="1474639"/>
                <wp:effectExtent l="0" t="0" r="18415" b="30480"/>
                <wp:wrapNone/>
                <wp:docPr id="2373" name="AutoShape 2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6740" cy="14746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211" o:spid="_x0000_s1026" type="#_x0000_t32" style="position:absolute;margin-left:268.35pt;margin-top:4.15pt;width:196.6pt;height:116.1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"/>
            </w:pict>
          </mc:Fallback>
        </mc:AlternateContent>
      </w:r>
    </w:p>
    <w:p w14:paraId="22557D7B" w14:textId="77777777" w:rsidR="00172C60" w:rsidRPr="00315221" w:rsidRDefault="008A6F68" w:rsidP="00105704">
      <w:pPr>
        <w:ind w:left="454" w:hanging="454"/>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g">
            <w:drawing>
              <wp:anchor distT="0" distB="0" distL="114300" distR="114300" simplePos="0" relativeHeight="251964416" behindDoc="0" locked="0" layoutInCell="1" allowOverlap="1" wp14:anchorId="161FD22E" wp14:editId="5DCEF67E">
                <wp:simplePos x="0" y="0"/>
                <wp:positionH relativeFrom="column">
                  <wp:posOffset>2395762</wp:posOffset>
                </wp:positionH>
                <wp:positionV relativeFrom="paragraph">
                  <wp:posOffset>177848</wp:posOffset>
                </wp:positionV>
                <wp:extent cx="281447" cy="219086"/>
                <wp:effectExtent l="19050" t="0" r="23495" b="0"/>
                <wp:wrapNone/>
                <wp:docPr id="2265" name="Group 2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2266" name="AutoShape 2132"/>
                        <wps:cNvCnPr>
                          <a:cxnSpLocks noChangeShapeType="1"/>
                        </wps:cNvCnPr>
                        <wps:spPr bwMode="auto">
                          <a:xfrm flipH="1" flipV="1">
                            <a:off x="3778" y="7283"/>
                            <a:ext cx="318" cy="36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7" name="AutoShape 2133"/>
                        <wps:cNvCnPr>
                          <a:cxnSpLocks noChangeShapeType="1"/>
                        </wps:cNvCnPr>
                        <wps:spPr bwMode="auto">
                          <a:xfrm flipV="1">
                            <a:off x="3808" y="7331"/>
                            <a:ext cx="203" cy="14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31" o:spid="_x0000_s1026" style="position:absolute;margin-left:188.65pt;margin-top:14pt;width:22.15pt;height:17.25pt;rotation:-472023fd;z-index:251964416"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">
                <v:shape id="AutoShape 2132"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Zz4cQAAADdAAAADwAAAGRycy9kb3ducmV2LnhtbESPT0vDQBTE74LfYXkFb/alOQRJuy1F&#10;EEUUtH8OvT2yr9nQ7Nuwu6bx27uC4HGYmd8wq83kejVyiJ0XDYt5AYql8aaTVsNh/3T/AComEkO9&#10;F9bwzRE269ubFdXGX+WTx11qVYZIrEmDTWmoEWNj2VGc+4Ele2cfHKUsQ4sm0DXDXY9lUVToqJO8&#10;YGngR8vNZfflNNA72o/i2Z6G8jWM9u2ExwpR67vZtF2CSjyl//Bf+8VoKMuqgt83+Qng+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dnPhxAAAAN0AAAAPAAAAAAAAAAAA&#10;AAAAAKECAABkcnMvZG93bnJldi54bWxQSwUGAAAAAAQABAD5AAAAkgMAAAAA&#10;" strokeweight="1.5pt"/>
                <v:shape id="AutoShape 2133"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XpN8IAAADdAAAADwAAAGRycy9kb3ducmV2LnhtbESPQYvCMBSE7wv+h/AEb2tqBZVqFBEU&#10;r1bB66N5NtXmpW2idv/9RljY4zAz3zCrTW9r8aLOV44VTMYJCOLC6YpLBZfz/nsBwgdkjbVjUvBD&#10;HjbrwdcKM+3efKJXHkoRIewzVGBCaDIpfWHIoh+7hjh6N9dZDFF2pdQdviPc1jJNkpm0WHFcMNjQ&#10;zlDxyJ9WwfRyb8/JdT65HlrTHvDpj3m7UGo07LdLEIH68B/+ax+1gjSdzeHzJj4B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XpN8IAAADdAAAADwAAAAAAAAAAAAAA&#10;AAChAgAAZHJzL2Rvd25yZXYueG1sUEsFBgAAAAAEAAQA+QAAAJADAAAAAA==&#10;" strokeweight="1.5pt"/>
              </v:group>
            </w:pict>
          </mc:Fallback>
        </mc:AlternateContent>
      </w:r>
      <w:r>
        <w:rPr>
          <w:rFonts w:asciiTheme="minorHAnsi" w:hAnsiTheme="minorHAnsi" w:cs="Arial"/>
          <w:noProof/>
          <w:color w:val="7F7F7F" w:themeColor="text1" w:themeTint="80"/>
        </w:rPr>
        <mc:AlternateContent>
          <mc:Choice Requires="wps">
            <w:drawing>
              <wp:anchor distT="0" distB="0" distL="114300" distR="114300" simplePos="0" relativeHeight="251986944" behindDoc="0" locked="0" layoutInCell="1" allowOverlap="1" wp14:anchorId="67D32590" wp14:editId="2A54E91E">
                <wp:simplePos x="0" y="0"/>
                <wp:positionH relativeFrom="column">
                  <wp:posOffset>2644391</wp:posOffset>
                </wp:positionH>
                <wp:positionV relativeFrom="paragraph">
                  <wp:posOffset>173262</wp:posOffset>
                </wp:positionV>
                <wp:extent cx="287201" cy="518510"/>
                <wp:effectExtent l="36830" t="115570" r="35560" b="111760"/>
                <wp:wrapNone/>
                <wp:docPr id="1825" name="AutoShape 2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252312">
                          <a:off x="0" y="0"/>
                          <a:ext cx="287201" cy="518510"/>
                        </a:xfrm>
                        <a:prstGeom prst="can">
                          <a:avLst>
                            <a:gd name="adj" fmla="val 34833"/>
                          </a:avLst>
                        </a:prstGeom>
                        <a:solidFill>
                          <a:srgbClr val="FFFFFF"/>
                        </a:solidFill>
                        <a:ln w="38100">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 id="AutoShape 2175" o:spid="_x0000_s1026" type="#_x0000_t22" style="position:absolute;margin-left:208.2pt;margin-top:13.65pt;width:22.6pt;height:40.85pt;rotation:7921459fd;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" adj="4167" strokeweight="3pt"/>
            </w:pict>
          </mc:Fallback>
        </mc:AlternateContent>
      </w:r>
      <w:r>
        <w:rPr>
          <w:rFonts w:asciiTheme="minorHAnsi" w:hAnsiTheme="minorHAnsi" w:cs="Arial"/>
          <w:noProof/>
          <w:color w:val="7F7F7F" w:themeColor="text1" w:themeTint="80"/>
        </w:rPr>
        <mc:AlternateContent>
          <mc:Choice Requires="wps">
            <w:drawing>
              <wp:anchor distT="0" distB="0" distL="114300" distR="114300" simplePos="0" relativeHeight="251991040" behindDoc="0" locked="0" layoutInCell="1" allowOverlap="1" wp14:anchorId="167FFBA4" wp14:editId="46E590F4">
                <wp:simplePos x="0" y="0"/>
                <wp:positionH relativeFrom="column">
                  <wp:posOffset>2345038</wp:posOffset>
                </wp:positionH>
                <wp:positionV relativeFrom="paragraph">
                  <wp:posOffset>5528</wp:posOffset>
                </wp:positionV>
                <wp:extent cx="412836" cy="368024"/>
                <wp:effectExtent l="19050" t="19050" r="44450" b="32385"/>
                <wp:wrapNone/>
                <wp:docPr id="1831" name="AutoShape 2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836" cy="368024"/>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81" o:spid="_x0000_s1026" type="#_x0000_t32" style="position:absolute;margin-left:184.65pt;margin-top:.45pt;width:32.5pt;height:29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" strokeweight="4pt"/>
            </w:pict>
          </mc:Fallback>
        </mc:AlternateContent>
      </w:r>
      <w:r>
        <w:rPr>
          <w:rFonts w:asciiTheme="minorHAnsi" w:hAnsiTheme="minorHAnsi" w:cs="Arial"/>
          <w:noProof/>
          <w:color w:val="7F7F7F" w:themeColor="text1" w:themeTint="80"/>
        </w:rPr>
        <mc:AlternateContent>
          <mc:Choice Requires="wpg">
            <w:drawing>
              <wp:anchor distT="0" distB="0" distL="114300" distR="114300" simplePos="0" relativeHeight="252003328" behindDoc="0" locked="0" layoutInCell="1" allowOverlap="1" wp14:anchorId="6FF6BA54" wp14:editId="6757129D">
                <wp:simplePos x="0" y="0"/>
                <wp:positionH relativeFrom="column">
                  <wp:posOffset>2528912</wp:posOffset>
                </wp:positionH>
                <wp:positionV relativeFrom="paragraph">
                  <wp:posOffset>39077</wp:posOffset>
                </wp:positionV>
                <wp:extent cx="281447" cy="219086"/>
                <wp:effectExtent l="19050" t="0" r="23495" b="0"/>
                <wp:wrapNone/>
                <wp:docPr id="1847" name="Group 2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1848" name="AutoShape 2198"/>
                        <wps:cNvCnPr>
                          <a:cxnSpLocks noChangeShapeType="1"/>
                        </wps:cNvCnPr>
                        <wps:spPr bwMode="auto">
                          <a:xfrm flipH="1" flipV="1">
                            <a:off x="3778" y="7283"/>
                            <a:ext cx="318" cy="3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9" name="AutoShape 2199"/>
                        <wps:cNvCnPr>
                          <a:cxnSpLocks noChangeShapeType="1"/>
                        </wps:cNvCnPr>
                        <wps:spPr bwMode="auto">
                          <a:xfrm flipV="1">
                            <a:off x="3808" y="7331"/>
                            <a:ext cx="203" cy="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97" o:spid="_x0000_s1026" style="position:absolute;margin-left:199.15pt;margin-top:3.1pt;width:22.15pt;height:17.25pt;rotation:-472023fd;z-index:252003328"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">
                <v:shape id="AutoShape 2198"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88cAAADdAAAADwAAAGRycy9kb3ducmV2LnhtbESPQWvCQBCF74L/YRmhl1I3llYkukpQ&#10;CkUoaip4HbJjEs3OhuxW03/fORS8zfDevPfNYtW7Rt2oC7VnA5NxAoq48Lbm0sDx++NlBipEZIuN&#10;ZzLwSwFWy+Fggan1dz7QLY+lkhAOKRqoYmxTrUNRkcMw9i2xaGffOYyydqW2Hd4l3DX6NUmm2mHN&#10;0lBhS+uKimv+4wzEr+ft++Ww22U58ybbb0/XbH0y5mnUZ3NQkfr4MP9ff1rBn70JrnwjI+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lD7zxwAAAN0AAAAPAAAAAAAA&#10;AAAAAAAAAKECAABkcnMvZG93bnJldi54bWxQSwUGAAAAAAQABAD5AAAAlQMAAAAA&#10;"/>
                <v:shape id="AutoShape 2199"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1hN8MAAADdAAAADwAAAGRycy9kb3ducmV2LnhtbERPTWvCQBC9F/wPywi9lLqJSEmjq5RC&#10;QTwI1Rw8DrtjEszOxt1tTP+9KxR6m8f7nNVmtJ0YyIfWsYJ8loEg1s60XCuojl+vBYgQkQ12jknB&#10;LwXYrCdPKyyNu/E3DYdYixTCoUQFTYx9KWXQDVkMM9cTJ+7svMWYoK+l8XhL4baT8yx7kxZbTg0N&#10;9vTZkL4cfqyCdlftq+HlGr0udvnJ5+F46rRSz9PxYwki0hj/xX/urUnzi8U7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dYTfDAAAA3QAAAA8AAAAAAAAAAAAA&#10;AAAAoQIAAGRycy9kb3ducmV2LnhtbFBLBQYAAAAABAAEAPkAAACRAwAAAAA=&#10;"/>
              </v:group>
            </w:pict>
          </mc:Fallback>
        </mc:AlternateContent>
      </w:r>
    </w:p>
    <w:p w14:paraId="44BBAA68" w14:textId="77777777" w:rsidR="00172C60" w:rsidRPr="00315221" w:rsidRDefault="008A6F68" w:rsidP="00105704">
      <w:pPr>
        <w:ind w:left="454" w:hanging="454"/>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967488" behindDoc="0" locked="0" layoutInCell="1" allowOverlap="1" wp14:anchorId="1271F2AB" wp14:editId="38775799">
                <wp:simplePos x="0" y="0"/>
                <wp:positionH relativeFrom="column">
                  <wp:posOffset>934282</wp:posOffset>
                </wp:positionH>
                <wp:positionV relativeFrom="paragraph">
                  <wp:posOffset>172756</wp:posOffset>
                </wp:positionV>
                <wp:extent cx="0" cy="1360267"/>
                <wp:effectExtent l="0" t="0" r="19050" b="11430"/>
                <wp:wrapNone/>
                <wp:docPr id="2272" name="AutoShape 2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602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38" o:spid="_x0000_s1026" type="#_x0000_t32" style="position:absolute;margin-left:73.55pt;margin-top:13.6pt;width:0;height:107.1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"/>
            </w:pict>
          </mc:Fallback>
        </mc:AlternateContent>
      </w:r>
      <w:r>
        <w:rPr>
          <w:rFonts w:asciiTheme="minorHAnsi" w:hAnsiTheme="minorHAnsi" w:cs="Arial"/>
          <w:noProof/>
          <w:color w:val="7F7F7F" w:themeColor="text1" w:themeTint="80"/>
        </w:rPr>
        <mc:AlternateContent>
          <mc:Choice Requires="wpg">
            <w:drawing>
              <wp:anchor distT="0" distB="0" distL="114300" distR="114300" simplePos="0" relativeHeight="251971584" behindDoc="0" locked="0" layoutInCell="1" allowOverlap="1" wp14:anchorId="55685B60" wp14:editId="1F866711">
                <wp:simplePos x="0" y="0"/>
                <wp:positionH relativeFrom="column">
                  <wp:posOffset>961757</wp:posOffset>
                </wp:positionH>
                <wp:positionV relativeFrom="paragraph">
                  <wp:posOffset>140731</wp:posOffset>
                </wp:positionV>
                <wp:extent cx="281447" cy="219086"/>
                <wp:effectExtent l="19050" t="0" r="23495" b="0"/>
                <wp:wrapNone/>
                <wp:docPr id="2280" name="Group 2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2281" name="AutoShape 2147"/>
                        <wps:cNvCnPr>
                          <a:cxnSpLocks noChangeShapeType="1"/>
                        </wps:cNvCnPr>
                        <wps:spPr bwMode="auto">
                          <a:xfrm flipH="1" flipV="1">
                            <a:off x="3778" y="7283"/>
                            <a:ext cx="318" cy="3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2" name="AutoShape 2148"/>
                        <wps:cNvCnPr>
                          <a:cxnSpLocks noChangeShapeType="1"/>
                        </wps:cNvCnPr>
                        <wps:spPr bwMode="auto">
                          <a:xfrm flipV="1">
                            <a:off x="3808" y="7331"/>
                            <a:ext cx="203" cy="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46" o:spid="_x0000_s1026" style="position:absolute;margin-left:75.75pt;margin-top:11.1pt;width:22.15pt;height:17.25pt;rotation:-472023fd;z-index:251971584"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">
                <v:shape id="AutoShape 2147"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dnN8UAAADdAAAADwAAAGRycy9kb3ducmV2LnhtbESPQYvCMBSE78L+h/CEvciaWlCkGqW4&#10;CIuwqHXB66N5ttXmpTRRu//eCILHYWa+YebLztTiRq2rLCsYDSMQxLnVFRcK/g7rrykI55E11pZJ&#10;wT85WC4+enNMtL3znm6ZL0SAsEtQQel9k0jp8pIMuqFtiIN3sq1BH2RbSN3iPcBNLeMomkiDFYeF&#10;EhtalZRfsqtR4H8Hm/F5v92mGfN3utscL+nqqNRnv0tnIDx1/h1+tX+0gjiejuD5Jjw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6dnN8UAAADdAAAADwAAAAAAAAAA&#10;AAAAAAChAgAAZHJzL2Rvd25yZXYueG1sUEsFBgAAAAAEAAQA+QAAAJMDAAAAAA==&#10;"/>
                <v:shape id="AutoShape 2148"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ADH8UAAADdAAAADwAAAGRycy9kb3ducmV2LnhtbESPQWvCQBSE70L/w/IKvUjdJAcJ0VWk&#10;UBAPhWoOHh+7r0kw+zbd3cb477uC4HGYmW+Y9XayvRjJh86xgnyRgSDWznTcKKhPn+8liBCRDfaO&#10;ScGNAmw3L7M1VsZd+ZvGY2xEgnCoUEEb41BJGXRLFsPCDcTJ+3HeYkzSN9J4vCa47WWRZUtpseO0&#10;0OJAHy3py/HPKugO9Vc9zn+j1+UhP/s8nM69VurtddqtQESa4jP8aO+NgqIoC7i/SU9Ab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ADH8UAAADdAAAADwAAAAAAAAAA&#10;AAAAAAChAgAAZHJzL2Rvd25yZXYueG1sUEsFBgAAAAAEAAQA+QAAAJMDAAAAAA==&#10;"/>
              </v:group>
            </w:pict>
          </mc:Fallback>
        </mc:AlternateContent>
      </w:r>
      <w:r>
        <w:rPr>
          <w:rFonts w:asciiTheme="minorHAnsi" w:hAnsiTheme="minorHAnsi" w:cs="Arial"/>
          <w:noProof/>
          <w:color w:val="7F7F7F" w:themeColor="text1" w:themeTint="80"/>
        </w:rPr>
        <mc:AlternateContent>
          <mc:Choice Requires="wps">
            <w:drawing>
              <wp:anchor distT="0" distB="0" distL="114300" distR="114300" simplePos="0" relativeHeight="251976704" behindDoc="0" locked="0" layoutInCell="1" allowOverlap="1" wp14:anchorId="022CADF4" wp14:editId="071A14A7">
                <wp:simplePos x="0" y="0"/>
                <wp:positionH relativeFrom="column">
                  <wp:posOffset>1091385</wp:posOffset>
                </wp:positionH>
                <wp:positionV relativeFrom="paragraph">
                  <wp:posOffset>133615</wp:posOffset>
                </wp:positionV>
                <wp:extent cx="2725349" cy="2018542"/>
                <wp:effectExtent l="0" t="0" r="18415" b="20320"/>
                <wp:wrapNone/>
                <wp:docPr id="2293" name="AutoShape 2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25349" cy="201854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59" o:spid="_x0000_s1026" type="#_x0000_t32" style="position:absolute;margin-left:85.95pt;margin-top:10.5pt;width:214.6pt;height:158.95pt;flip:y;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" strokeweight="1.5pt"/>
            </w:pict>
          </mc:Fallback>
        </mc:AlternateContent>
      </w:r>
      <w:r>
        <w:rPr>
          <w:rFonts w:asciiTheme="minorHAnsi" w:hAnsiTheme="minorHAnsi" w:cs="Arial"/>
          <w:noProof/>
          <w:color w:val="7F7F7F" w:themeColor="text1" w:themeTint="80"/>
        </w:rPr>
        <mc:AlternateContent>
          <mc:Choice Requires="wps">
            <w:drawing>
              <wp:anchor distT="0" distB="0" distL="114300" distR="114300" simplePos="0" relativeHeight="251977728" behindDoc="0" locked="0" layoutInCell="1" allowOverlap="1" wp14:anchorId="0E970831" wp14:editId="5321E8C7">
                <wp:simplePos x="0" y="0"/>
                <wp:positionH relativeFrom="column">
                  <wp:posOffset>3816382</wp:posOffset>
                </wp:positionH>
                <wp:positionV relativeFrom="paragraph">
                  <wp:posOffset>133615</wp:posOffset>
                </wp:positionV>
                <wp:extent cx="874634" cy="480363"/>
                <wp:effectExtent l="0" t="0" r="20955" b="34290"/>
                <wp:wrapNone/>
                <wp:docPr id="2294" name="AutoShape 2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4634" cy="48036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60" o:spid="_x0000_s1026" type="#_x0000_t32" style="position:absolute;margin-left:300.5pt;margin-top:10.5pt;width:68.85pt;height:37.8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" strokeweight="1.5pt"/>
            </w:pict>
          </mc:Fallback>
        </mc:AlternateContent>
      </w:r>
      <w:r>
        <w:rPr>
          <w:rFonts w:asciiTheme="minorHAnsi" w:hAnsiTheme="minorHAnsi" w:cs="Arial"/>
          <w:noProof/>
          <w:color w:val="7F7F7F" w:themeColor="text1" w:themeTint="80"/>
        </w:rPr>
        <mc:AlternateContent>
          <mc:Choice Requires="wps">
            <w:drawing>
              <wp:anchor distT="0" distB="0" distL="114300" distR="114300" simplePos="0" relativeHeight="251993088" behindDoc="0" locked="0" layoutInCell="1" allowOverlap="1" wp14:anchorId="56EBF298" wp14:editId="34C6A0B7">
                <wp:simplePos x="0" y="0"/>
                <wp:positionH relativeFrom="column">
                  <wp:posOffset>1250190</wp:posOffset>
                </wp:positionH>
                <wp:positionV relativeFrom="paragraph">
                  <wp:posOffset>174777</wp:posOffset>
                </wp:positionV>
                <wp:extent cx="287201" cy="518510"/>
                <wp:effectExtent l="36830" t="115570" r="35560" b="111760"/>
                <wp:wrapNone/>
                <wp:docPr id="1833" name="AutoShape 2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252312">
                          <a:off x="0" y="0"/>
                          <a:ext cx="287201" cy="518510"/>
                        </a:xfrm>
                        <a:prstGeom prst="can">
                          <a:avLst>
                            <a:gd name="adj" fmla="val 34833"/>
                          </a:avLst>
                        </a:prstGeom>
                        <a:solidFill>
                          <a:srgbClr val="FFFFFF"/>
                        </a:solidFill>
                        <a:ln w="38100">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 id="AutoShape 2183" o:spid="_x0000_s1026" type="#_x0000_t22" style="position:absolute;margin-left:98.45pt;margin-top:13.75pt;width:22.6pt;height:40.85pt;rotation:7921459fd;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" adj="4167" strokeweight="3pt"/>
            </w:pict>
          </mc:Fallback>
        </mc:AlternateContent>
      </w:r>
    </w:p>
    <w:p w14:paraId="6E851FA3" w14:textId="77777777" w:rsidR="00172C60" w:rsidRPr="00315221" w:rsidRDefault="008A6F68" w:rsidP="00105704">
      <w:pPr>
        <w:ind w:left="454" w:hanging="454"/>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g">
            <w:drawing>
              <wp:anchor distT="0" distB="0" distL="114300" distR="114300" simplePos="0" relativeHeight="251987968" behindDoc="0" locked="0" layoutInCell="1" allowOverlap="1" wp14:anchorId="43104ABF" wp14:editId="6310590D">
                <wp:simplePos x="0" y="0"/>
                <wp:positionH relativeFrom="column">
                  <wp:posOffset>2973450</wp:posOffset>
                </wp:positionH>
                <wp:positionV relativeFrom="paragraph">
                  <wp:posOffset>154446</wp:posOffset>
                </wp:positionV>
                <wp:extent cx="281447" cy="219086"/>
                <wp:effectExtent l="19050" t="0" r="23495" b="0"/>
                <wp:wrapNone/>
                <wp:docPr id="1826" name="Group 2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1827" name="AutoShape 2177"/>
                        <wps:cNvCnPr>
                          <a:cxnSpLocks noChangeShapeType="1"/>
                        </wps:cNvCnPr>
                        <wps:spPr bwMode="auto">
                          <a:xfrm flipH="1" flipV="1">
                            <a:off x="3778" y="7283"/>
                            <a:ext cx="318" cy="36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28" name="AutoShape 2178"/>
                        <wps:cNvCnPr>
                          <a:cxnSpLocks noChangeShapeType="1"/>
                        </wps:cNvCnPr>
                        <wps:spPr bwMode="auto">
                          <a:xfrm flipV="1">
                            <a:off x="3808" y="7331"/>
                            <a:ext cx="203" cy="14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76" o:spid="_x0000_s1026" style="position:absolute;margin-left:234.15pt;margin-top:12.15pt;width:22.15pt;height:17.25pt;rotation:-472023fd;z-index:251987968"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">
                <v:shape id="AutoShape 2177"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lecMAAADdAAAADwAAAGRycy9kb3ducmV2LnhtbERPTUsDMRC9C/0PYQre7Kx7qGXbtBSh&#10;VERBWz30Nmymm6WbyZLE7frvjSB4m8f7nNVmdJ0aOMTWi4b7WQGKpfamlUbDx3F3twAVE4mhzgtr&#10;+OYIm/XkZkWV8Vd55+GQGpVDJFakwabUV4ixtuwoznzPkrmzD45ShqFBE+iaw12HZVHM0VErucFS&#10;z4+W68vhy2mgV7Rvxd6e+vI5DPblhJ9zRK1vp+N2CSrxmP7Ff+4nk+cvygf4/Safg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gJXnDAAAA3QAAAA8AAAAAAAAAAAAA&#10;AAAAoQIAAGRycy9kb3ducmV2LnhtbFBLBQYAAAAABAAEAPkAAACRAwAAAAA=&#10;" strokeweight="1.5pt"/>
                <v:shape id="AutoShape 2178"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CORsQAAADdAAAADwAAAGRycy9kb3ducmV2LnhtbESPQWvCQBCF70L/wzKCN91owYbUVaRQ&#10;8dooeB2y02za7GySXTX++85B6G2G9+a9bza70bfqRkNsAhtYLjJQxFWwDdcGzqfPeQ4qJmSLbWAy&#10;8KAIu+3LZIOFDXf+oluZaiUhHAs04FLqCq1j5chjXISOWLTvMHhMsg61tgPeJdy3epVla+2xYWlw&#10;2NGHo+q3vHoDr+ef/pRd3paXQ+/6A17jsexzY2bTcf8OKtGY/s3P66MV/Hwl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wI5GxAAAAN0AAAAPAAAAAAAAAAAA&#10;AAAAAKECAABkcnMvZG93bnJldi54bWxQSwUGAAAAAAQABAD5AAAAkgMAAAAA&#10;" strokeweight="1.5pt"/>
              </v:group>
            </w:pict>
          </mc:Fallback>
        </mc:AlternateContent>
      </w:r>
    </w:p>
    <w:p w14:paraId="041B917A" w14:textId="77777777" w:rsidR="00172C60" w:rsidRPr="00315221" w:rsidRDefault="008A6F68" w:rsidP="00105704">
      <w:pPr>
        <w:ind w:left="454" w:hanging="454"/>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g">
            <w:drawing>
              <wp:anchor distT="0" distB="0" distL="114300" distR="114300" simplePos="0" relativeHeight="251965440" behindDoc="0" locked="0" layoutInCell="1" allowOverlap="1" wp14:anchorId="0535357F" wp14:editId="65520095">
                <wp:simplePos x="0" y="0"/>
                <wp:positionH relativeFrom="column">
                  <wp:posOffset>3699083</wp:posOffset>
                </wp:positionH>
                <wp:positionV relativeFrom="paragraph">
                  <wp:posOffset>89372</wp:posOffset>
                </wp:positionV>
                <wp:extent cx="281447" cy="219086"/>
                <wp:effectExtent l="19050" t="0" r="23495" b="0"/>
                <wp:wrapNone/>
                <wp:docPr id="2268" name="Group 2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2269" name="AutoShape 2135"/>
                        <wps:cNvCnPr>
                          <a:cxnSpLocks noChangeShapeType="1"/>
                        </wps:cNvCnPr>
                        <wps:spPr bwMode="auto">
                          <a:xfrm flipH="1" flipV="1">
                            <a:off x="3778" y="7283"/>
                            <a:ext cx="318" cy="3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0" name="AutoShape 2136"/>
                        <wps:cNvCnPr>
                          <a:cxnSpLocks noChangeShapeType="1"/>
                        </wps:cNvCnPr>
                        <wps:spPr bwMode="auto">
                          <a:xfrm flipV="1">
                            <a:off x="3808" y="7331"/>
                            <a:ext cx="203" cy="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34" o:spid="_x0000_s1026" style="position:absolute;margin-left:291.25pt;margin-top:7.05pt;width:22.15pt;height:17.25pt;rotation:-472023fd;z-index:251965440"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">
                <v:shape id="AutoShape 2135"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2Ny8YAAADdAAAADwAAAGRycy9kb3ducmV2LnhtbESPQWvCQBSE70L/w/IKvYhuGlBsmo0E&#10;S0EEUVPB6yP7mqRm34bsVtN/3xUEj8PMfMOky8G04kK9aywreJ1GIIhLqxuuFBy/PicLEM4ja2wt&#10;k4I/crDMnkYpJtpe+UCXwlciQNglqKD2vkukdGVNBt3UdsTB+7a9QR9kX0nd4zXATSvjKJpLgw2H&#10;hRo7WtVUnotfo8Bvx5vZz2G3ywvmj3y/OZ3z1Umpl+chfwfhafCP8L291grieP4GtzfhCcj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djcvGAAAA3QAAAA8AAAAAAAAA&#10;AAAAAAAAoQIAAGRycy9kb3ducmV2LnhtbFBLBQYAAAAABAAEAPkAAACUAwAAAAA=&#10;"/>
                <v:shape id="AutoShape 2136"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I1MIAAADdAAAADwAAAGRycy9kb3ducmV2LnhtbERPz2vCMBS+C/4P4QleRNP2MKUzyhAG&#10;4mEw7cHjI3lry5qXmmS1/vfmMPD48f3e7kfbiYF8aB0ryFcZCGLtTMu1guryudyACBHZYOeYFDwo&#10;wH43nWyxNO7O3zScYy1SCIcSFTQx9qWUQTdkMaxcT5y4H+ctxgR9LY3Hewq3nSyy7E1abDk1NNjT&#10;oSH9e/6zCtpT9VUNi1v0enPKrz4Pl2unlZrPxo93EJHG+BL/u49GQVGs0/70Jj0Bu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tI1MIAAADdAAAADwAAAAAAAAAAAAAA&#10;AAChAgAAZHJzL2Rvd25yZXYueG1sUEsFBgAAAAAEAAQA+QAAAJADAAAAAA==&#10;"/>
              </v:group>
            </w:pict>
          </mc:Fallback>
        </mc:AlternateContent>
      </w:r>
      <w:r>
        <w:rPr>
          <w:rFonts w:asciiTheme="minorHAnsi" w:hAnsiTheme="minorHAnsi" w:cs="Arial"/>
          <w:noProof/>
          <w:color w:val="7F7F7F" w:themeColor="text1" w:themeTint="80"/>
        </w:rPr>
        <mc:AlternateContent>
          <mc:Choice Requires="wps">
            <w:drawing>
              <wp:anchor distT="0" distB="0" distL="114300" distR="114300" simplePos="0" relativeHeight="251995136" behindDoc="0" locked="0" layoutInCell="1" allowOverlap="1" wp14:anchorId="15ED3DDB" wp14:editId="496AB959">
                <wp:simplePos x="0" y="0"/>
                <wp:positionH relativeFrom="column">
                  <wp:posOffset>3933974</wp:posOffset>
                </wp:positionH>
                <wp:positionV relativeFrom="paragraph">
                  <wp:posOffset>112288</wp:posOffset>
                </wp:positionV>
                <wp:extent cx="287201" cy="488921"/>
                <wp:effectExtent l="32702" t="119698" r="31433" b="107632"/>
                <wp:wrapNone/>
                <wp:docPr id="1835" name="AutoShape 2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252312">
                          <a:off x="0" y="0"/>
                          <a:ext cx="287201" cy="488921"/>
                        </a:xfrm>
                        <a:prstGeom prst="can">
                          <a:avLst>
                            <a:gd name="adj" fmla="val 32833"/>
                          </a:avLst>
                        </a:prstGeom>
                        <a:solidFill>
                          <a:srgbClr val="FFFFFF"/>
                        </a:solidFill>
                        <a:ln w="38100">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 id="AutoShape 2185" o:spid="_x0000_s1026" type="#_x0000_t22" style="position:absolute;margin-left:309.75pt;margin-top:8.85pt;width:22.6pt;height:38.5pt;rotation:7921459fd;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" adj="4166" strokeweight="3pt"/>
            </w:pict>
          </mc:Fallback>
        </mc:AlternateContent>
      </w:r>
      <w:r>
        <w:rPr>
          <w:rFonts w:asciiTheme="minorHAnsi" w:hAnsiTheme="minorHAnsi" w:cs="Arial"/>
          <w:noProof/>
          <w:color w:val="7F7F7F" w:themeColor="text1" w:themeTint="80"/>
        </w:rPr>
        <mc:AlternateContent>
          <mc:Choice Requires="wpg">
            <w:drawing>
              <wp:anchor distT="0" distB="0" distL="114300" distR="114300" simplePos="0" relativeHeight="251997184" behindDoc="0" locked="0" layoutInCell="1" allowOverlap="1" wp14:anchorId="1E556D6A" wp14:editId="4E534C6E">
                <wp:simplePos x="0" y="0"/>
                <wp:positionH relativeFrom="column">
                  <wp:posOffset>1567273</wp:posOffset>
                </wp:positionH>
                <wp:positionV relativeFrom="paragraph">
                  <wp:posOffset>143762</wp:posOffset>
                </wp:positionV>
                <wp:extent cx="281447" cy="219086"/>
                <wp:effectExtent l="19050" t="0" r="23495" b="0"/>
                <wp:wrapNone/>
                <wp:docPr id="1837" name="Group 2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1838" name="AutoShape 2188"/>
                        <wps:cNvCnPr>
                          <a:cxnSpLocks noChangeShapeType="1"/>
                        </wps:cNvCnPr>
                        <wps:spPr bwMode="auto">
                          <a:xfrm flipH="1" flipV="1">
                            <a:off x="3778" y="7283"/>
                            <a:ext cx="318" cy="3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9" name="AutoShape 2189"/>
                        <wps:cNvCnPr>
                          <a:cxnSpLocks noChangeShapeType="1"/>
                        </wps:cNvCnPr>
                        <wps:spPr bwMode="auto">
                          <a:xfrm flipV="1">
                            <a:off x="3808" y="7331"/>
                            <a:ext cx="203" cy="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87" o:spid="_x0000_s1026" style="position:absolute;margin-left:123.4pt;margin-top:11.3pt;width:22.15pt;height:17.25pt;rotation:-472023fd;z-index:251997184"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">
                <v:shape id="AutoShape 2188"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JNjscAAADdAAAADwAAAGRycy9kb3ducmV2LnhtbESPQWvCQBCF74L/YRmhl1I3tlQkukpQ&#10;CkUoaip4HbJjEs3OhuxW03/fORS8zfDevPfNYtW7Rt2oC7VnA5NxAoq48Lbm0sDx++NlBipEZIuN&#10;ZzLwSwFWy+Fggan1dz7QLY+lkhAOKRqoYmxTrUNRkcMw9i2xaGffOYyydqW2Hd4l3DX6NUmm2mHN&#10;0lBhS+uKimv+4wzEr+ft++Ww22U58ybbb0/XbH0y5mnUZ3NQkfr4MP9ff1rBn70JrnwjI+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kk2OxwAAAN0AAAAPAAAAAAAA&#10;AAAAAAAAAKECAABkcnMvZG93bnJldi54bWxQSwUGAAAAAAQABAD5AAAAlQMAAAAA&#10;"/>
                <v:shape id="AutoShape 2189"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sSSsMAAADdAAAADwAAAGRycy9kb3ducmV2LnhtbERPTWvCQBC9F/wPywi9lLqJQkmjq5RC&#10;QTwI1Rw8DrtjEszOxt1tTP+9KxR6m8f7nNVmtJ0YyIfWsYJ8loEg1s60XCuojl+vBYgQkQ12jknB&#10;LwXYrCdPKyyNu/E3DYdYixTCoUQFTYx9KWXQDVkMM9cTJ+7svMWYoK+l8XhL4baT8yx7kxZbTg0N&#10;9vTZkL4cfqyCdlftq+HlGr0udvnJ5+F46rRSz9PxYwki0hj/xX/urUnzi8U7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bEkrDAAAA3QAAAA8AAAAAAAAAAAAA&#10;AAAAoQIAAGRycy9kb3ducmV2LnhtbFBLBQYAAAAABAAEAPkAAACRAwAAAAA=&#10;"/>
              </v:group>
            </w:pict>
          </mc:Fallback>
        </mc:AlternateContent>
      </w:r>
    </w:p>
    <w:p w14:paraId="30A8A01B" w14:textId="77777777" w:rsidR="00172C60" w:rsidRPr="00315221" w:rsidRDefault="004D0A92">
      <w:pPr>
        <w:rPr>
          <w:rFonts w:ascii="Arial" w:hAnsi="Arial" w:cs="Arial"/>
          <w:color w:val="7F7F7F" w:themeColor="text1" w:themeTint="80"/>
        </w:rPr>
      </w:pPr>
      <w:r>
        <w:rPr>
          <w:rFonts w:ascii="Arial" w:hAnsi="Arial" w:cs="Arial"/>
          <w:noProof/>
          <w:color w:val="7F7F7F" w:themeColor="text1" w:themeTint="80"/>
        </w:rPr>
        <mc:AlternateContent>
          <mc:Choice Requires="wps">
            <w:drawing>
              <wp:anchor distT="0" distB="0" distL="114300" distR="114300" simplePos="0" relativeHeight="252021760" behindDoc="0" locked="0" layoutInCell="1" allowOverlap="1" wp14:anchorId="6CA7F864" wp14:editId="02F10BC5">
                <wp:simplePos x="0" y="0"/>
                <wp:positionH relativeFrom="column">
                  <wp:posOffset>251327</wp:posOffset>
                </wp:positionH>
                <wp:positionV relativeFrom="paragraph">
                  <wp:posOffset>3197225</wp:posOffset>
                </wp:positionV>
                <wp:extent cx="5826125" cy="277495"/>
                <wp:effectExtent l="0" t="0" r="3175" b="8255"/>
                <wp:wrapNone/>
                <wp:docPr id="2108" name="Text Box 2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12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2C61B" w14:textId="77777777" w:rsidR="00B53E60" w:rsidRPr="006E4951" w:rsidRDefault="00B53E60" w:rsidP="00A979F2">
                            <w:pPr>
                              <w:jc w:val="center"/>
                              <w:rPr>
                                <w:rFonts w:asciiTheme="minorHAnsi" w:hAnsiTheme="minorHAnsi" w:cs="Arial"/>
                                <w:i/>
                              </w:rPr>
                            </w:pPr>
                            <w:r w:rsidRPr="006E4951">
                              <w:rPr>
                                <w:rFonts w:asciiTheme="minorHAnsi" w:hAnsiTheme="minorHAnsi" w:cs="Arial"/>
                                <w:i/>
                              </w:rPr>
                              <w:t>Figure 4 : schéma cinématique ensemble de pendulation</w:t>
                            </w:r>
                            <w:r>
                              <w:rPr>
                                <w:rFonts w:asciiTheme="minorHAnsi" w:hAnsiTheme="minorHAnsi" w:cs="Arial"/>
                                <w:i/>
                              </w:rPr>
                              <w:t xml:space="preserve"> (un seul actionneur représenté)</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223" o:spid="_x0000_s1172" type="#_x0000_t202" style="position:absolute;margin-left:19.8pt;margin-top:251.75pt;width:458.75pt;height:21.85pt;z-index:252021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" stroked="f">
                <v:textbox style="mso-fit-shape-to-text:t">
                  <w:txbxContent>
                    <w:p w:rsidR="00292822" w:rsidRPr="006E4951" w:rsidRDefault="00292822" w:rsidP="00A979F2">
                      <w:pPr>
                        <w:jc w:val="center"/>
                        <w:rPr>
                          <w:rFonts w:asciiTheme="minorHAnsi" w:hAnsiTheme="minorHAnsi" w:cs="Arial"/>
                          <w:i/>
                        </w:rPr>
                      </w:pPr>
                      <w:r w:rsidRPr="006E4951">
                        <w:rPr>
                          <w:rFonts w:asciiTheme="minorHAnsi" w:hAnsiTheme="minorHAnsi" w:cs="Arial"/>
                          <w:i/>
                        </w:rPr>
                        <w:t xml:space="preserve">Figure 4 : schéma cinématique ensemble de </w:t>
                      </w:r>
                      <w:proofErr w:type="spellStart"/>
                      <w:r w:rsidRPr="006E4951">
                        <w:rPr>
                          <w:rFonts w:asciiTheme="minorHAnsi" w:hAnsiTheme="minorHAnsi" w:cs="Arial"/>
                          <w:i/>
                        </w:rPr>
                        <w:t>pendulation</w:t>
                      </w:r>
                      <w:proofErr w:type="spellEnd"/>
                      <w:r>
                        <w:rPr>
                          <w:rFonts w:asciiTheme="minorHAnsi" w:hAnsiTheme="minorHAnsi" w:cs="Arial"/>
                          <w:i/>
                        </w:rPr>
                        <w:t xml:space="preserve"> (un seul actionneur représenté)</w:t>
                      </w:r>
                    </w:p>
                  </w:txbxContent>
                </v:textbox>
              </v:shape>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2144640" behindDoc="0" locked="0" layoutInCell="1" allowOverlap="1" wp14:anchorId="745D265B" wp14:editId="34956E31">
                <wp:simplePos x="0" y="0"/>
                <wp:positionH relativeFrom="column">
                  <wp:posOffset>1664335</wp:posOffset>
                </wp:positionH>
                <wp:positionV relativeFrom="paragraph">
                  <wp:posOffset>1455420</wp:posOffset>
                </wp:positionV>
                <wp:extent cx="1003300" cy="683895"/>
                <wp:effectExtent l="0" t="0" r="0" b="0"/>
                <wp:wrapNone/>
                <wp:docPr id="2248" name="Arc 2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934975">
                          <a:off x="0" y="0"/>
                          <a:ext cx="1003300" cy="683895"/>
                        </a:xfrm>
                        <a:custGeom>
                          <a:avLst/>
                          <a:gdLst>
                            <a:gd name="T0" fmla="*/ 666534 w 1003300"/>
                            <a:gd name="T1" fmla="*/ 18999 h 683895"/>
                            <a:gd name="T2" fmla="*/ 1002872 w 1003300"/>
                            <a:gd name="T3" fmla="*/ 327826 h 683895"/>
                            <a:gd name="T4" fmla="*/ 0 60000 65536"/>
                            <a:gd name="T5" fmla="*/ 0 60000 65536"/>
                          </a:gdLst>
                          <a:ahLst/>
                          <a:cxnLst>
                            <a:cxn ang="T4">
                              <a:pos x="T0" y="T1"/>
                            </a:cxn>
                            <a:cxn ang="T5">
                              <a:pos x="T2" y="T3"/>
                            </a:cxn>
                          </a:cxnLst>
                          <a:rect l="0" t="0" r="r" b="b"/>
                          <a:pathLst>
                            <a:path w="1003300" h="683895" stroke="0">
                              <a:moveTo>
                                <a:pt x="666534" y="18999"/>
                              </a:moveTo>
                              <a:cubicBezTo>
                                <a:pt x="861005" y="65133"/>
                                <a:pt x="994368" y="187587"/>
                                <a:pt x="1002872" y="327826"/>
                              </a:cubicBezTo>
                              <a:lnTo>
                                <a:pt x="501650" y="341948"/>
                              </a:lnTo>
                              <a:lnTo>
                                <a:pt x="666534" y="18999"/>
                              </a:lnTo>
                              <a:close/>
                            </a:path>
                            <a:path w="1003300" h="683895" fill="none">
                              <a:moveTo>
                                <a:pt x="666534" y="18999"/>
                              </a:moveTo>
                              <a:cubicBezTo>
                                <a:pt x="861005" y="65133"/>
                                <a:pt x="994368" y="187587"/>
                                <a:pt x="1002872" y="327826"/>
                              </a:cubicBezTo>
                            </a:path>
                          </a:pathLst>
                        </a:cu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rc 2392" o:spid="_x0000_s1026" style="position:absolute;margin-left:131.05pt;margin-top:114.6pt;width:79pt;height:53.85pt;rotation:-3205775fd;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3300,683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" path="m666534,18999nsc861005,65133,994368,187587,1002872,327826l501650,341948,666534,18999xem666534,18999nfc861005,65133,994368,187587,1002872,327826e" filled="f" strokecolor="black [3213]">
                <v:path arrowok="t" o:connecttype="custom" o:connectlocs="666534,18999;1002872,327826" o:connectangles="0,0"/>
              </v:shape>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2157952" behindDoc="0" locked="0" layoutInCell="1" allowOverlap="1" wp14:anchorId="63B12564" wp14:editId="1DF45422">
                <wp:simplePos x="0" y="0"/>
                <wp:positionH relativeFrom="column">
                  <wp:posOffset>1546749</wp:posOffset>
                </wp:positionH>
                <wp:positionV relativeFrom="paragraph">
                  <wp:posOffset>1594802</wp:posOffset>
                </wp:positionV>
                <wp:extent cx="1003300" cy="683895"/>
                <wp:effectExtent l="0" t="0" r="0" b="0"/>
                <wp:wrapNone/>
                <wp:docPr id="2249" name="Arc 10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934975">
                          <a:off x="0" y="0"/>
                          <a:ext cx="1003300" cy="683895"/>
                        </a:xfrm>
                        <a:custGeom>
                          <a:avLst/>
                          <a:gdLst>
                            <a:gd name="T0" fmla="*/ 666534 w 1003300"/>
                            <a:gd name="T1" fmla="*/ 18999 h 683895"/>
                            <a:gd name="T2" fmla="*/ 1002872 w 1003300"/>
                            <a:gd name="T3" fmla="*/ 327826 h 683895"/>
                            <a:gd name="T4" fmla="*/ 0 60000 65536"/>
                            <a:gd name="T5" fmla="*/ 0 60000 65536"/>
                          </a:gdLst>
                          <a:ahLst/>
                          <a:cxnLst>
                            <a:cxn ang="T4">
                              <a:pos x="T0" y="T1"/>
                            </a:cxn>
                            <a:cxn ang="T5">
                              <a:pos x="T2" y="T3"/>
                            </a:cxn>
                          </a:cxnLst>
                          <a:rect l="0" t="0" r="r" b="b"/>
                          <a:pathLst>
                            <a:path w="1003300" h="683895" stroke="0">
                              <a:moveTo>
                                <a:pt x="666534" y="18999"/>
                              </a:moveTo>
                              <a:cubicBezTo>
                                <a:pt x="861005" y="65133"/>
                                <a:pt x="994368" y="187587"/>
                                <a:pt x="1002872" y="327826"/>
                              </a:cubicBezTo>
                              <a:lnTo>
                                <a:pt x="501650" y="341948"/>
                              </a:lnTo>
                              <a:lnTo>
                                <a:pt x="666534" y="18999"/>
                              </a:lnTo>
                              <a:close/>
                            </a:path>
                            <a:path w="1003300" h="683895" fill="none">
                              <a:moveTo>
                                <a:pt x="666534" y="18999"/>
                              </a:moveTo>
                              <a:cubicBezTo>
                                <a:pt x="861005" y="65133"/>
                                <a:pt x="994368" y="187587"/>
                                <a:pt x="1002872" y="327826"/>
                              </a:cubicBezTo>
                            </a:path>
                          </a:pathLst>
                        </a:cu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rc 10241" o:spid="_x0000_s1026" style="position:absolute;margin-left:121.8pt;margin-top:125.55pt;width:79pt;height:53.85pt;rotation:-3205775fd;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3300,683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" path="m666534,18999nsc861005,65133,994368,187587,1002872,327826l501650,341948,666534,18999xem666534,18999nfc861005,65133,994368,187587,1002872,327826e" filled="f" strokecolor="black [3213]">
                <v:path arrowok="t" o:connecttype="custom" o:connectlocs="666534,18999;1002872,327826" o:connectangles="0,0"/>
              </v:shape>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59296" behindDoc="0" locked="0" layoutInCell="1" allowOverlap="1" wp14:anchorId="414C57EB" wp14:editId="28D5BBB9">
                <wp:simplePos x="0" y="0"/>
                <wp:positionH relativeFrom="column">
                  <wp:posOffset>1668145</wp:posOffset>
                </wp:positionH>
                <wp:positionV relativeFrom="paragraph">
                  <wp:posOffset>2052749</wp:posOffset>
                </wp:positionV>
                <wp:extent cx="191135" cy="157480"/>
                <wp:effectExtent l="133350" t="114300" r="0" b="33020"/>
                <wp:wrapNone/>
                <wp:docPr id="2260" name="Arc 2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3271097" flipV="1">
                          <a:off x="0" y="0"/>
                          <a:ext cx="191135" cy="157480"/>
                        </a:xfrm>
                        <a:custGeom>
                          <a:avLst/>
                          <a:gdLst>
                            <a:gd name="T0" fmla="*/ 0 w 21600"/>
                            <a:gd name="T1" fmla="*/ 341 h 21600"/>
                            <a:gd name="T2" fmla="*/ 786 w 21600"/>
                            <a:gd name="T3" fmla="*/ 405 h 21600"/>
                            <a:gd name="T4" fmla="*/ 390 w 21600"/>
                            <a:gd name="T5" fmla="*/ 40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18164"/>
                              </a:moveTo>
                              <a:cubicBezTo>
                                <a:pt x="1686" y="7696"/>
                                <a:pt x="10721" y="-1"/>
                                <a:pt x="21325" y="0"/>
                              </a:cubicBezTo>
                              <a:cubicBezTo>
                                <a:pt x="33254" y="0"/>
                                <a:pt x="42925" y="9670"/>
                                <a:pt x="42925" y="21600"/>
                              </a:cubicBezTo>
                            </a:path>
                            <a:path w="21600" h="21600" stroke="0" extrusionOk="0">
                              <a:moveTo>
                                <a:pt x="-1" y="18164"/>
                              </a:moveTo>
                              <a:cubicBezTo>
                                <a:pt x="1686" y="7696"/>
                                <a:pt x="10721" y="-1"/>
                                <a:pt x="21325" y="0"/>
                              </a:cubicBezTo>
                              <a:cubicBezTo>
                                <a:pt x="33254" y="0"/>
                                <a:pt x="42925" y="9670"/>
                                <a:pt x="42925" y="21600"/>
                              </a:cubicBezTo>
                              <a:lnTo>
                                <a:pt x="21325" y="21600"/>
                              </a:lnTo>
                              <a:lnTo>
                                <a:pt x="-1" y="18164"/>
                              </a:lnTo>
                              <a:close/>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rc 2126" o:spid="_x0000_s1026" style="position:absolute;margin-left:131.35pt;margin-top:161.65pt;width:15.05pt;height:12.4pt;rotation:9097383fd;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" path="m-1,18164nfc1686,7696,10721,-1,21325,,33254,,42925,9670,42925,21600em-1,18164nsc1686,7696,10721,-1,21325,,33254,,42925,9670,42925,21600r-21600,l-1,18164xe" filled="f" strokeweight="1.25pt">
                <v:path arrowok="t" o:extrusionok="f" o:connecttype="custom" o:connectlocs="0,2486;6955,2953;3451,2953" o:connectangles="0,0,0"/>
              </v:shape>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2012544" behindDoc="0" locked="0" layoutInCell="1" allowOverlap="1" wp14:anchorId="2A8F6A85" wp14:editId="5AF640A3">
                <wp:simplePos x="0" y="0"/>
                <wp:positionH relativeFrom="column">
                  <wp:posOffset>1092200</wp:posOffset>
                </wp:positionH>
                <wp:positionV relativeFrom="paragraph">
                  <wp:posOffset>1582420</wp:posOffset>
                </wp:positionV>
                <wp:extent cx="881380" cy="503555"/>
                <wp:effectExtent l="0" t="0" r="33020" b="29845"/>
                <wp:wrapNone/>
                <wp:docPr id="2374" name="AutoShape 2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1380" cy="50355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2212" o:spid="_x0000_s1026" type="#_x0000_t32" style="position:absolute;margin-left:86pt;margin-top:124.6pt;width:69.4pt;height:39.65pt;flip:x 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" strokeweight="1.5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58272" behindDoc="0" locked="0" layoutInCell="1" allowOverlap="1" wp14:anchorId="341AA2A1" wp14:editId="7CDDC62A">
                <wp:simplePos x="0" y="0"/>
                <wp:positionH relativeFrom="column">
                  <wp:posOffset>1493594</wp:posOffset>
                </wp:positionH>
                <wp:positionV relativeFrom="paragraph">
                  <wp:posOffset>2025371</wp:posOffset>
                </wp:positionV>
                <wp:extent cx="265043" cy="282301"/>
                <wp:effectExtent l="10478" t="27622" r="12382" b="12383"/>
                <wp:wrapNone/>
                <wp:docPr id="2259" name="Oval 2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814665">
                          <a:off x="0" y="0"/>
                          <a:ext cx="265043" cy="282301"/>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oval id="Oval 2125" o:spid="_x0000_s1026" style="position:absolute;margin-left:117.6pt;margin-top:159.5pt;width:20.85pt;height:22.25pt;rotation:6351165fd;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" strokeweight="1.25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53152" behindDoc="0" locked="0" layoutInCell="1" allowOverlap="1" wp14:anchorId="630824A1" wp14:editId="4A721991">
                <wp:simplePos x="0" y="0"/>
                <wp:positionH relativeFrom="column">
                  <wp:posOffset>2973450</wp:posOffset>
                </wp:positionH>
                <wp:positionV relativeFrom="paragraph">
                  <wp:posOffset>422312</wp:posOffset>
                </wp:positionV>
                <wp:extent cx="180351" cy="191129"/>
                <wp:effectExtent l="0" t="0" r="29210" b="19050"/>
                <wp:wrapNone/>
                <wp:docPr id="2251" name="AutoShape 2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351" cy="191129"/>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213" o:spid="_x0000_s1026" type="#_x0000_t32" style="position:absolute;margin-left:234.15pt;margin-top:33.25pt;width:14.2pt;height:15.05pt;flip: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" strokeweight="1.25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54176" behindDoc="0" locked="0" layoutInCell="1" allowOverlap="1" wp14:anchorId="164BAACB" wp14:editId="6FE3DC6C">
                <wp:simplePos x="0" y="0"/>
                <wp:positionH relativeFrom="column">
                  <wp:posOffset>1406648</wp:posOffset>
                </wp:positionH>
                <wp:positionV relativeFrom="paragraph">
                  <wp:posOffset>2162803</wp:posOffset>
                </wp:positionV>
                <wp:extent cx="214872" cy="257210"/>
                <wp:effectExtent l="0" t="0" r="33020" b="28575"/>
                <wp:wrapNone/>
                <wp:docPr id="2252" name="AutoShape 2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872" cy="2572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18" o:spid="_x0000_s1026" type="#_x0000_t32" style="position:absolute;margin-left:110.75pt;margin-top:170.3pt;width:16.9pt;height:20.25pt;flip:x;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" strokeweight="1.25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55200" behindDoc="0" locked="0" layoutInCell="1" allowOverlap="1" wp14:anchorId="138C21A9" wp14:editId="01F3FEC7">
                <wp:simplePos x="0" y="0"/>
                <wp:positionH relativeFrom="column">
                  <wp:posOffset>2839596</wp:posOffset>
                </wp:positionH>
                <wp:positionV relativeFrom="paragraph">
                  <wp:posOffset>1491311</wp:posOffset>
                </wp:positionV>
                <wp:extent cx="241643" cy="303468"/>
                <wp:effectExtent l="0" t="0" r="6350" b="1905"/>
                <wp:wrapNone/>
                <wp:docPr id="2253" name="Text Box 2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43" cy="303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EC846F" w14:textId="77777777" w:rsidR="00B53E60" w:rsidRPr="00834EF0" w:rsidRDefault="00B53E60" w:rsidP="00172C60">
                            <w:pPr>
                              <w:rPr>
                                <w:rFonts w:asciiTheme="minorHAnsi" w:hAnsiTheme="minorHAnsi"/>
                                <w:b/>
                              </w:rPr>
                            </w:pPr>
                            <w:r w:rsidRPr="00834EF0">
                              <w:rPr>
                                <w:rFonts w:asciiTheme="minorHAnsi" w:hAnsiTheme="minorHAnsi"/>
                                <w:b/>
                              </w:rPr>
                              <w:t>3</w:t>
                            </w:r>
                          </w:p>
                        </w:txbxContent>
                      </wps:txbx>
                      <wps:bodyPr rot="0" vert="horz" wrap="square" lIns="91440" tIns="45720" rIns="91440" bIns="45720" anchor="t" anchorCtr="0" upright="1">
                        <a:noAutofit/>
                      </wps:bodyPr>
                    </wps:wsp>
                  </a:graphicData>
                </a:graphic>
              </wp:anchor>
            </w:drawing>
          </mc:Choice>
          <mc:Fallback>
            <w:pict>
              <v:shape id="Text Box 2119" o:spid="_x0000_s1173" type="#_x0000_t202" style="position:absolute;margin-left:223.6pt;margin-top:117.45pt;width:19.05pt;height:23.9pt;z-index:25195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" stroked="f">
                <v:textbox>
                  <w:txbxContent>
                    <w:p w:rsidR="00292822" w:rsidRPr="00834EF0" w:rsidRDefault="00292822" w:rsidP="00172C60">
                      <w:pPr>
                        <w:rPr>
                          <w:rFonts w:asciiTheme="minorHAnsi" w:hAnsiTheme="minorHAnsi"/>
                          <w:b/>
                        </w:rPr>
                      </w:pPr>
                      <w:r w:rsidRPr="00834EF0">
                        <w:rPr>
                          <w:rFonts w:asciiTheme="minorHAnsi" w:hAnsiTheme="minorHAnsi"/>
                          <w:b/>
                        </w:rPr>
                        <w:t>3</w:t>
                      </w:r>
                    </w:p>
                  </w:txbxContent>
                </v:textbox>
              </v:shape>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56224" behindDoc="0" locked="0" layoutInCell="1" allowOverlap="1" wp14:anchorId="0881DC7B" wp14:editId="78F41966">
                <wp:simplePos x="0" y="0"/>
                <wp:positionH relativeFrom="column">
                  <wp:posOffset>2146018</wp:posOffset>
                </wp:positionH>
                <wp:positionV relativeFrom="paragraph">
                  <wp:posOffset>2626392</wp:posOffset>
                </wp:positionV>
                <wp:extent cx="241643" cy="303468"/>
                <wp:effectExtent l="0" t="0" r="6350" b="1905"/>
                <wp:wrapNone/>
                <wp:docPr id="2254" name="Text Box 2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43" cy="303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178974" w14:textId="77777777" w:rsidR="00B53E60" w:rsidRPr="00834EF0" w:rsidRDefault="00B53E60" w:rsidP="00172C60">
                            <w:pPr>
                              <w:rPr>
                                <w:rFonts w:asciiTheme="minorHAnsi" w:hAnsiTheme="minorHAnsi"/>
                                <w:b/>
                              </w:rPr>
                            </w:pPr>
                            <w:r w:rsidRPr="00834EF0">
                              <w:rPr>
                                <w:rFonts w:asciiTheme="minorHAnsi" w:hAnsiTheme="minorHAnsi"/>
                                <w:b/>
                              </w:rPr>
                              <w:t>1</w:t>
                            </w:r>
                          </w:p>
                        </w:txbxContent>
                      </wps:txbx>
                      <wps:bodyPr rot="0" vert="horz" wrap="square" lIns="91440" tIns="45720" rIns="91440" bIns="45720" anchor="t" anchorCtr="0" upright="1">
                        <a:noAutofit/>
                      </wps:bodyPr>
                    </wps:wsp>
                  </a:graphicData>
                </a:graphic>
              </wp:anchor>
            </w:drawing>
          </mc:Choice>
          <mc:Fallback>
            <w:pict>
              <v:shape id="Text Box 2120" o:spid="_x0000_s1174" type="#_x0000_t202" style="position:absolute;margin-left:169pt;margin-top:206.8pt;width:19.05pt;height:23.9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" stroked="f">
                <v:textbox>
                  <w:txbxContent>
                    <w:p w:rsidR="00292822" w:rsidRPr="00834EF0" w:rsidRDefault="00292822" w:rsidP="00172C60">
                      <w:pPr>
                        <w:rPr>
                          <w:rFonts w:asciiTheme="minorHAnsi" w:hAnsiTheme="minorHAnsi"/>
                          <w:b/>
                        </w:rPr>
                      </w:pPr>
                      <w:r w:rsidRPr="00834EF0">
                        <w:rPr>
                          <w:rFonts w:asciiTheme="minorHAnsi" w:hAnsiTheme="minorHAnsi"/>
                          <w:b/>
                        </w:rPr>
                        <w:t>1</w:t>
                      </w:r>
                    </w:p>
                  </w:txbxContent>
                </v:textbox>
              </v:shape>
            </w:pict>
          </mc:Fallback>
        </mc:AlternateContent>
      </w:r>
      <w:r w:rsidR="008A6F68">
        <w:rPr>
          <w:rFonts w:ascii="Arial" w:hAnsi="Arial" w:cs="Arial"/>
          <w:noProof/>
          <w:color w:val="7F7F7F" w:themeColor="text1" w:themeTint="80"/>
        </w:rPr>
        <mc:AlternateContent>
          <mc:Choice Requires="wpg">
            <w:drawing>
              <wp:anchor distT="0" distB="0" distL="114300" distR="114300" simplePos="0" relativeHeight="251957248" behindDoc="0" locked="0" layoutInCell="1" allowOverlap="1" wp14:anchorId="477F5029" wp14:editId="7A331805">
                <wp:simplePos x="0" y="0"/>
                <wp:positionH relativeFrom="column">
                  <wp:posOffset>2776695</wp:posOffset>
                </wp:positionH>
                <wp:positionV relativeFrom="paragraph">
                  <wp:posOffset>424332</wp:posOffset>
                </wp:positionV>
                <wp:extent cx="320242" cy="357885"/>
                <wp:effectExtent l="0" t="0" r="118428" b="347027"/>
                <wp:wrapNone/>
                <wp:docPr id="2255" name="Group 2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8402109">
                          <a:off x="0" y="0"/>
                          <a:ext cx="320242" cy="357885"/>
                          <a:chOff x="3507" y="8606"/>
                          <a:chExt cx="729" cy="807"/>
                        </a:xfrm>
                      </wpg:grpSpPr>
                      <wps:wsp>
                        <wps:cNvPr id="2256" name="Oval 2122"/>
                        <wps:cNvSpPr>
                          <a:spLocks noChangeArrowheads="1"/>
                        </wps:cNvSpPr>
                        <wps:spPr bwMode="auto">
                          <a:xfrm>
                            <a:off x="3632" y="8800"/>
                            <a:ext cx="604" cy="613"/>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wps:wsp>
                        <wps:cNvPr id="2257" name="Arc 2123"/>
                        <wps:cNvSpPr>
                          <a:spLocks/>
                        </wps:cNvSpPr>
                        <wps:spPr bwMode="auto">
                          <a:xfrm rot="6925613" flipV="1">
                            <a:off x="3317" y="8796"/>
                            <a:ext cx="786" cy="405"/>
                          </a:xfrm>
                          <a:custGeom>
                            <a:avLst/>
                            <a:gdLst>
                              <a:gd name="T0" fmla="*/ 0 w 21600"/>
                              <a:gd name="T1" fmla="*/ 341 h 21600"/>
                              <a:gd name="T2" fmla="*/ 786 w 21600"/>
                              <a:gd name="T3" fmla="*/ 405 h 21600"/>
                              <a:gd name="T4" fmla="*/ 390 w 21600"/>
                              <a:gd name="T5" fmla="*/ 40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18164"/>
                                </a:moveTo>
                                <a:cubicBezTo>
                                  <a:pt x="1686" y="7696"/>
                                  <a:pt x="10721" y="-1"/>
                                  <a:pt x="21325" y="0"/>
                                </a:cubicBezTo>
                                <a:cubicBezTo>
                                  <a:pt x="33254" y="0"/>
                                  <a:pt x="42925" y="9670"/>
                                  <a:pt x="42925" y="21600"/>
                                </a:cubicBezTo>
                              </a:path>
                              <a:path w="21600" h="21600" stroke="0" extrusionOk="0">
                                <a:moveTo>
                                  <a:pt x="-1" y="18164"/>
                                </a:moveTo>
                                <a:cubicBezTo>
                                  <a:pt x="1686" y="7696"/>
                                  <a:pt x="10721" y="-1"/>
                                  <a:pt x="21325" y="0"/>
                                </a:cubicBezTo>
                                <a:cubicBezTo>
                                  <a:pt x="33254" y="0"/>
                                  <a:pt x="42925" y="9670"/>
                                  <a:pt x="42925" y="21600"/>
                                </a:cubicBezTo>
                                <a:lnTo>
                                  <a:pt x="21325" y="21600"/>
                                </a:lnTo>
                                <a:lnTo>
                                  <a:pt x="-1" y="18164"/>
                                </a:lnTo>
                                <a:close/>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Group 2121" o:spid="_x0000_s1026" style="position:absolute;margin-left:218.65pt;margin-top:33.4pt;width:25.2pt;height:28.2pt;rotation:-3492950fd;z-index:251957248" coordorigin="3507,8606" coordsize="729,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">
                <v:oval id="Oval 2122" o:spid="_x0000_s1027" style="position:absolute;left:3632;top:8800;width:604;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0sMMA&#10;AADdAAAADwAAAGRycy9kb3ducmV2LnhtbESPX2vCMBTF3wd+h3AF32ZqQZnVKCIOfJExFfHx0lyT&#10;YnNTmszWb28Ggz0ezp8fZ7nuXS0e1IbKs4LJOANBXHpdsVFwPn2+f4AIEVlj7ZkUPCnAejV4W2Kh&#10;fcff9DhGI9IIhwIV2BibQspQWnIYxr4hTt7Ntw5jkq2RusUujbta5lk2kw4rTgSLDW0tlffjj0uQ&#10;XT457Puv5/VSnsluO9PMTafUaNhvFiAi9fE//NfeawV5Pp3B75v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c0sMMAAADdAAAADwAAAAAAAAAAAAAAAACYAgAAZHJzL2Rv&#10;d25yZXYueG1sUEsFBgAAAAAEAAQA9QAAAIgDAAAAAA==&#10;" strokeweight="1.25pt"/>
                <v:shape id="Arc 2123" o:spid="_x0000_s1028" style="position:absolute;left:3317;top:8796;width:786;height:405;rotation:-7564616fd;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JWycYA&#10;AADdAAAADwAAAGRycy9kb3ducmV2LnhtbESPQWvCQBSE70L/w/IK3nRjsFWiq5SIEC8t2mJ7fGSf&#10;SWz2bdhdNf333ULB4zAz3zDLdW9acSXnG8sKJuMEBHFpdcOVgo/37WgOwgdkja1lUvBDHtarh8ES&#10;M21vvKfrIVQiQthnqKAOocuk9GVNBv3YdsTRO1lnMETpKqkd3iLctDJNkmdpsOG4UGNHeU3l9+Fi&#10;FGx25+nrMXGbXuf519vUFtp8FkoNH/uXBYhAfbiH/9uFVpCmTzP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JWycYAAADdAAAADwAAAAAAAAAAAAAAAACYAgAAZHJz&#10;L2Rvd25yZXYueG1sUEsFBgAAAAAEAAQA9QAAAIsDAAAAAA==&#10;" path="m-1,18164nfc1686,7696,10721,-1,21325,,33254,,42925,9670,42925,21600em-1,18164nsc1686,7696,10721,-1,21325,,33254,,42925,9670,42925,21600r-21600,l-1,18164xe" filled="f" strokeweight="1.25pt">
                  <v:path arrowok="t" o:extrusionok="f" o:connecttype="custom" o:connectlocs="0,6;29,8;14,8" o:connectangles="0,0,0"/>
                </v:shape>
              </v:group>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60320" behindDoc="0" locked="0" layoutInCell="1" allowOverlap="1" wp14:anchorId="152D83EF" wp14:editId="0E2B3514">
                <wp:simplePos x="0" y="0"/>
                <wp:positionH relativeFrom="column">
                  <wp:posOffset>1750442</wp:posOffset>
                </wp:positionH>
                <wp:positionV relativeFrom="paragraph">
                  <wp:posOffset>1895935</wp:posOffset>
                </wp:positionV>
                <wp:extent cx="91232" cy="103697"/>
                <wp:effectExtent l="0" t="0" r="23495" b="29845"/>
                <wp:wrapNone/>
                <wp:docPr id="2261" name="AutoShape 2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232" cy="103697"/>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27" o:spid="_x0000_s1026" type="#_x0000_t32" style="position:absolute;margin-left:137.85pt;margin-top:149.3pt;width:7.2pt;height:8.15pt;flip:y;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" strokeweight="1.25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61344" behindDoc="0" locked="0" layoutInCell="1" allowOverlap="1" wp14:anchorId="2A9FFE28" wp14:editId="56E61FB8">
                <wp:simplePos x="0" y="0"/>
                <wp:positionH relativeFrom="column">
                  <wp:posOffset>1634200</wp:posOffset>
                </wp:positionH>
                <wp:positionV relativeFrom="paragraph">
                  <wp:posOffset>1744455</wp:posOffset>
                </wp:positionV>
                <wp:extent cx="220156" cy="151480"/>
                <wp:effectExtent l="0" t="0" r="27940" b="20320"/>
                <wp:wrapNone/>
                <wp:docPr id="2262" name="AutoShape 2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0156" cy="15148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28" o:spid="_x0000_s1026" type="#_x0000_t32" style="position:absolute;margin-left:128.7pt;margin-top:137.35pt;width:17.35pt;height:11.95pt;flip:x y;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" strokeweight="1.25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62368" behindDoc="0" locked="0" layoutInCell="1" allowOverlap="1" wp14:anchorId="555BB1DB" wp14:editId="39C2FA7F">
                <wp:simplePos x="0" y="0"/>
                <wp:positionH relativeFrom="column">
                  <wp:posOffset>1646177</wp:posOffset>
                </wp:positionH>
                <wp:positionV relativeFrom="paragraph">
                  <wp:posOffset>1330174</wp:posOffset>
                </wp:positionV>
                <wp:extent cx="344499" cy="409707"/>
                <wp:effectExtent l="0" t="0" r="17780" b="28575"/>
                <wp:wrapNone/>
                <wp:docPr id="2263" name="AutoShape 2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4499" cy="409707"/>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29" o:spid="_x0000_s1026" type="#_x0000_t32" style="position:absolute;margin-left:129.6pt;margin-top:104.75pt;width:27.15pt;height:32.25pt;flip:y;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" strokeweight="1.25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63392" behindDoc="0" locked="0" layoutInCell="1" allowOverlap="1" wp14:anchorId="0810AF1C" wp14:editId="031A77E7">
                <wp:simplePos x="0" y="0"/>
                <wp:positionH relativeFrom="column">
                  <wp:posOffset>1984688</wp:posOffset>
                </wp:positionH>
                <wp:positionV relativeFrom="paragraph">
                  <wp:posOffset>1321024</wp:posOffset>
                </wp:positionV>
                <wp:extent cx="215576" cy="139280"/>
                <wp:effectExtent l="0" t="0" r="32385" b="32385"/>
                <wp:wrapNone/>
                <wp:docPr id="2264" name="AutoShape 2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576" cy="13928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30" o:spid="_x0000_s1026" type="#_x0000_t32" style="position:absolute;margin-left:156.25pt;margin-top:104pt;width:16.95pt;height:10.9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" strokeweight="1.25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66464" behindDoc="0" locked="0" layoutInCell="1" allowOverlap="1" wp14:anchorId="29768B46" wp14:editId="43C9B24E">
                <wp:simplePos x="0" y="0"/>
                <wp:positionH relativeFrom="column">
                  <wp:posOffset>3422920</wp:posOffset>
                </wp:positionH>
                <wp:positionV relativeFrom="paragraph">
                  <wp:posOffset>401980</wp:posOffset>
                </wp:positionV>
                <wp:extent cx="1025396" cy="756381"/>
                <wp:effectExtent l="0" t="0" r="22860" b="24765"/>
                <wp:wrapNone/>
                <wp:docPr id="2271" name="AutoShape 2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5396" cy="7563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37" o:spid="_x0000_s1026" type="#_x0000_t32" style="position:absolute;margin-left:269.5pt;margin-top:31.65pt;width:80.75pt;height:59.55pt;flip:y;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"/>
            </w:pict>
          </mc:Fallback>
        </mc:AlternateContent>
      </w:r>
      <w:r w:rsidR="008A6F68">
        <w:rPr>
          <w:rFonts w:ascii="Arial" w:hAnsi="Arial" w:cs="Arial"/>
          <w:noProof/>
          <w:color w:val="7F7F7F" w:themeColor="text1" w:themeTint="80"/>
        </w:rPr>
        <mc:AlternateContent>
          <mc:Choice Requires="wpg">
            <w:drawing>
              <wp:anchor distT="0" distB="0" distL="114300" distR="114300" simplePos="0" relativeHeight="251969536" behindDoc="0" locked="0" layoutInCell="1" allowOverlap="1" wp14:anchorId="2BCA3BD2" wp14:editId="0865A6D5">
                <wp:simplePos x="0" y="0"/>
                <wp:positionH relativeFrom="column">
                  <wp:posOffset>2432044</wp:posOffset>
                </wp:positionH>
                <wp:positionV relativeFrom="paragraph">
                  <wp:posOffset>1695656</wp:posOffset>
                </wp:positionV>
                <wp:extent cx="281447" cy="219086"/>
                <wp:effectExtent l="19050" t="0" r="23495" b="0"/>
                <wp:wrapNone/>
                <wp:docPr id="2274" name="Group 2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2275" name="AutoShape 2141"/>
                        <wps:cNvCnPr>
                          <a:cxnSpLocks noChangeShapeType="1"/>
                        </wps:cNvCnPr>
                        <wps:spPr bwMode="auto">
                          <a:xfrm flipH="1" flipV="1">
                            <a:off x="3778" y="7283"/>
                            <a:ext cx="318" cy="36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6" name="AutoShape 2142"/>
                        <wps:cNvCnPr>
                          <a:cxnSpLocks noChangeShapeType="1"/>
                        </wps:cNvCnPr>
                        <wps:spPr bwMode="auto">
                          <a:xfrm flipV="1">
                            <a:off x="3808" y="7331"/>
                            <a:ext cx="203" cy="14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40" o:spid="_x0000_s1026" style="position:absolute;margin-left:191.5pt;margin-top:133.5pt;width:22.15pt;height:17.25pt;rotation:-472023fd;z-index:251969536"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">
                <v:shape id="AutoShape 2141"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17S8UAAADdAAAADwAAAGRycy9kb3ducmV2LnhtbESPQUsDMRSE74L/ITzBm33rglXWpkWE&#10;0iIt2KqH3h6b52Zx87Ik6Xb9901B8DjMzDfMbDG6Tg0cYutFw/2kAMVSe9NKo+HzY3n3BComEkOd&#10;F9bwyxEW8+urGVXGn2THwz41KkMkVqTBptRXiLG27ChOfM+SvW8fHKUsQ4Mm0CnDXYdlUUzRUSt5&#10;wVLPr5brn/3RaaAt2vdiZQ99+RYGuzng1xRR69ub8eUZVOIx/Yf/2mujoSwfH+DyJj8BnJ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X17S8UAAADdAAAADwAAAAAAAAAA&#10;AAAAAAChAgAAZHJzL2Rvd25yZXYueG1sUEsFBgAAAAAEAAQA+QAAAJMDAAAAAA==&#10;" strokeweight="1.5pt"/>
                <v:shape id="AutoShape 2142"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DaccIAAADdAAAADwAAAGRycy9kb3ducmV2LnhtbESPQYvCMBSE7wv+h/AEb2tqBZVqFBEU&#10;r1bB66N5NtXmpW2idv/9RljY4zAz3zCrTW9r8aLOV44VTMYJCOLC6YpLBZfz/nsBwgdkjbVjUvBD&#10;HjbrwdcKM+3efKJXHkoRIewzVGBCaDIpfWHIoh+7hjh6N9dZDFF2pdQdviPc1jJNkpm0WHFcMNjQ&#10;zlDxyJ9WwfRyb8/JdT65HlrTHvDpj3m7UGo07LdLEIH68B/+ax+1gjSdz+DzJj4B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DaccIAAADdAAAADwAAAAAAAAAAAAAA&#10;AAChAgAAZHJzL2Rvd25yZXYueG1sUEsFBgAAAAAEAAQA+QAAAJADAAAAAA==&#10;" strokeweight="1.5pt"/>
              </v:group>
            </w:pict>
          </mc:Fallback>
        </mc:AlternateContent>
      </w:r>
      <w:r w:rsidR="008A6F68">
        <w:rPr>
          <w:rFonts w:ascii="Arial" w:hAnsi="Arial" w:cs="Arial"/>
          <w:noProof/>
          <w:color w:val="7F7F7F" w:themeColor="text1" w:themeTint="80"/>
        </w:rPr>
        <mc:AlternateContent>
          <mc:Choice Requires="wpg">
            <w:drawing>
              <wp:anchor distT="0" distB="0" distL="114300" distR="114300" simplePos="0" relativeHeight="251970560" behindDoc="0" locked="0" layoutInCell="1" allowOverlap="1" wp14:anchorId="3EBDEE0E" wp14:editId="17625D2A">
                <wp:simplePos x="0" y="0"/>
                <wp:positionH relativeFrom="column">
                  <wp:posOffset>2687072</wp:posOffset>
                </wp:positionH>
                <wp:positionV relativeFrom="paragraph">
                  <wp:posOffset>658173</wp:posOffset>
                </wp:positionV>
                <wp:extent cx="281447" cy="219086"/>
                <wp:effectExtent l="19050" t="0" r="23495" b="0"/>
                <wp:wrapNone/>
                <wp:docPr id="2277" name="Group 2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2278" name="AutoShape 2144"/>
                        <wps:cNvCnPr>
                          <a:cxnSpLocks noChangeShapeType="1"/>
                        </wps:cNvCnPr>
                        <wps:spPr bwMode="auto">
                          <a:xfrm flipH="1" flipV="1">
                            <a:off x="3778" y="7283"/>
                            <a:ext cx="318" cy="3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9" name="AutoShape 2145"/>
                        <wps:cNvCnPr>
                          <a:cxnSpLocks noChangeShapeType="1"/>
                        </wps:cNvCnPr>
                        <wps:spPr bwMode="auto">
                          <a:xfrm flipV="1">
                            <a:off x="3808" y="7331"/>
                            <a:ext cx="203" cy="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43" o:spid="_x0000_s1026" style="position:absolute;margin-left:211.6pt;margin-top:51.8pt;width:22.15pt;height:17.25pt;rotation:-472023fd;z-index:251970560"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">
                <v:shape id="AutoShape 2144"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i+jcQAAADdAAAADwAAAGRycy9kb3ducmV2LnhtbERPTWvCQBC9C/0PyxR6KbppwFpSVwkp&#10;BRFETQWvQ3aapMnOhuw2Sf999yB4fLzv9XYyrRiod7VlBS+LCARxYXXNpYLL1+f8DYTzyBpby6Tg&#10;jxxsNw+zNSbajnymIfelCCHsElRQed8lUrqiIoNuYTviwH3b3qAPsC+l7nEM4aaVcRS9SoM1h4YK&#10;O8oqKpr81yjwh+f98ud8PKY580d62l+bNLsq9fQ4pe8gPE3+Lr65d1pBHK/C3PAmPAG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SL6NxAAAAN0AAAAPAAAAAAAAAAAA&#10;AAAAAKECAABkcnMvZG93bnJldi54bWxQSwUGAAAAAAQABAD5AAAAkgMAAAAA&#10;"/>
                <v:shape id="AutoShape 2145"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HhScYAAADdAAAADwAAAGRycy9kb3ducmV2LnhtbESPQWvCQBSE70L/w/IKvUjdJAer0VWK&#10;UCgeCmoOHh+7r0kw+zbdXWP677uC0OMwM98w6+1oOzGQD61jBfksA0GsnWm5VlCdPl4XIEJENtg5&#10;JgW/FGC7eZqssTTuxgcajrEWCcKhRAVNjH0pZdANWQwz1xMn79t5izFJX0vj8ZbgtpNFls2lxZbT&#10;QoM97RrSl+PVKmj31Vc1TH+i14t9fvZ5OJ07rdTL8/i+AhFpjP/hR/vTKCiKtyXc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B4UnGAAAA3QAAAA8AAAAAAAAA&#10;AAAAAAAAoQIAAGRycy9kb3ducmV2LnhtbFBLBQYAAAAABAAEAPkAAACUAwAAAAA=&#10;"/>
              </v:group>
            </w:pict>
          </mc:Fallback>
        </mc:AlternateContent>
      </w:r>
      <w:r w:rsidR="008A6F68">
        <w:rPr>
          <w:rFonts w:ascii="Arial" w:hAnsi="Arial" w:cs="Arial"/>
          <w:noProof/>
          <w:color w:val="7F7F7F" w:themeColor="text1" w:themeTint="80"/>
        </w:rPr>
        <mc:AlternateContent>
          <mc:Choice Requires="wpg">
            <w:drawing>
              <wp:anchor distT="0" distB="0" distL="114300" distR="114300" simplePos="0" relativeHeight="251973632" behindDoc="0" locked="0" layoutInCell="1" allowOverlap="1" wp14:anchorId="339CD213" wp14:editId="2233F720">
                <wp:simplePos x="0" y="0"/>
                <wp:positionH relativeFrom="column">
                  <wp:posOffset>732796</wp:posOffset>
                </wp:positionH>
                <wp:positionV relativeFrom="paragraph">
                  <wp:posOffset>658173</wp:posOffset>
                </wp:positionV>
                <wp:extent cx="281447" cy="219086"/>
                <wp:effectExtent l="19050" t="0" r="23495" b="0"/>
                <wp:wrapNone/>
                <wp:docPr id="2286" name="Group 2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2287" name="AutoShape 2153"/>
                        <wps:cNvCnPr>
                          <a:cxnSpLocks noChangeShapeType="1"/>
                        </wps:cNvCnPr>
                        <wps:spPr bwMode="auto">
                          <a:xfrm flipH="1" flipV="1">
                            <a:off x="3778" y="7283"/>
                            <a:ext cx="318" cy="36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8" name="AutoShape 2154"/>
                        <wps:cNvCnPr>
                          <a:cxnSpLocks noChangeShapeType="1"/>
                        </wps:cNvCnPr>
                        <wps:spPr bwMode="auto">
                          <a:xfrm flipV="1">
                            <a:off x="3808" y="7331"/>
                            <a:ext cx="203" cy="14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52" o:spid="_x0000_s1026" style="position:absolute;margin-left:57.7pt;margin-top:51.8pt;width:22.15pt;height:17.25pt;rotation:-472023fd;z-index:251973632"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">
                <v:shape id="AutoShape 2153"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YwgMUAAADdAAAADwAAAGRycy9kb3ducmV2LnhtbESPQUsDMRSE70L/Q3gFb/ate6hl27QU&#10;oVREQVs99PbYvG6Wbl6WJG7Xf28EweMwM98wq83oOjVwiK0XDfezAhRL7U0rjYaP4+5uASomEkOd&#10;F9bwzRE268nNiirjr/LOwyE1KkMkVqTBptRXiLG27CjOfM+SvbMPjlKWoUET6JrhrsOyKOboqJW8&#10;YKnnR8v15fDlNNAr2rdib099+RwG+3LCzzmi1rfTcbsElXhM/+G/9pPRUJaLB/h9k58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YwgMUAAADdAAAADwAAAAAAAAAA&#10;AAAAAAChAgAAZHJzL2Rvd25yZXYueG1sUEsFBgAAAAAEAAQA+QAAAJMDAAAAAA==&#10;" strokeweight="1.5pt"/>
                <v:shape id="AutoShape 2154"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abv78AAADdAAAADwAAAGRycy9kb3ducmV2LnhtbERPTYvCMBC9C/6HMII3Te3CWrpGEWHF&#10;q1XwOjSzTbWZtE3U+u/NYcHj432vNoNtxIN6XztWsJgnIIhLp2uuFJxPv7MMhA/IGhvHpOBFHjbr&#10;8WiFuXZPPtKjCJWIIexzVGBCaHMpfWnIop+7ljhyf663GCLsK6l7fMZw28g0Sb6lxZpjg8GWdobK&#10;W3G3Cr7O1+6UXJaLy74z3R7v/lB0mVLTybD9ARFoCB/xv/ugFaRpFufGN/EJyP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xabv78AAADdAAAADwAAAAAAAAAAAAAAAACh&#10;AgAAZHJzL2Rvd25yZXYueG1sUEsFBgAAAAAEAAQA+QAAAI0DAAAAAA==&#10;" strokeweight="1.5pt"/>
              </v:group>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74656" behindDoc="0" locked="0" layoutInCell="1" allowOverlap="1" wp14:anchorId="3E9C4065" wp14:editId="0B5F3E42">
                <wp:simplePos x="0" y="0"/>
                <wp:positionH relativeFrom="column">
                  <wp:posOffset>2009345</wp:posOffset>
                </wp:positionH>
                <wp:positionV relativeFrom="paragraph">
                  <wp:posOffset>1128370</wp:posOffset>
                </wp:positionV>
                <wp:extent cx="305400" cy="846354"/>
                <wp:effectExtent l="209550" t="0" r="190500" b="0"/>
                <wp:wrapNone/>
                <wp:docPr id="2289" name="AutoShape 2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326694">
                          <a:off x="0" y="0"/>
                          <a:ext cx="305400" cy="846354"/>
                        </a:xfrm>
                        <a:prstGeom prst="can">
                          <a:avLst>
                            <a:gd name="adj" fmla="val 67591"/>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 id="AutoShape 2155" o:spid="_x0000_s1026" type="#_x0000_t22" style="position:absolute;margin-left:158.2pt;margin-top:88.85pt;width:24.05pt;height:66.65pt;rotation:-9036656fd;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" adj="5268" strokeweight="1.5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78752" behindDoc="0" locked="0" layoutInCell="1" allowOverlap="1" wp14:anchorId="5FE41C1A" wp14:editId="4D16FF24">
                <wp:simplePos x="0" y="0"/>
                <wp:positionH relativeFrom="column">
                  <wp:posOffset>1003616</wp:posOffset>
                </wp:positionH>
                <wp:positionV relativeFrom="paragraph">
                  <wp:posOffset>647995</wp:posOffset>
                </wp:positionV>
                <wp:extent cx="287201" cy="518510"/>
                <wp:effectExtent l="36830" t="115570" r="35560" b="111760"/>
                <wp:wrapNone/>
                <wp:docPr id="2295" name="AutoShape 2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252312">
                          <a:off x="0" y="0"/>
                          <a:ext cx="287201" cy="518510"/>
                        </a:xfrm>
                        <a:prstGeom prst="can">
                          <a:avLst>
                            <a:gd name="adj" fmla="val 34833"/>
                          </a:avLst>
                        </a:prstGeom>
                        <a:solidFill>
                          <a:srgbClr val="FFFFFF"/>
                        </a:solidFill>
                        <a:ln w="38100">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 id="AutoShape 2161" o:spid="_x0000_s1026" type="#_x0000_t22" style="position:absolute;margin-left:79pt;margin-top:51pt;width:22.6pt;height:40.85pt;rotation:7921459fd;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" adj="4167" strokeweight="3pt"/>
            </w:pict>
          </mc:Fallback>
        </mc:AlternateContent>
      </w:r>
      <w:r w:rsidR="008A6F68">
        <w:rPr>
          <w:rFonts w:ascii="Arial" w:hAnsi="Arial" w:cs="Arial"/>
          <w:noProof/>
          <w:color w:val="7F7F7F" w:themeColor="text1" w:themeTint="80"/>
        </w:rPr>
        <mc:AlternateContent>
          <mc:Choice Requires="wpg">
            <w:drawing>
              <wp:anchor distT="0" distB="0" distL="114300" distR="114300" simplePos="0" relativeHeight="251979776" behindDoc="0" locked="0" layoutInCell="1" allowOverlap="1" wp14:anchorId="0646DEED" wp14:editId="67E2CB37">
                <wp:simplePos x="0" y="0"/>
                <wp:positionH relativeFrom="column">
                  <wp:posOffset>1309075</wp:posOffset>
                </wp:positionH>
                <wp:positionV relativeFrom="paragraph">
                  <wp:posOffset>1007390</wp:posOffset>
                </wp:positionV>
                <wp:extent cx="281447" cy="219086"/>
                <wp:effectExtent l="19050" t="0" r="23495" b="0"/>
                <wp:wrapNone/>
                <wp:docPr id="2296" name="Group 2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2297" name="AutoShape 2163"/>
                        <wps:cNvCnPr>
                          <a:cxnSpLocks noChangeShapeType="1"/>
                        </wps:cNvCnPr>
                        <wps:spPr bwMode="auto">
                          <a:xfrm flipH="1" flipV="1">
                            <a:off x="3778" y="7283"/>
                            <a:ext cx="318" cy="36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8" name="AutoShape 2164"/>
                        <wps:cNvCnPr>
                          <a:cxnSpLocks noChangeShapeType="1"/>
                        </wps:cNvCnPr>
                        <wps:spPr bwMode="auto">
                          <a:xfrm flipV="1">
                            <a:off x="3808" y="7331"/>
                            <a:ext cx="203" cy="14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62" o:spid="_x0000_s1026" style="position:absolute;margin-left:103.1pt;margin-top:79.3pt;width:22.15pt;height:17.25pt;rotation:-472023fd;z-index:251979776"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">
                <v:shape id="AutoShape 2163"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mXcUAAADdAAAADwAAAGRycy9kb3ducmV2LnhtbESPQUvDQBSE74L/YXmCN/tiDlXTbosI&#10;pSIKNraH3h7Z12ww+zbsrmn8964geBxm5htmuZ5cr0YOsfOi4XZWgGJpvOmk1bD/2Nzcg4qJxFDv&#10;hTV8c4T16vJiSZXxZ9nxWKdWZYjEijTYlIYKMTaWHcWZH1iyd/LBUcoytGgCnTPc9VgWxRwddZIX&#10;LA38ZLn5rL+cBnpD+15s7XEoX8JoX494mCNqfX01PS5AJZ7Sf/iv/Ww0lOXDHfy+yU8A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mXcUAAADdAAAADwAAAAAAAAAA&#10;AAAAAAChAgAAZHJzL2Rvd25yZXYueG1sUEsFBgAAAAAEAAQA+QAAAJMDAAAAAA==&#10;" strokeweight="1.5pt"/>
                <v:shape id="AutoShape 2164"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8NYsAAAADdAAAADwAAAGRycy9kb3ducmV2LnhtbERPTYvCMBC9L/gfwgje1tQKu1qNIoLi&#10;1Sp4HZqxqTaTtola/705LOzx8b6X697W4kmdrxwrmIwTEMSF0xWXCs6n3fcMhA/IGmvHpOBNHtar&#10;wdcSM+1efKRnHkoRQ9hnqMCE0GRS+sKQRT92DXHkrq6zGCLsSqk7fMVwW8s0SX6kxYpjg8GGtoaK&#10;e/6wCqbnW3tKLr+Ty7417R4f/pC3M6VGw36zABGoD//iP/dBK0jTeZwb38Qn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PDWLAAAAA3QAAAA8AAAAAAAAAAAAAAAAA&#10;oQIAAGRycy9kb3ducmV2LnhtbFBLBQYAAAAABAAEAPkAAACOAwAAAAA=&#10;" strokeweight="1.5pt"/>
              </v:group>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80800" behindDoc="0" locked="0" layoutInCell="1" allowOverlap="1" wp14:anchorId="029AE1C3" wp14:editId="0AD3B515">
                <wp:simplePos x="0" y="0"/>
                <wp:positionH relativeFrom="column">
                  <wp:posOffset>1966019</wp:posOffset>
                </wp:positionH>
                <wp:positionV relativeFrom="paragraph">
                  <wp:posOffset>55813</wp:posOffset>
                </wp:positionV>
                <wp:extent cx="2725349" cy="2018542"/>
                <wp:effectExtent l="0" t="0" r="18415" b="20320"/>
                <wp:wrapNone/>
                <wp:docPr id="2299" name="AutoShape 2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25349" cy="201854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65" o:spid="_x0000_s1026" type="#_x0000_t32" style="position:absolute;margin-left:154.8pt;margin-top:4.4pt;width:214.6pt;height:158.95pt;flip:y;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" strokeweight="1.5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81824" behindDoc="0" locked="0" layoutInCell="1" allowOverlap="1" wp14:anchorId="76D6A5CB" wp14:editId="23A3524D">
                <wp:simplePos x="0" y="0"/>
                <wp:positionH relativeFrom="column">
                  <wp:posOffset>2638050</wp:posOffset>
                </wp:positionH>
                <wp:positionV relativeFrom="paragraph">
                  <wp:posOffset>1711629</wp:posOffset>
                </wp:positionV>
                <wp:extent cx="287201" cy="452992"/>
                <wp:effectExtent l="50482" t="101918" r="49213" b="106362"/>
                <wp:wrapNone/>
                <wp:docPr id="2300" name="AutoShape 2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252312">
                          <a:off x="0" y="0"/>
                          <a:ext cx="287201" cy="452992"/>
                        </a:xfrm>
                        <a:prstGeom prst="can">
                          <a:avLst>
                            <a:gd name="adj" fmla="val 30440"/>
                          </a:avLst>
                        </a:prstGeom>
                        <a:solidFill>
                          <a:srgbClr val="FFFFFF"/>
                        </a:solidFill>
                        <a:ln w="38100">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 id="AutoShape 2166" o:spid="_x0000_s1026" type="#_x0000_t22" style="position:absolute;margin-left:207.7pt;margin-top:134.75pt;width:22.6pt;height:35.65pt;rotation:7921459fd;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" adj="4169" strokeweight="3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82848" behindDoc="0" locked="0" layoutInCell="1" allowOverlap="1" wp14:anchorId="4B991E60" wp14:editId="4C2F30E0">
                <wp:simplePos x="0" y="0"/>
                <wp:positionH relativeFrom="column">
                  <wp:posOffset>4303483</wp:posOffset>
                </wp:positionH>
                <wp:positionV relativeFrom="paragraph">
                  <wp:posOffset>452853</wp:posOffset>
                </wp:positionV>
                <wp:extent cx="287201" cy="488921"/>
                <wp:effectExtent l="32702" t="119698" r="31433" b="107632"/>
                <wp:wrapNone/>
                <wp:docPr id="2301" name="AutoShape 2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252312">
                          <a:off x="0" y="0"/>
                          <a:ext cx="287201" cy="488921"/>
                        </a:xfrm>
                        <a:prstGeom prst="can">
                          <a:avLst>
                            <a:gd name="adj" fmla="val 32833"/>
                          </a:avLst>
                        </a:prstGeom>
                        <a:solidFill>
                          <a:srgbClr val="FFFFFF"/>
                        </a:solidFill>
                        <a:ln w="38100">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 id="AutoShape 2167" o:spid="_x0000_s1026" type="#_x0000_t22" style="position:absolute;margin-left:338.85pt;margin-top:35.65pt;width:22.6pt;height:38.5pt;rotation:7921459fd;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" adj="4166" strokeweight="3pt"/>
            </w:pict>
          </mc:Fallback>
        </mc:AlternateContent>
      </w:r>
      <w:r w:rsidR="008A6F68">
        <w:rPr>
          <w:rFonts w:ascii="Arial" w:hAnsi="Arial" w:cs="Arial"/>
          <w:noProof/>
          <w:color w:val="7F7F7F" w:themeColor="text1" w:themeTint="80"/>
        </w:rPr>
        <mc:AlternateContent>
          <mc:Choice Requires="wpg">
            <w:drawing>
              <wp:anchor distT="0" distB="0" distL="114300" distR="114300" simplePos="0" relativeHeight="251983872" behindDoc="0" locked="0" layoutInCell="1" allowOverlap="1" wp14:anchorId="4972DFB6" wp14:editId="56FD16E4">
                <wp:simplePos x="0" y="0"/>
                <wp:positionH relativeFrom="column">
                  <wp:posOffset>2947032</wp:posOffset>
                </wp:positionH>
                <wp:positionV relativeFrom="paragraph">
                  <wp:posOffset>2030640</wp:posOffset>
                </wp:positionV>
                <wp:extent cx="281447" cy="219086"/>
                <wp:effectExtent l="19050" t="0" r="23495" b="0"/>
                <wp:wrapNone/>
                <wp:docPr id="2302" name="Group 2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2303" name="AutoShape 2169"/>
                        <wps:cNvCnPr>
                          <a:cxnSpLocks noChangeShapeType="1"/>
                        </wps:cNvCnPr>
                        <wps:spPr bwMode="auto">
                          <a:xfrm flipH="1" flipV="1">
                            <a:off x="3778" y="7283"/>
                            <a:ext cx="318" cy="36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6" name="AutoShape 2170"/>
                        <wps:cNvCnPr>
                          <a:cxnSpLocks noChangeShapeType="1"/>
                        </wps:cNvCnPr>
                        <wps:spPr bwMode="auto">
                          <a:xfrm flipV="1">
                            <a:off x="3808" y="7331"/>
                            <a:ext cx="203" cy="14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68" o:spid="_x0000_s1026" style="position:absolute;margin-left:232.05pt;margin-top:159.9pt;width:22.15pt;height:17.25pt;rotation:-472023fd;z-index:251983872"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">
                <v:shape id="AutoShape 2169"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86RMQAAADdAAAADwAAAGRycy9kb3ducmV2LnhtbESPX0sDMRDE3wW/Q1jBN7vpFYqcTYsU&#10;RBEF7Z+Hvi2X9XJ42RxJvJ7f3giCj8PM/IZZbSbfq5Fj6oIYmM80KJYm2E5aA4f9w80tqJRJLPVB&#10;2MA3J9isLy9WVNtwlnced7lVBSKpJgMu56FGTI1jT2kWBpbifYToKRcZW7SRzgXue6y0XqKnTsqC&#10;o4G3jpvP3Zc3QK/o3vSjOw3VcxzdywmPS0Rjrq+m+ztQmaf8H/5rP1kD1UIv4PdNeQ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PzpExAAAAN0AAAAPAAAAAAAAAAAA&#10;AAAAAKECAABkcnMvZG93bnJldi54bWxQSwUGAAAAAAQABAD5AAAAkgMAAAAA&#10;" strokeweight="1.5pt"/>
                <v:shape id="AutoShape 2170"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bjz8EAAADdAAAADwAAAGRycy9kb3ducmV2LnhtbERPTYvCMBC9L+x/CLOwtzVxF7RUo4ig&#10;eN0qeB2asak2k7aJ2v33G0HwNo/3OfPl4Bpxoz7UnjWMRwoEcelNzZWGw37zlYEIEdlg45k0/FGA&#10;5eL9bY658Xf+pVsRK5FCOOSowcbY5lKG0pLDMPItceJOvncYE+wraXq8p3DXyG+lJtJhzanBYktr&#10;S+WluDoNP4dzt1fH6fi47Wy3xWvYFV2m9efHsJqBiDTEl/jp3pk0P1MTeHyTTp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uPPwQAAAN0AAAAPAAAAAAAAAAAAAAAA&#10;AKECAABkcnMvZG93bnJldi54bWxQSwUGAAAAAAQABAD5AAAAjwMAAAAA&#10;" strokeweight="1.5pt"/>
              </v:group>
            </w:pict>
          </mc:Fallback>
        </mc:AlternateContent>
      </w:r>
      <w:r w:rsidR="008A6F68">
        <w:rPr>
          <w:rFonts w:ascii="Arial" w:hAnsi="Arial" w:cs="Arial"/>
          <w:noProof/>
          <w:color w:val="7F7F7F" w:themeColor="text1" w:themeTint="80"/>
        </w:rPr>
        <mc:AlternateContent>
          <mc:Choice Requires="wpg">
            <w:drawing>
              <wp:anchor distT="0" distB="0" distL="114300" distR="114300" simplePos="0" relativeHeight="251984896" behindDoc="0" locked="0" layoutInCell="1" allowOverlap="1" wp14:anchorId="4664177F" wp14:editId="08E647D8">
                <wp:simplePos x="0" y="0"/>
                <wp:positionH relativeFrom="column">
                  <wp:posOffset>4617748</wp:posOffset>
                </wp:positionH>
                <wp:positionV relativeFrom="paragraph">
                  <wp:posOffset>788303</wp:posOffset>
                </wp:positionV>
                <wp:extent cx="281447" cy="219086"/>
                <wp:effectExtent l="19050" t="0" r="23495" b="0"/>
                <wp:wrapNone/>
                <wp:docPr id="1809" name="Group 2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1810" name="AutoShape 2172"/>
                        <wps:cNvCnPr>
                          <a:cxnSpLocks noChangeShapeType="1"/>
                        </wps:cNvCnPr>
                        <wps:spPr bwMode="auto">
                          <a:xfrm flipH="1" flipV="1">
                            <a:off x="3778" y="7283"/>
                            <a:ext cx="318" cy="36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2" name="AutoShape 2173"/>
                        <wps:cNvCnPr>
                          <a:cxnSpLocks noChangeShapeType="1"/>
                        </wps:cNvCnPr>
                        <wps:spPr bwMode="auto">
                          <a:xfrm flipV="1">
                            <a:off x="3808" y="7331"/>
                            <a:ext cx="203" cy="14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71" o:spid="_x0000_s1026" style="position:absolute;margin-left:363.6pt;margin-top:62.05pt;width:22.15pt;height:17.25pt;rotation:-472023fd;z-index:251984896"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">
                <v:shape id="AutoShape 2172"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3sMUAAADdAAAADwAAAGRycy9kb3ducmV2LnhtbESPQUsDQQyF70L/w5CCN5ttD6WsnRYR&#10;SkUUtOqht7ATdxZ3MsvMuF3/vTkI3hLey3tftvsp9GbklLsoFpaLCgxLE10nrYX3t8PNBkwuJI76&#10;KGzhhzPsd7OrLdUuXuSVx1NpjYZIrsmCL2WoEXPjOVBexIFFtc+YAhVdU4su0UXDQ4+rqlpjoE60&#10;wdPA956br9N3sEDP6F+qoz8Pq8c0+qczfqwRrb2eT3e3YApP5d/8d/3gFH+zVH79RkfA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V3sMUAAADdAAAADwAAAAAAAAAA&#10;AAAAAAChAgAAZHJzL2Rvd25yZXYueG1sUEsFBgAAAAAEAAQA+QAAAJMDAAAAAA==&#10;" strokeweight="1.5pt"/>
                <v:shape id="AutoShape 2173"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RzEcAAAADdAAAADwAAAGRycy9kb3ducmV2LnhtbERPTYvCMBC9L+x/CLPgbU2roKUaZREU&#10;r1sFr0MzNnWbSdtErf/eLAje5vE+Z7kebCNu1PvasYJ0nIAgLp2uuVJwPGy/MxA+IGtsHJOCB3lY&#10;rz4/lphrd+dfuhWhEjGEfY4KTAhtLqUvDVn0Y9cSR+7seoshwr6Susd7DLeNnCTJTFqsOTYYbGlj&#10;qPwrrlbB9HjpDslpnp52nel2ePX7osuUGn0NPwsQgYbwFr/cex3nZ+kE/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EcxHAAAAA3QAAAA8AAAAAAAAAAAAAAAAA&#10;oQIAAGRycy9kb3ducmV2LnhtbFBLBQYAAAAABAAEAPkAAACOAwAAAAA=&#10;" strokeweight="1.5pt"/>
              </v:group>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85920" behindDoc="0" locked="0" layoutInCell="1" allowOverlap="1" wp14:anchorId="055EE1BE" wp14:editId="2406F950">
                <wp:simplePos x="0" y="0"/>
                <wp:positionH relativeFrom="column">
                  <wp:posOffset>4133053</wp:posOffset>
                </wp:positionH>
                <wp:positionV relativeFrom="paragraph">
                  <wp:posOffset>473145</wp:posOffset>
                </wp:positionV>
                <wp:extent cx="139138" cy="80823"/>
                <wp:effectExtent l="0" t="0" r="32385" b="33655"/>
                <wp:wrapNone/>
                <wp:docPr id="1824" name="AutoShape 2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138" cy="8082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74" o:spid="_x0000_s1026" type="#_x0000_t32" style="position:absolute;margin-left:325.45pt;margin-top:37.25pt;width:10.95pt;height:6.35pt;flip:x 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" strokeweight="1.5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88992" behindDoc="0" locked="0" layoutInCell="1" allowOverlap="1" wp14:anchorId="3A9729E2" wp14:editId="542EA94E">
                <wp:simplePos x="0" y="0"/>
                <wp:positionH relativeFrom="column">
                  <wp:posOffset>1154790</wp:posOffset>
                </wp:positionH>
                <wp:positionV relativeFrom="paragraph">
                  <wp:posOffset>1423</wp:posOffset>
                </wp:positionV>
                <wp:extent cx="215576" cy="839746"/>
                <wp:effectExtent l="19050" t="0" r="51435" b="17780"/>
                <wp:wrapNone/>
                <wp:docPr id="1829" name="AutoShape 2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576" cy="839746"/>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79" o:spid="_x0000_s1026" type="#_x0000_t32" style="position:absolute;margin-left:90.95pt;margin-top:.1pt;width:16.95pt;height:66.1pt;flip:x;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" strokeweight="4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90016" behindDoc="0" locked="0" layoutInCell="1" allowOverlap="1" wp14:anchorId="1D21E5E3" wp14:editId="387CF30F">
                <wp:simplePos x="0" y="0"/>
                <wp:positionH relativeFrom="column">
                  <wp:posOffset>2757874</wp:posOffset>
                </wp:positionH>
                <wp:positionV relativeFrom="paragraph">
                  <wp:posOffset>1039414</wp:posOffset>
                </wp:positionV>
                <wp:extent cx="215576" cy="839746"/>
                <wp:effectExtent l="19050" t="0" r="51435" b="17780"/>
                <wp:wrapNone/>
                <wp:docPr id="1830" name="AutoShape 2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576" cy="839746"/>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80" o:spid="_x0000_s1026" type="#_x0000_t32" style="position:absolute;margin-left:217.15pt;margin-top:81.85pt;width:16.95pt;height:66.1pt;flip:x;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" strokeweight="4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92064" behindDoc="0" locked="0" layoutInCell="1" allowOverlap="1" wp14:anchorId="2C8545C4" wp14:editId="0FD23657">
                <wp:simplePos x="0" y="0"/>
                <wp:positionH relativeFrom="column">
                  <wp:posOffset>4035481</wp:posOffset>
                </wp:positionH>
                <wp:positionV relativeFrom="paragraph">
                  <wp:posOffset>314548</wp:posOffset>
                </wp:positionV>
                <wp:extent cx="412836" cy="368024"/>
                <wp:effectExtent l="19050" t="19050" r="44450" b="32385"/>
                <wp:wrapNone/>
                <wp:docPr id="1832" name="AutoShape 2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836" cy="368024"/>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82" o:spid="_x0000_s1026" type="#_x0000_t32" style="position:absolute;margin-left:317.75pt;margin-top:24.75pt;width:32.5pt;height:29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" strokeweight="4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1994112" behindDoc="0" locked="0" layoutInCell="1" allowOverlap="1" wp14:anchorId="0E7B5BAF" wp14:editId="2D790545">
                <wp:simplePos x="0" y="0"/>
                <wp:positionH relativeFrom="column">
                  <wp:posOffset>2884624</wp:posOffset>
                </wp:positionH>
                <wp:positionV relativeFrom="paragraph">
                  <wp:posOffset>680246</wp:posOffset>
                </wp:positionV>
                <wp:extent cx="287201" cy="452992"/>
                <wp:effectExtent l="50482" t="101918" r="49213" b="106362"/>
                <wp:wrapNone/>
                <wp:docPr id="1834" name="AutoShape 2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252312">
                          <a:off x="0" y="0"/>
                          <a:ext cx="287201" cy="452992"/>
                        </a:xfrm>
                        <a:prstGeom prst="can">
                          <a:avLst>
                            <a:gd name="adj" fmla="val 30440"/>
                          </a:avLst>
                        </a:prstGeom>
                        <a:solidFill>
                          <a:srgbClr val="FFFFFF"/>
                        </a:solidFill>
                        <a:ln w="38100">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 id="AutoShape 2184" o:spid="_x0000_s1026" type="#_x0000_t22" style="position:absolute;margin-left:227.15pt;margin-top:53.55pt;width:22.6pt;height:35.65pt;rotation:7921459fd;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" adj="4169" strokeweight="3pt"/>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2000256" behindDoc="0" locked="0" layoutInCell="1" allowOverlap="1" wp14:anchorId="16CBE07E" wp14:editId="266FECA2">
                <wp:simplePos x="0" y="0"/>
                <wp:positionH relativeFrom="column">
                  <wp:posOffset>2893138</wp:posOffset>
                </wp:positionH>
                <wp:positionV relativeFrom="paragraph">
                  <wp:posOffset>282016</wp:posOffset>
                </wp:positionV>
                <wp:extent cx="860192" cy="462064"/>
                <wp:effectExtent l="0" t="0" r="16510" b="33655"/>
                <wp:wrapNone/>
                <wp:docPr id="1842" name="AutoShape 2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0192" cy="462064"/>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92" o:spid="_x0000_s1026" type="#_x0000_t32" style="position:absolute;margin-left:227.8pt;margin-top:22.2pt;width:67.75pt;height:36.4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" strokeweight="1.5pt"/>
            </w:pict>
          </mc:Fallback>
        </mc:AlternateContent>
      </w:r>
      <w:r w:rsidR="008A6F68">
        <w:rPr>
          <w:rFonts w:ascii="Arial" w:hAnsi="Arial" w:cs="Arial"/>
          <w:noProof/>
          <w:color w:val="7F7F7F" w:themeColor="text1" w:themeTint="80"/>
        </w:rPr>
        <mc:AlternateContent>
          <mc:Choice Requires="wpg">
            <w:drawing>
              <wp:anchor distT="0" distB="0" distL="114300" distR="114300" simplePos="0" relativeHeight="252001280" behindDoc="0" locked="0" layoutInCell="1" allowOverlap="1" wp14:anchorId="2ED5D8CC" wp14:editId="5CEACAB2">
                <wp:simplePos x="0" y="0"/>
                <wp:positionH relativeFrom="column">
                  <wp:posOffset>1052720</wp:posOffset>
                </wp:positionH>
                <wp:positionV relativeFrom="paragraph">
                  <wp:posOffset>2278348</wp:posOffset>
                </wp:positionV>
                <wp:extent cx="584569" cy="331114"/>
                <wp:effectExtent l="202882" t="0" r="75883" b="0"/>
                <wp:wrapNone/>
                <wp:docPr id="1843" name="Group 2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3491687">
                          <a:off x="0" y="0"/>
                          <a:ext cx="584569" cy="331114"/>
                          <a:chOff x="9456" y="2036"/>
                          <a:chExt cx="977" cy="567"/>
                        </a:xfrm>
                      </wpg:grpSpPr>
                      <wps:wsp>
                        <wps:cNvPr id="1844" name="AutoShape 2194" descr="noir)"/>
                        <wps:cNvSpPr>
                          <a:spLocks noChangeArrowheads="1"/>
                        </wps:cNvSpPr>
                        <wps:spPr bwMode="auto">
                          <a:xfrm rot="-1800000">
                            <a:off x="9456" y="2282"/>
                            <a:ext cx="977" cy="321"/>
                          </a:xfrm>
                          <a:prstGeom prst="parallelogram">
                            <a:avLst>
                              <a:gd name="adj" fmla="val 54616"/>
                            </a:avLst>
                          </a:prstGeom>
                          <a:pattFill prst="ltDn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5" name="AutoShape 2195"/>
                        <wps:cNvCnPr>
                          <a:cxnSpLocks noChangeShapeType="1"/>
                        </wps:cNvCnPr>
                        <wps:spPr bwMode="auto">
                          <a:xfrm flipV="1">
                            <a:off x="9574" y="2036"/>
                            <a:ext cx="715" cy="413"/>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193" o:spid="_x0000_s1026" style="position:absolute;margin-left:82.9pt;margin-top:179.4pt;width:46.05pt;height:26.05pt;rotation:3813853fd;z-index:252001280" coordorigin="9456,2036" coordsize="977,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">
                <v:shape id="AutoShape 2194" o:spid="_x0000_s1027" type="#_x0000_t7" alt="noir)" style="position:absolute;left:9456;top:2282;width:977;height:321;rotation:-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8h7cQA&#10;AADdAAAADwAAAGRycy9kb3ducmV2LnhtbERPTWvCQBC9F/wPyxS81U01bSW6igpChCJExfOQHZNo&#10;djZk15j++65Q6G0e73Pmy97UoqPWVZYVvI8iEMS51RUXCk7H7dsUhPPIGmvLpOCHHCwXg5c5Jto+&#10;OKPu4AsRQtglqKD0vkmkdHlJBt3INsSBu9jWoA+wLaRu8RHCTS3HUfQpDVYcGkpsaFNSfjvcjYKu&#10;2X3UWZx+r/dV+tWdLsfzZH1Vavjar2YgPPX+X/znTnWYP41jeH4TTp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fIe3EAAAA3QAAAA8AAAAAAAAAAAAAAAAAmAIAAGRycy9k&#10;b3ducmV2LnhtbFBLBQYAAAAABAAEAPUAAACJAwAAAAA=&#10;" adj="3876" fillcolor="black" stroked="f">
                  <v:fill r:id="rId20" o:title="" type="pattern"/>
                </v:shape>
                <v:shape id="AutoShape 2195" o:spid="_x0000_s1028" type="#_x0000_t32" style="position:absolute;left:9574;top:2036;width:715;height: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saPcgAAADdAAAADwAAAGRycy9kb3ducmV2LnhtbESPQWsCMRCF7wX/Q5iCt5q0WJWtUaQi&#10;iC2IriDehs24u3UzWTZRt/31jSB4m+G9982b8bS1lbhQ40vHGl57CgRx5kzJuYZdungZgfAB2WDl&#10;mDT8kofppPM0xsS4K2/osg25iBD2CWooQqgTKX1WkEXfczVx1I6usRji2uTSNHiNcFvJN6UG0mLJ&#10;8UKBNX0WlJ22ZxspajVLVXo4L9f71frv+zgffmU/Wnef29kHiEBteJjv6aWJ9Uf9d7h9E0eQk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fsaPcgAAADdAAAADwAAAAAA&#10;AAAAAAAAAAChAgAAZHJzL2Rvd25yZXYueG1sUEsFBgAAAAAEAAQA+QAAAJYDAAAAAA==&#10;" strokeweight="3pt"/>
              </v:group>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2002304" behindDoc="0" locked="0" layoutInCell="1" allowOverlap="1" wp14:anchorId="366EFE88" wp14:editId="5B278883">
                <wp:simplePos x="0" y="0"/>
                <wp:positionH relativeFrom="column">
                  <wp:posOffset>2439441</wp:posOffset>
                </wp:positionH>
                <wp:positionV relativeFrom="paragraph">
                  <wp:posOffset>689689</wp:posOffset>
                </wp:positionV>
                <wp:extent cx="453696" cy="547970"/>
                <wp:effectExtent l="0" t="0" r="22860" b="24130"/>
                <wp:wrapNone/>
                <wp:docPr id="1846" name="AutoShape 2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3696" cy="54797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196" o:spid="_x0000_s1026" type="#_x0000_t32" style="position:absolute;margin-left:192.1pt;margin-top:54.3pt;width:35.7pt;height:43.15pt;flip: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" strokeweight="1.5pt"/>
            </w:pict>
          </mc:Fallback>
        </mc:AlternateContent>
      </w:r>
      <w:r w:rsidR="008A6F68">
        <w:rPr>
          <w:rFonts w:ascii="Arial" w:hAnsi="Arial" w:cs="Arial"/>
          <w:noProof/>
          <w:color w:val="7F7F7F" w:themeColor="text1" w:themeTint="80"/>
        </w:rPr>
        <mc:AlternateContent>
          <mc:Choice Requires="wpg">
            <w:drawing>
              <wp:anchor distT="0" distB="0" distL="114300" distR="114300" simplePos="0" relativeHeight="252004352" behindDoc="0" locked="0" layoutInCell="1" allowOverlap="1" wp14:anchorId="16ACF304" wp14:editId="03F3A9BD">
                <wp:simplePos x="0" y="0"/>
                <wp:positionH relativeFrom="column">
                  <wp:posOffset>3141473</wp:posOffset>
                </wp:positionH>
                <wp:positionV relativeFrom="paragraph">
                  <wp:posOffset>955541</wp:posOffset>
                </wp:positionV>
                <wp:extent cx="281447" cy="219086"/>
                <wp:effectExtent l="19050" t="0" r="23495" b="0"/>
                <wp:wrapNone/>
                <wp:docPr id="1850" name="Group 2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81447" cy="219086"/>
                          <a:chOff x="3778" y="7283"/>
                          <a:chExt cx="318" cy="366"/>
                        </a:xfrm>
                      </wpg:grpSpPr>
                      <wps:wsp>
                        <wps:cNvPr id="1851" name="AutoShape 2201"/>
                        <wps:cNvCnPr>
                          <a:cxnSpLocks noChangeShapeType="1"/>
                        </wps:cNvCnPr>
                        <wps:spPr bwMode="auto">
                          <a:xfrm flipH="1" flipV="1">
                            <a:off x="3778" y="7283"/>
                            <a:ext cx="318" cy="3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2" name="AutoShape 2202"/>
                        <wps:cNvCnPr>
                          <a:cxnSpLocks noChangeShapeType="1"/>
                        </wps:cNvCnPr>
                        <wps:spPr bwMode="auto">
                          <a:xfrm flipV="1">
                            <a:off x="3808" y="7331"/>
                            <a:ext cx="203" cy="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200" o:spid="_x0000_s1026" style="position:absolute;margin-left:247.35pt;margin-top:75.25pt;width:22.15pt;height:17.25pt;rotation:-472023fd;z-index:252004352"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">
                <v:shape id="AutoShape 2201"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cBs8QAAADdAAAADwAAAGRycy9kb3ducmV2LnhtbERPTWvCQBC9F/wPywi9FN0opEh0laAU&#10;JFCsqeB1yI5JNDsbstsk/ffdQqG3ebzP2exG04ieOldbVrCYRyCIC6trLhVcPt9mKxDOI2tsLJOC&#10;b3Kw206eNphoO/CZ+tyXIoSwS1BB5X2bSOmKigy6uW2JA3eznUEfYFdK3eEQwk0jl1H0Kg3WHBoq&#10;bGlfUfHIv4wC//6Sxffz6ZTmzIf0I7s+0v1VqefpmK5BeBr9v/jPfdRh/ipewO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wGzxAAAAN0AAAAPAAAAAAAAAAAA&#10;AAAAAKECAABkcnMvZG93bnJldi54bWxQSwUGAAAAAAQABAD5AAAAkgMAAAAA&#10;"/>
                <v:shape id="AutoShape 2202"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lm8MAAADdAAAADwAAAGRycy9kb3ducmV2LnhtbERPTWvCQBC9F/wPyxS8lLqJoITUVUqh&#10;IB6Eag4eh91pEpqdjbtrjP/eLQje5vE+Z7UZbScG8qF1rCCfZSCItTMt1wqq4/d7ASJEZIOdY1Jw&#10;owCb9eRlhaVxV/6h4RBrkUI4lKigibEvpQy6IYth5nrixP06bzEm6GtpPF5TuO3kPMuW0mLLqaHB&#10;nr4a0n+Hi1XQ7qp9Nbydo9fFLj/5PBxPnVZq+jp+foCINMan+OHemjS/WMzh/5t0gl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gZZvDAAAA3QAAAA8AAAAAAAAAAAAA&#10;AAAAoQIAAGRycy9kb3ducmV2LnhtbFBLBQYAAAAABAAEAPkAAACRAwAAAAA=&#10;"/>
              </v:group>
            </w:pict>
          </mc:Fallback>
        </mc:AlternateContent>
      </w:r>
      <w:r w:rsidR="008A6F68">
        <w:rPr>
          <w:rFonts w:ascii="Arial" w:hAnsi="Arial" w:cs="Arial"/>
          <w:noProof/>
          <w:color w:val="7F7F7F" w:themeColor="text1" w:themeTint="80"/>
        </w:rPr>
        <mc:AlternateContent>
          <mc:Choice Requires="wpg">
            <w:drawing>
              <wp:anchor distT="0" distB="0" distL="114300" distR="114300" simplePos="0" relativeHeight="252005376" behindDoc="0" locked="0" layoutInCell="1" allowOverlap="1" wp14:anchorId="35C35D80" wp14:editId="22E6C6ED">
                <wp:simplePos x="0" y="0"/>
                <wp:positionH relativeFrom="column">
                  <wp:posOffset>4199628</wp:posOffset>
                </wp:positionH>
                <wp:positionV relativeFrom="paragraph">
                  <wp:posOffset>233725</wp:posOffset>
                </wp:positionV>
                <wp:extent cx="245870" cy="170796"/>
                <wp:effectExtent l="19050" t="0" r="20955" b="1270"/>
                <wp:wrapNone/>
                <wp:docPr id="1853" name="Group 2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1167850">
                          <a:off x="0" y="0"/>
                          <a:ext cx="245870" cy="170796"/>
                          <a:chOff x="3778" y="7283"/>
                          <a:chExt cx="318" cy="366"/>
                        </a:xfrm>
                      </wpg:grpSpPr>
                      <wps:wsp>
                        <wps:cNvPr id="1854" name="AutoShape 2204"/>
                        <wps:cNvCnPr>
                          <a:cxnSpLocks noChangeShapeType="1"/>
                        </wps:cNvCnPr>
                        <wps:spPr bwMode="auto">
                          <a:xfrm flipH="1" flipV="1">
                            <a:off x="3778" y="7283"/>
                            <a:ext cx="318" cy="3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5" name="AutoShape 2205"/>
                        <wps:cNvCnPr>
                          <a:cxnSpLocks noChangeShapeType="1"/>
                        </wps:cNvCnPr>
                        <wps:spPr bwMode="auto">
                          <a:xfrm flipV="1">
                            <a:off x="3808" y="7331"/>
                            <a:ext cx="203" cy="1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203" o:spid="_x0000_s1026" style="position:absolute;margin-left:330.7pt;margin-top:18.4pt;width:19.35pt;height:13.45pt;rotation:-472023fd;z-index:252005376" coordorigin="3778,7283" coordsize="31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">
                <v:shape id="AutoShape 2204" o:spid="_x0000_s1027" type="#_x0000_t32" style="position:absolute;left:3778;top:7283;width:318;height: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CiK8MAAADdAAAADwAAAGRycy9kb3ducmV2LnhtbERPTYvCMBC9L/gfwgheFk2VVaQapSjC&#10;IohaBa9DM7bVZlKaqN1/vxEW9jaP9znzZWsq8aTGlZYVDAcRCOLM6pJzBefTpj8F4TyyxsoyKfgh&#10;B8tF52OOsbYvPtIz9bkIIexiVFB4X8dSuqwgg25ga+LAXW1j0AfY5FI3+ArhppKjKJpIgyWHhgJr&#10;WhWU3dOHUeB3n9vx7bjfJynzOjlsL/dkdVGq122TGQhPrf8X/7m/dZg/HX/B+5twgl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AoivDAAAA3QAAAA8AAAAAAAAAAAAA&#10;AAAAoQIAAGRycy9kb3ducmV2LnhtbFBLBQYAAAAABAAEAPkAAACRAwAAAAA=&#10;"/>
                <v:shape id="AutoShape 2205" o:spid="_x0000_s1028" type="#_x0000_t32" style="position:absolute;left:3808;top:7331;width:203;height: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n978MAAADdAAAADwAAAGRycy9kb3ducmV2LnhtbERPTWvCQBC9F/wPyxS8FN1EUEJ0lVIo&#10;iAehmoPHYXeahGZn4+4a03/fFQre5vE+Z7MbbScG8qF1rCCfZyCItTMt1wqq8+esABEissHOMSn4&#10;pQC77eRlg6Vxd/6i4RRrkUI4lKigibEvpQy6IYth7nrixH07bzEm6GtpPN5TuO3kIstW0mLLqaHB&#10;nj4a0j+nm1XQHqpjNbxdo9fFIb/4PJwvnVZq+jq+r0FEGuNT/O/emzS/WC7h8U06QW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J/e/DAAAA3QAAAA8AAAAAAAAAAAAA&#10;AAAAoQIAAGRycy9kb3ducmV2LnhtbFBLBQYAAAAABAAEAPkAAACRAwAAAAA=&#10;"/>
              </v:group>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2006400" behindDoc="0" locked="0" layoutInCell="1" allowOverlap="1" wp14:anchorId="0A6A3A42" wp14:editId="2849A662">
                <wp:simplePos x="0" y="0"/>
                <wp:positionH relativeFrom="column">
                  <wp:posOffset>64227</wp:posOffset>
                </wp:positionH>
                <wp:positionV relativeFrom="paragraph">
                  <wp:posOffset>1637199</wp:posOffset>
                </wp:positionV>
                <wp:extent cx="2581632" cy="1542246"/>
                <wp:effectExtent l="0" t="0" r="28575" b="20320"/>
                <wp:wrapNone/>
                <wp:docPr id="2368" name="AutoShape 2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81632" cy="1542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206" o:spid="_x0000_s1026" type="#_x0000_t32" style="position:absolute;margin-left:5.05pt;margin-top:128.9pt;width:203.3pt;height:121.4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"/>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2007424" behindDoc="0" locked="0" layoutInCell="1" allowOverlap="1" wp14:anchorId="2C80BE1E" wp14:editId="620A476F">
                <wp:simplePos x="0" y="0"/>
                <wp:positionH relativeFrom="column">
                  <wp:posOffset>3422920</wp:posOffset>
                </wp:positionH>
                <wp:positionV relativeFrom="paragraph">
                  <wp:posOffset>1158361</wp:posOffset>
                </wp:positionV>
                <wp:extent cx="0" cy="1398391"/>
                <wp:effectExtent l="0" t="0" r="19050" b="11430"/>
                <wp:wrapNone/>
                <wp:docPr id="2369" name="AutoShape 2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83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207" o:spid="_x0000_s1026" type="#_x0000_t32" style="position:absolute;margin-left:269.5pt;margin-top:91.2pt;width:0;height:110.1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"/>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2008448" behindDoc="0" locked="0" layoutInCell="1" allowOverlap="1" wp14:anchorId="3F63528D" wp14:editId="6062D445">
                <wp:simplePos x="0" y="0"/>
                <wp:positionH relativeFrom="column">
                  <wp:posOffset>2645859</wp:posOffset>
                </wp:positionH>
                <wp:positionV relativeFrom="paragraph">
                  <wp:posOffset>597175</wp:posOffset>
                </wp:positionV>
                <wp:extent cx="3259006" cy="2582270"/>
                <wp:effectExtent l="0" t="0" r="17780" b="27940"/>
                <wp:wrapNone/>
                <wp:docPr id="2370" name="AutoShape 2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59006" cy="2582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208" o:spid="_x0000_s1026" type="#_x0000_t32" style="position:absolute;margin-left:208.35pt;margin-top:47pt;width:256.6pt;height:203.35pt;flip:y;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"/>
            </w:pict>
          </mc:Fallback>
        </mc:AlternateContent>
      </w:r>
      <w:r w:rsidR="008A6F68">
        <w:rPr>
          <w:rFonts w:ascii="Arial" w:hAnsi="Arial" w:cs="Arial"/>
          <w:noProof/>
          <w:color w:val="7F7F7F" w:themeColor="text1" w:themeTint="80"/>
        </w:rPr>
        <mc:AlternateContent>
          <mc:Choice Requires="wps">
            <w:drawing>
              <wp:anchor distT="0" distB="0" distL="114300" distR="114300" simplePos="0" relativeHeight="252010496" behindDoc="0" locked="0" layoutInCell="1" allowOverlap="1" wp14:anchorId="4A764E3B" wp14:editId="37A40E3E">
                <wp:simplePos x="0" y="0"/>
                <wp:positionH relativeFrom="column">
                  <wp:posOffset>4448316</wp:posOffset>
                </wp:positionH>
                <wp:positionV relativeFrom="paragraph">
                  <wp:posOffset>367414</wp:posOffset>
                </wp:positionV>
                <wp:extent cx="0" cy="1360267"/>
                <wp:effectExtent l="0" t="0" r="19050" b="11430"/>
                <wp:wrapNone/>
                <wp:docPr id="2372" name="AutoShape 2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602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2210" o:spid="_x0000_s1026" type="#_x0000_t32" style="position:absolute;margin-left:350.25pt;margin-top:28.95pt;width:0;height:107.1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"/>
            </w:pict>
          </mc:Fallback>
        </mc:AlternateContent>
      </w:r>
      <w:r w:rsidR="00F14354">
        <w:rPr>
          <w:rFonts w:asciiTheme="minorHAnsi" w:hAnsiTheme="minorHAnsi" w:cs="Arial"/>
          <w:noProof/>
          <w:color w:val="7F7F7F" w:themeColor="text1" w:themeTint="80"/>
        </w:rPr>
        <mc:AlternateContent>
          <mc:Choice Requires="wps">
            <w:drawing>
              <wp:anchor distT="0" distB="0" distL="114299" distR="114299" simplePos="0" relativeHeight="252148736" behindDoc="0" locked="0" layoutInCell="1" allowOverlap="1" wp14:anchorId="2BC32E13" wp14:editId="79CB68AA">
                <wp:simplePos x="0" y="0"/>
                <wp:positionH relativeFrom="column">
                  <wp:posOffset>3860799</wp:posOffset>
                </wp:positionH>
                <wp:positionV relativeFrom="paragraph">
                  <wp:posOffset>802640</wp:posOffset>
                </wp:positionV>
                <wp:extent cx="0" cy="152400"/>
                <wp:effectExtent l="0" t="0" r="19050" b="19050"/>
                <wp:wrapNone/>
                <wp:docPr id="2395" name="AutoShape 2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91" o:spid="_x0000_s1026" type="#_x0000_t32" style="position:absolute;margin-left:304pt;margin-top:63.2pt;width:0;height:12pt;z-index:252148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"/>
            </w:pict>
          </mc:Fallback>
        </mc:AlternateContent>
      </w:r>
      <w:r w:rsidR="00F14354">
        <w:rPr>
          <w:rFonts w:asciiTheme="minorHAnsi" w:hAnsiTheme="minorHAnsi" w:cs="Arial"/>
          <w:noProof/>
          <w:color w:val="7F7F7F" w:themeColor="text1" w:themeTint="80"/>
        </w:rPr>
        <mc:AlternateContent>
          <mc:Choice Requires="wps">
            <w:drawing>
              <wp:anchor distT="0" distB="0" distL="114300" distR="114300" simplePos="0" relativeHeight="252147712" behindDoc="0" locked="0" layoutInCell="1" allowOverlap="1" wp14:anchorId="0B7B32D4" wp14:editId="1059A63E">
                <wp:simplePos x="0" y="0"/>
                <wp:positionH relativeFrom="column">
                  <wp:posOffset>3659505</wp:posOffset>
                </wp:positionH>
                <wp:positionV relativeFrom="paragraph">
                  <wp:posOffset>840740</wp:posOffset>
                </wp:positionV>
                <wp:extent cx="426085" cy="247015"/>
                <wp:effectExtent l="19050" t="19050" r="12065" b="19685"/>
                <wp:wrapNone/>
                <wp:docPr id="2394" name="AutoShape 2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6085" cy="24701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58" o:spid="_x0000_s1026" type="#_x0000_t32" style="position:absolute;margin-left:288.15pt;margin-top:66.2pt;width:33.55pt;height:19.45pt;flip:y;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" strokeweight="3pt"/>
            </w:pict>
          </mc:Fallback>
        </mc:AlternateContent>
      </w:r>
      <w:r w:rsidR="00F14354">
        <w:rPr>
          <w:rFonts w:asciiTheme="minorHAnsi" w:hAnsiTheme="minorHAnsi" w:cs="Arial"/>
          <w:noProof/>
          <w:color w:val="7F7F7F" w:themeColor="text1" w:themeTint="80"/>
        </w:rPr>
        <mc:AlternateContent>
          <mc:Choice Requires="wps">
            <w:drawing>
              <wp:anchor distT="0" distB="0" distL="114300" distR="114300" simplePos="0" relativeHeight="252146688" behindDoc="0" locked="0" layoutInCell="1" allowOverlap="1" wp14:anchorId="5A4B46FA" wp14:editId="14EED657">
                <wp:simplePos x="0" y="0"/>
                <wp:positionH relativeFrom="column">
                  <wp:posOffset>3589020</wp:posOffset>
                </wp:positionH>
                <wp:positionV relativeFrom="paragraph">
                  <wp:posOffset>988060</wp:posOffset>
                </wp:positionV>
                <wp:extent cx="582295" cy="191770"/>
                <wp:effectExtent l="0" t="140335" r="0" b="134620"/>
                <wp:wrapNone/>
                <wp:docPr id="2247" name="AutoShape 2157" descr="noi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00000">
                          <a:off x="0" y="0"/>
                          <a:ext cx="582295" cy="191770"/>
                        </a:xfrm>
                        <a:prstGeom prst="parallelogram">
                          <a:avLst>
                            <a:gd name="adj" fmla="val 54613"/>
                          </a:avLst>
                        </a:prstGeom>
                        <a:pattFill prst="ltDn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57" o:spid="_x0000_s1026" type="#_x0000_t7" alt="noir)" style="position:absolute;margin-left:282.6pt;margin-top:77.8pt;width:45.85pt;height:15.1pt;rotation:-30;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" adj="3885" fillcolor="black" stroked="f">
                <v:fill r:id="rId20" o:title="" type="pattern"/>
              </v:shape>
            </w:pict>
          </mc:Fallback>
        </mc:AlternateContent>
      </w:r>
      <w:r w:rsidR="00172C60" w:rsidRPr="00315221">
        <w:rPr>
          <w:rFonts w:ascii="Arial" w:hAnsi="Arial" w:cs="Arial"/>
          <w:color w:val="7F7F7F" w:themeColor="text1" w:themeTint="80"/>
        </w:rPr>
        <w:br w:type="page"/>
      </w:r>
    </w:p>
    <w:p w14:paraId="5012FAC8" w14:textId="77777777" w:rsidR="00D148BB" w:rsidRPr="000E4873" w:rsidRDefault="00232D96" w:rsidP="00D148BB">
      <w:pPr>
        <w:tabs>
          <w:tab w:val="left" w:pos="9070"/>
        </w:tabs>
        <w:spacing w:after="120" w:line="276" w:lineRule="auto"/>
        <w:ind w:left="567" w:hanging="567"/>
        <w:jc w:val="both"/>
        <w:rPr>
          <w:rFonts w:asciiTheme="minorHAnsi" w:hAnsiTheme="minorHAnsi" w:cs="Arial"/>
        </w:rPr>
      </w:pPr>
      <w:r w:rsidRPr="000E4873">
        <w:rPr>
          <w:rFonts w:asciiTheme="minorHAnsi" w:hAnsiTheme="minorHAnsi" w:cs="Arial"/>
          <w:b/>
        </w:rPr>
        <w:lastRenderedPageBreak/>
        <w:t>Q2</w:t>
      </w:r>
      <w:r w:rsidR="001405B6" w:rsidRPr="000E4873">
        <w:rPr>
          <w:rFonts w:asciiTheme="minorHAnsi" w:hAnsiTheme="minorHAnsi" w:cs="Arial"/>
        </w:rPr>
        <w:t>.</w:t>
      </w:r>
      <w:r w:rsidR="007852F7" w:rsidRPr="000E4873">
        <w:rPr>
          <w:rFonts w:asciiTheme="minorHAnsi" w:hAnsiTheme="minorHAnsi" w:cs="Arial"/>
          <w:i/>
        </w:rPr>
        <w:tab/>
      </w:r>
      <w:r w:rsidR="001F5515" w:rsidRPr="000E4873">
        <w:rPr>
          <w:rFonts w:asciiTheme="minorHAnsi" w:hAnsiTheme="minorHAnsi" w:cs="Arial"/>
        </w:rPr>
        <w:t>S</w:t>
      </w:r>
      <w:r w:rsidR="00600D49" w:rsidRPr="000E4873">
        <w:rPr>
          <w:rFonts w:asciiTheme="minorHAnsi" w:hAnsiTheme="minorHAnsi" w:cs="Arial"/>
        </w:rPr>
        <w:t xml:space="preserve">ur </w:t>
      </w:r>
      <w:r w:rsidR="00600D49" w:rsidRPr="000E4873">
        <w:rPr>
          <w:rFonts w:asciiTheme="minorHAnsi" w:hAnsiTheme="minorHAnsi" w:cs="Arial"/>
          <w:b/>
        </w:rPr>
        <w:t>le document réponse</w:t>
      </w:r>
      <w:r w:rsidR="00246A02" w:rsidRPr="000E4873">
        <w:rPr>
          <w:rFonts w:asciiTheme="minorHAnsi" w:hAnsiTheme="minorHAnsi" w:cs="Arial"/>
          <w:b/>
        </w:rPr>
        <w:t xml:space="preserve"> </w:t>
      </w:r>
      <w:r w:rsidR="00834EF0" w:rsidRPr="000E4873">
        <w:rPr>
          <w:rFonts w:asciiTheme="minorHAnsi" w:hAnsiTheme="minorHAnsi" w:cs="Arial"/>
          <w:b/>
        </w:rPr>
        <w:t>D</w:t>
      </w:r>
      <w:r w:rsidR="00246A02" w:rsidRPr="000E4873">
        <w:rPr>
          <w:rFonts w:asciiTheme="minorHAnsi" w:hAnsiTheme="minorHAnsi" w:cs="Arial"/>
          <w:b/>
        </w:rPr>
        <w:t>R</w:t>
      </w:r>
      <w:r w:rsidR="00FE5813" w:rsidRPr="000E4873">
        <w:rPr>
          <w:rFonts w:asciiTheme="minorHAnsi" w:hAnsiTheme="minorHAnsi" w:cs="Arial"/>
          <w:b/>
        </w:rPr>
        <w:t>2</w:t>
      </w:r>
      <w:r w:rsidR="00246A02" w:rsidRPr="000E4873">
        <w:rPr>
          <w:rFonts w:asciiTheme="minorHAnsi" w:hAnsiTheme="minorHAnsi" w:cs="Arial"/>
        </w:rPr>
        <w:t>,</w:t>
      </w:r>
      <w:r w:rsidR="00600D49" w:rsidRPr="000E4873">
        <w:rPr>
          <w:rFonts w:asciiTheme="minorHAnsi" w:hAnsiTheme="minorHAnsi" w:cs="Arial"/>
        </w:rPr>
        <w:t xml:space="preserve"> </w:t>
      </w:r>
      <w:r w:rsidR="001F5515" w:rsidRPr="000E4873">
        <w:rPr>
          <w:rFonts w:asciiTheme="minorHAnsi" w:hAnsiTheme="minorHAnsi" w:cs="Arial"/>
        </w:rPr>
        <w:t>à l’aide du schéma cinématique fourni</w:t>
      </w:r>
      <w:r w:rsidR="00CE438D" w:rsidRPr="000E4873">
        <w:rPr>
          <w:rFonts w:asciiTheme="minorHAnsi" w:hAnsiTheme="minorHAnsi" w:cs="Arial"/>
        </w:rPr>
        <w:t xml:space="preserve"> </w:t>
      </w:r>
      <w:r w:rsidR="00760046" w:rsidRPr="000E4873">
        <w:rPr>
          <w:rFonts w:asciiTheme="minorHAnsi" w:hAnsiTheme="minorHAnsi" w:cs="Arial"/>
        </w:rPr>
        <w:t xml:space="preserve">figure </w:t>
      </w:r>
      <w:r w:rsidR="00AD41B9" w:rsidRPr="000E4873">
        <w:rPr>
          <w:rFonts w:asciiTheme="minorHAnsi" w:hAnsiTheme="minorHAnsi" w:cs="Arial"/>
        </w:rPr>
        <w:t>4</w:t>
      </w:r>
      <w:r w:rsidR="00760046" w:rsidRPr="000E4873">
        <w:rPr>
          <w:rFonts w:asciiTheme="minorHAnsi" w:hAnsiTheme="minorHAnsi" w:cs="Arial"/>
        </w:rPr>
        <w:t xml:space="preserve"> compléter </w:t>
      </w:r>
      <w:r w:rsidR="00CE438D" w:rsidRPr="000E4873">
        <w:rPr>
          <w:rFonts w:asciiTheme="minorHAnsi" w:hAnsiTheme="minorHAnsi" w:cs="Arial"/>
        </w:rPr>
        <w:t>le graphe de liaison</w:t>
      </w:r>
      <w:r w:rsidR="00E3588E">
        <w:rPr>
          <w:rFonts w:asciiTheme="minorHAnsi" w:hAnsiTheme="minorHAnsi" w:cs="Arial"/>
        </w:rPr>
        <w:t>s</w:t>
      </w:r>
      <w:r w:rsidR="00CE438D" w:rsidRPr="000E4873">
        <w:rPr>
          <w:rFonts w:asciiTheme="minorHAnsi" w:hAnsiTheme="minorHAnsi" w:cs="Arial"/>
        </w:rPr>
        <w:t xml:space="preserve"> </w:t>
      </w:r>
      <w:r w:rsidR="001F5515" w:rsidRPr="000E4873">
        <w:rPr>
          <w:rFonts w:asciiTheme="minorHAnsi" w:hAnsiTheme="minorHAnsi" w:cs="Arial"/>
        </w:rPr>
        <w:t xml:space="preserve">en indiquant </w:t>
      </w:r>
      <w:r w:rsidR="00A979F2" w:rsidRPr="000E4873">
        <w:rPr>
          <w:rFonts w:asciiTheme="minorHAnsi" w:hAnsiTheme="minorHAnsi" w:cs="Arial"/>
        </w:rPr>
        <w:t>pour chaque liaison leur nom et</w:t>
      </w:r>
      <w:r w:rsidR="00CE438D" w:rsidRPr="000E4873">
        <w:rPr>
          <w:rFonts w:asciiTheme="minorHAnsi" w:hAnsiTheme="minorHAnsi" w:cs="Arial"/>
        </w:rPr>
        <w:t xml:space="preserve"> nombre d’inconnues statiques.</w:t>
      </w:r>
      <w:r w:rsidR="009C0DCD" w:rsidRPr="000E4873">
        <w:rPr>
          <w:rFonts w:asciiTheme="minorHAnsi" w:hAnsiTheme="minorHAnsi" w:cs="Arial"/>
        </w:rPr>
        <w:t xml:space="preserve"> Déterminer le degré d’hyperstatisme de l’ensemble</w:t>
      </w:r>
      <w:r w:rsidR="001F5515" w:rsidRPr="000E4873">
        <w:rPr>
          <w:rFonts w:asciiTheme="minorHAnsi" w:hAnsiTheme="minorHAnsi" w:cs="Arial"/>
        </w:rPr>
        <w:t>.</w:t>
      </w:r>
      <w:r w:rsidR="00D148BB" w:rsidRPr="000E4873">
        <w:rPr>
          <w:rFonts w:asciiTheme="minorHAnsi" w:hAnsiTheme="minorHAnsi" w:cs="Arial"/>
        </w:rPr>
        <w:t xml:space="preserve"> </w:t>
      </w:r>
    </w:p>
    <w:p w14:paraId="032BB5BC" w14:textId="77777777" w:rsidR="00760046" w:rsidRPr="000E4873" w:rsidRDefault="00760046" w:rsidP="00D148BB">
      <w:pPr>
        <w:spacing w:line="276" w:lineRule="auto"/>
        <w:jc w:val="both"/>
        <w:rPr>
          <w:rFonts w:asciiTheme="minorHAnsi" w:hAnsiTheme="minorHAnsi" w:cs="Arial"/>
        </w:rPr>
      </w:pPr>
      <w:r w:rsidRPr="000E4873">
        <w:rPr>
          <w:rFonts w:asciiTheme="minorHAnsi" w:hAnsiTheme="minorHAnsi" w:cs="Arial"/>
          <w:b/>
        </w:rPr>
        <w:t xml:space="preserve">On supposera l’actionneur électromécanique </w:t>
      </w:r>
      <w:r w:rsidR="002A10E4">
        <w:rPr>
          <w:rFonts w:asciiTheme="minorHAnsi" w:hAnsiTheme="minorHAnsi" w:cs="Arial"/>
          <w:b/>
        </w:rPr>
        <w:t xml:space="preserve"> </w:t>
      </w:r>
      <w:r w:rsidRPr="000E4873">
        <w:rPr>
          <w:rFonts w:asciiTheme="minorHAnsi" w:hAnsiTheme="minorHAnsi" w:cs="Arial"/>
          <w:b/>
        </w:rPr>
        <w:t xml:space="preserve">modélisable par un axe en liaison </w:t>
      </w:r>
      <w:r w:rsidR="00AD41B9" w:rsidRPr="000E4873">
        <w:rPr>
          <w:rFonts w:asciiTheme="minorHAnsi" w:hAnsiTheme="minorHAnsi" w:cs="Arial"/>
          <w:b/>
        </w:rPr>
        <w:t>hélicoïdale</w:t>
      </w:r>
      <w:r w:rsidRPr="000E4873">
        <w:rPr>
          <w:rFonts w:asciiTheme="minorHAnsi" w:hAnsiTheme="minorHAnsi" w:cs="Arial"/>
          <w:b/>
        </w:rPr>
        <w:t xml:space="preserve"> avec le corps de </w:t>
      </w:r>
      <w:r w:rsidR="002A10E4">
        <w:rPr>
          <w:rFonts w:asciiTheme="minorHAnsi" w:hAnsiTheme="minorHAnsi" w:cs="Arial"/>
          <w:b/>
        </w:rPr>
        <w:t>l’actionneur</w:t>
      </w:r>
      <w:r w:rsidRPr="000E4873">
        <w:rPr>
          <w:rFonts w:asciiTheme="minorHAnsi" w:hAnsiTheme="minorHAnsi" w:cs="Arial"/>
          <w:b/>
        </w:rPr>
        <w:t>.</w:t>
      </w:r>
      <w:r w:rsidRPr="000E4873">
        <w:rPr>
          <w:rFonts w:asciiTheme="minorHAnsi" w:hAnsiTheme="minorHAnsi" w:cs="Arial"/>
        </w:rPr>
        <w:t xml:space="preserve"> </w:t>
      </w:r>
      <w:r w:rsidR="00860151" w:rsidRPr="000E4873">
        <w:rPr>
          <w:rFonts w:asciiTheme="minorHAnsi" w:hAnsiTheme="minorHAnsi" w:cs="Arial"/>
          <w:b/>
        </w:rPr>
        <w:t xml:space="preserve">Sur la figure </w:t>
      </w:r>
      <w:r w:rsidR="00834EF0" w:rsidRPr="000E4873">
        <w:rPr>
          <w:rFonts w:asciiTheme="minorHAnsi" w:hAnsiTheme="minorHAnsi" w:cs="Arial"/>
          <w:b/>
        </w:rPr>
        <w:t>4</w:t>
      </w:r>
      <w:r w:rsidR="00860151" w:rsidRPr="000E4873">
        <w:rPr>
          <w:rFonts w:asciiTheme="minorHAnsi" w:hAnsiTheme="minorHAnsi" w:cs="Arial"/>
          <w:b/>
        </w:rPr>
        <w:t>, u</w:t>
      </w:r>
      <w:r w:rsidRPr="000E4873">
        <w:rPr>
          <w:rFonts w:asciiTheme="minorHAnsi" w:hAnsiTheme="minorHAnsi" w:cs="Arial"/>
          <w:b/>
        </w:rPr>
        <w:t>n seul actionneur est modélisé.</w:t>
      </w:r>
    </w:p>
    <w:p w14:paraId="3EE79010" w14:textId="77777777" w:rsidR="009C0DCD" w:rsidRPr="000E4873" w:rsidRDefault="00B35948" w:rsidP="00D11FF2">
      <w:pPr>
        <w:spacing w:after="120" w:line="276" w:lineRule="auto"/>
        <w:jc w:val="both"/>
        <w:rPr>
          <w:rFonts w:asciiTheme="minorHAnsi" w:hAnsiTheme="minorHAnsi" w:cs="Arial"/>
        </w:rPr>
      </w:pPr>
      <w:r w:rsidRPr="000E4873">
        <w:rPr>
          <w:rFonts w:asciiTheme="minorHAnsi" w:hAnsiTheme="minorHAnsi" w:cs="Arial"/>
        </w:rPr>
        <w:t xml:space="preserve">Du </w:t>
      </w:r>
      <w:r w:rsidR="00D82541" w:rsidRPr="000E4873">
        <w:rPr>
          <w:rFonts w:asciiTheme="minorHAnsi" w:hAnsiTheme="minorHAnsi" w:cs="Arial"/>
        </w:rPr>
        <w:t>fait de la symétrie du problème</w:t>
      </w:r>
      <w:r w:rsidRPr="000E4873">
        <w:rPr>
          <w:rFonts w:asciiTheme="minorHAnsi" w:hAnsiTheme="minorHAnsi" w:cs="Arial"/>
        </w:rPr>
        <w:t xml:space="preserve"> il est possible de réaliser une é</w:t>
      </w:r>
      <w:r w:rsidR="009C0DCD" w:rsidRPr="000E4873">
        <w:rPr>
          <w:rFonts w:asciiTheme="minorHAnsi" w:hAnsiTheme="minorHAnsi" w:cs="Arial"/>
        </w:rPr>
        <w:t>tude simplifiée de</w:t>
      </w:r>
      <w:r w:rsidR="00A979F2" w:rsidRPr="000E4873">
        <w:rPr>
          <w:rFonts w:asciiTheme="minorHAnsi" w:hAnsiTheme="minorHAnsi" w:cs="Arial"/>
        </w:rPr>
        <w:t xml:space="preserve"> la cinématique de pendulation </w:t>
      </w:r>
      <w:r w:rsidRPr="000E4873">
        <w:rPr>
          <w:rFonts w:asciiTheme="minorHAnsi" w:hAnsiTheme="minorHAnsi" w:cs="Arial"/>
          <w:b/>
        </w:rPr>
        <w:t>en ne modélisant qu’</w:t>
      </w:r>
      <w:r w:rsidR="009C0DCD" w:rsidRPr="000E4873">
        <w:rPr>
          <w:rFonts w:asciiTheme="minorHAnsi" w:hAnsiTheme="minorHAnsi" w:cs="Arial"/>
          <w:b/>
        </w:rPr>
        <w:t>un seul actionneur</w:t>
      </w:r>
      <w:r w:rsidRPr="000E4873">
        <w:rPr>
          <w:rFonts w:asciiTheme="minorHAnsi" w:hAnsiTheme="minorHAnsi" w:cs="Arial"/>
        </w:rPr>
        <w:t>, la</w:t>
      </w:r>
      <w:r w:rsidR="009C0DCD" w:rsidRPr="000E4873">
        <w:rPr>
          <w:rFonts w:asciiTheme="minorHAnsi" w:hAnsiTheme="minorHAnsi" w:cs="Arial"/>
        </w:rPr>
        <w:t xml:space="preserve"> traverse et deux bielles</w:t>
      </w:r>
      <w:r w:rsidRPr="000E4873">
        <w:rPr>
          <w:rFonts w:asciiTheme="minorHAnsi" w:hAnsiTheme="minorHAnsi" w:cs="Arial"/>
        </w:rPr>
        <w:t xml:space="preserve">, </w:t>
      </w:r>
      <w:r w:rsidRPr="000E4873">
        <w:rPr>
          <w:rFonts w:asciiTheme="minorHAnsi" w:hAnsiTheme="minorHAnsi" w:cs="Arial"/>
          <w:b/>
        </w:rPr>
        <w:t>le tout étant ramené</w:t>
      </w:r>
      <w:r w:rsidR="009C0DCD" w:rsidRPr="000E4873">
        <w:rPr>
          <w:rFonts w:asciiTheme="minorHAnsi" w:hAnsiTheme="minorHAnsi" w:cs="Arial"/>
          <w:b/>
        </w:rPr>
        <w:t xml:space="preserve"> dans le plan</w:t>
      </w:r>
      <w:r w:rsidRPr="000E4873">
        <w:rPr>
          <w:rFonts w:asciiTheme="minorHAnsi" w:hAnsiTheme="minorHAnsi" w:cs="Arial"/>
          <w:b/>
        </w:rPr>
        <w:t>.</w:t>
      </w:r>
    </w:p>
    <w:p w14:paraId="548E9A71" w14:textId="77777777" w:rsidR="00D148BB" w:rsidRPr="000E4873" w:rsidRDefault="009C0DCD" w:rsidP="00D148BB">
      <w:pPr>
        <w:tabs>
          <w:tab w:val="left" w:pos="9070"/>
        </w:tabs>
        <w:spacing w:after="120" w:line="276" w:lineRule="auto"/>
        <w:ind w:left="567" w:hanging="567"/>
        <w:jc w:val="both"/>
        <w:rPr>
          <w:rFonts w:asciiTheme="minorHAnsi" w:hAnsiTheme="minorHAnsi" w:cs="Arial"/>
        </w:rPr>
      </w:pPr>
      <w:r w:rsidRPr="000E4873">
        <w:rPr>
          <w:rFonts w:asciiTheme="minorHAnsi" w:hAnsiTheme="minorHAnsi" w:cs="Arial"/>
          <w:b/>
        </w:rPr>
        <w:t>Q</w:t>
      </w:r>
      <w:r w:rsidR="000D1830" w:rsidRPr="000E4873">
        <w:rPr>
          <w:rFonts w:asciiTheme="minorHAnsi" w:hAnsiTheme="minorHAnsi" w:cs="Arial"/>
          <w:b/>
        </w:rPr>
        <w:t>3</w:t>
      </w:r>
      <w:r w:rsidRPr="000E4873">
        <w:rPr>
          <w:rFonts w:asciiTheme="minorHAnsi" w:hAnsiTheme="minorHAnsi" w:cs="Arial"/>
          <w:b/>
        </w:rPr>
        <w:t>.</w:t>
      </w:r>
      <w:r w:rsidRPr="000E4873">
        <w:rPr>
          <w:rFonts w:asciiTheme="minorHAnsi" w:hAnsiTheme="minorHAnsi" w:cs="Arial"/>
        </w:rPr>
        <w:t xml:space="preserve"> </w:t>
      </w:r>
      <w:r w:rsidR="00C23B0C" w:rsidRPr="000E4873">
        <w:rPr>
          <w:rFonts w:asciiTheme="minorHAnsi" w:hAnsiTheme="minorHAnsi" w:cs="Arial"/>
        </w:rPr>
        <w:t xml:space="preserve">Sur </w:t>
      </w:r>
      <w:r w:rsidR="00C23B0C" w:rsidRPr="000E4873">
        <w:rPr>
          <w:rFonts w:asciiTheme="minorHAnsi" w:hAnsiTheme="minorHAnsi" w:cs="Arial"/>
          <w:b/>
        </w:rPr>
        <w:t xml:space="preserve">le document réponse </w:t>
      </w:r>
      <w:r w:rsidR="00834EF0" w:rsidRPr="000E4873">
        <w:rPr>
          <w:rFonts w:asciiTheme="minorHAnsi" w:hAnsiTheme="minorHAnsi" w:cs="Arial"/>
          <w:b/>
        </w:rPr>
        <w:t>D</w:t>
      </w:r>
      <w:r w:rsidR="00C23B0C" w:rsidRPr="000E4873">
        <w:rPr>
          <w:rFonts w:asciiTheme="minorHAnsi" w:hAnsiTheme="minorHAnsi" w:cs="Arial"/>
          <w:b/>
        </w:rPr>
        <w:t xml:space="preserve">R2 </w:t>
      </w:r>
      <w:r w:rsidR="00600D49" w:rsidRPr="000E4873">
        <w:rPr>
          <w:rFonts w:asciiTheme="minorHAnsi" w:hAnsiTheme="minorHAnsi" w:cs="Arial"/>
        </w:rPr>
        <w:t xml:space="preserve">compléter le schéma cinématique </w:t>
      </w:r>
      <w:r w:rsidR="001151EF" w:rsidRPr="000E4873">
        <w:rPr>
          <w:rFonts w:asciiTheme="minorHAnsi" w:hAnsiTheme="minorHAnsi" w:cs="Arial"/>
        </w:rPr>
        <w:t xml:space="preserve">dans </w:t>
      </w:r>
      <w:r w:rsidR="00CE438D" w:rsidRPr="000E4873">
        <w:rPr>
          <w:rFonts w:asciiTheme="minorHAnsi" w:hAnsiTheme="minorHAnsi" w:cs="Arial"/>
        </w:rPr>
        <w:t>le plan</w:t>
      </w:r>
      <w:r w:rsidR="001151EF" w:rsidRPr="000E4873">
        <w:rPr>
          <w:rFonts w:asciiTheme="minorHAnsi" w:hAnsiTheme="minorHAnsi" w:cs="Arial"/>
        </w:rPr>
        <w:t xml:space="preserve"> </w:t>
      </w:r>
      <w:r w:rsidR="00A979F2" w:rsidRPr="000E4873">
        <w:rPr>
          <w:rFonts w:asciiTheme="minorHAnsi" w:hAnsiTheme="minorHAnsi" w:cs="Arial"/>
        </w:rPr>
        <w:t>du système de pendulation.</w:t>
      </w:r>
      <w:r w:rsidRPr="000E4873">
        <w:rPr>
          <w:rFonts w:asciiTheme="minorHAnsi" w:hAnsiTheme="minorHAnsi" w:cs="Arial"/>
        </w:rPr>
        <w:t xml:space="preserve"> D</w:t>
      </w:r>
      <w:r w:rsidR="00EA717E" w:rsidRPr="000E4873">
        <w:rPr>
          <w:rFonts w:asciiTheme="minorHAnsi" w:hAnsiTheme="minorHAnsi" w:cs="Arial"/>
        </w:rPr>
        <w:t>éterminer le degré d’hyperstatisme de l’ensemble</w:t>
      </w:r>
      <w:r w:rsidR="00CE438D" w:rsidRPr="000E4873">
        <w:rPr>
          <w:rFonts w:asciiTheme="minorHAnsi" w:hAnsiTheme="minorHAnsi" w:cs="Arial"/>
        </w:rPr>
        <w:t xml:space="preserve"> pour le modèle plan</w:t>
      </w:r>
      <w:r w:rsidR="00C3020D" w:rsidRPr="000E4873">
        <w:rPr>
          <w:rFonts w:asciiTheme="minorHAnsi" w:hAnsiTheme="minorHAnsi" w:cs="Arial"/>
        </w:rPr>
        <w:t>.</w:t>
      </w:r>
    </w:p>
    <w:p w14:paraId="7DC7CFB7" w14:textId="77777777" w:rsidR="00D148BB" w:rsidRPr="000E4873" w:rsidRDefault="000D1830" w:rsidP="00D148BB">
      <w:pPr>
        <w:tabs>
          <w:tab w:val="left" w:pos="9070"/>
        </w:tabs>
        <w:spacing w:after="120" w:line="276" w:lineRule="auto"/>
        <w:ind w:left="567" w:hanging="567"/>
        <w:jc w:val="both"/>
        <w:rPr>
          <w:rFonts w:asciiTheme="minorHAnsi" w:hAnsiTheme="minorHAnsi" w:cs="Arial"/>
        </w:rPr>
      </w:pPr>
      <w:r w:rsidRPr="000E4873">
        <w:rPr>
          <w:rFonts w:asciiTheme="minorHAnsi" w:hAnsiTheme="minorHAnsi" w:cs="Arial"/>
          <w:b/>
        </w:rPr>
        <w:t>Q4.</w:t>
      </w:r>
      <w:r w:rsidRPr="000E4873">
        <w:rPr>
          <w:rFonts w:asciiTheme="minorHAnsi" w:hAnsiTheme="minorHAnsi" w:cs="Arial"/>
        </w:rPr>
        <w:t xml:space="preserve"> </w:t>
      </w:r>
      <w:r w:rsidR="00800B50">
        <w:rPr>
          <w:rFonts w:asciiTheme="minorHAnsi" w:hAnsiTheme="minorHAnsi" w:cs="Arial"/>
        </w:rPr>
        <w:t xml:space="preserve"> A partir des résultats obtenus aux questions </w:t>
      </w:r>
      <w:r w:rsidR="00800B50" w:rsidRPr="002A10E4">
        <w:rPr>
          <w:rFonts w:asciiTheme="minorHAnsi" w:hAnsiTheme="minorHAnsi" w:cs="Arial"/>
          <w:b/>
        </w:rPr>
        <w:t>Q2 et Q3</w:t>
      </w:r>
      <w:r w:rsidR="00800B50">
        <w:rPr>
          <w:rFonts w:asciiTheme="minorHAnsi" w:hAnsiTheme="minorHAnsi" w:cs="Arial"/>
        </w:rPr>
        <w:t>, c</w:t>
      </w:r>
      <w:r w:rsidRPr="000E4873">
        <w:rPr>
          <w:rFonts w:asciiTheme="minorHAnsi" w:hAnsiTheme="minorHAnsi" w:cs="Arial"/>
        </w:rPr>
        <w:t xml:space="preserve">onclure quant aux </w:t>
      </w:r>
      <w:r w:rsidR="00E22AB1" w:rsidRPr="000E4873">
        <w:rPr>
          <w:rFonts w:asciiTheme="minorHAnsi" w:hAnsiTheme="minorHAnsi" w:cs="Arial"/>
        </w:rPr>
        <w:t xml:space="preserve">principales </w:t>
      </w:r>
      <w:r w:rsidRPr="000E4873">
        <w:rPr>
          <w:rFonts w:asciiTheme="minorHAnsi" w:hAnsiTheme="minorHAnsi" w:cs="Arial"/>
        </w:rPr>
        <w:t>contraintes géométriques qui seraient à spécifier</w:t>
      </w:r>
      <w:r w:rsidR="00800B50">
        <w:rPr>
          <w:rFonts w:asciiTheme="minorHAnsi" w:hAnsiTheme="minorHAnsi" w:cs="Arial"/>
        </w:rPr>
        <w:t xml:space="preserve"> sur le système complet </w:t>
      </w:r>
      <w:r w:rsidRPr="000E4873">
        <w:rPr>
          <w:rFonts w:asciiTheme="minorHAnsi" w:hAnsiTheme="minorHAnsi" w:cs="Arial"/>
        </w:rPr>
        <w:t xml:space="preserve"> pour assurer un montage et fonctionnement correct du système.</w:t>
      </w:r>
      <w:r w:rsidR="00D148BB" w:rsidRPr="000E4873">
        <w:rPr>
          <w:rFonts w:asciiTheme="minorHAnsi" w:hAnsiTheme="minorHAnsi" w:cs="Arial"/>
        </w:rPr>
        <w:t xml:space="preserve"> </w:t>
      </w:r>
    </w:p>
    <w:p w14:paraId="7578AA8B" w14:textId="77777777" w:rsidR="00732322" w:rsidRPr="000E4873" w:rsidRDefault="00732322" w:rsidP="00D11FF2">
      <w:pPr>
        <w:spacing w:after="120" w:line="276" w:lineRule="auto"/>
        <w:rPr>
          <w:rFonts w:asciiTheme="minorHAnsi" w:hAnsiTheme="minorHAnsi" w:cs="Arial"/>
          <w:i/>
        </w:rPr>
      </w:pPr>
    </w:p>
    <w:p w14:paraId="31339B7F" w14:textId="77777777" w:rsidR="00D45847" w:rsidRPr="000E4873" w:rsidRDefault="00D45847" w:rsidP="00A6442E">
      <w:pPr>
        <w:ind w:right="-2"/>
        <w:rPr>
          <w:rFonts w:asciiTheme="minorHAnsi" w:hAnsiTheme="minorHAnsi" w:cs="Arial"/>
        </w:rPr>
      </w:pPr>
      <w:r w:rsidRPr="000E4873">
        <w:rPr>
          <w:rFonts w:asciiTheme="minorHAnsi" w:hAnsiTheme="minorHAnsi" w:cs="Arial"/>
          <w:b/>
          <w:sz w:val="28"/>
          <w:szCs w:val="28"/>
        </w:rPr>
        <w:t xml:space="preserve">3. </w:t>
      </w:r>
      <w:r w:rsidR="00371BCC">
        <w:rPr>
          <w:rFonts w:asciiTheme="minorHAnsi" w:hAnsiTheme="minorHAnsi" w:cs="Arial"/>
          <w:b/>
          <w:sz w:val="28"/>
          <w:szCs w:val="28"/>
        </w:rPr>
        <w:t>É</w:t>
      </w:r>
      <w:r w:rsidRPr="000E4873">
        <w:rPr>
          <w:rFonts w:asciiTheme="minorHAnsi" w:hAnsiTheme="minorHAnsi" w:cs="Arial"/>
          <w:b/>
          <w:sz w:val="28"/>
          <w:szCs w:val="28"/>
        </w:rPr>
        <w:t xml:space="preserve">tude </w:t>
      </w:r>
      <w:r w:rsidR="00CF5108" w:rsidRPr="000E4873">
        <w:rPr>
          <w:rFonts w:asciiTheme="minorHAnsi" w:hAnsiTheme="minorHAnsi" w:cs="Arial"/>
          <w:b/>
          <w:sz w:val="28"/>
          <w:szCs w:val="28"/>
        </w:rPr>
        <w:t xml:space="preserve">de la </w:t>
      </w:r>
      <w:r w:rsidR="00371BCC">
        <w:rPr>
          <w:rFonts w:asciiTheme="minorHAnsi" w:hAnsiTheme="minorHAnsi" w:cs="Arial"/>
          <w:b/>
          <w:sz w:val="28"/>
          <w:szCs w:val="28"/>
        </w:rPr>
        <w:t xml:space="preserve">fonction </w:t>
      </w:r>
      <w:r w:rsidR="00CF5108" w:rsidRPr="000E4873">
        <w:rPr>
          <w:rFonts w:asciiTheme="minorHAnsi" w:hAnsiTheme="minorHAnsi" w:cs="Arial"/>
          <w:b/>
          <w:sz w:val="28"/>
          <w:szCs w:val="28"/>
        </w:rPr>
        <w:t>FC</w:t>
      </w:r>
      <w:r w:rsidR="004D232F" w:rsidRPr="000E4873">
        <w:rPr>
          <w:rFonts w:asciiTheme="minorHAnsi" w:hAnsiTheme="minorHAnsi" w:cs="Arial"/>
          <w:b/>
          <w:sz w:val="28"/>
          <w:szCs w:val="28"/>
        </w:rPr>
        <w:t>8</w:t>
      </w:r>
      <w:r w:rsidR="00A979F2" w:rsidRPr="000E4873">
        <w:rPr>
          <w:rFonts w:asciiTheme="minorHAnsi" w:hAnsiTheme="minorHAnsi" w:cs="Arial"/>
          <w:b/>
          <w:sz w:val="28"/>
          <w:szCs w:val="28"/>
        </w:rPr>
        <w:t xml:space="preserve"> </w:t>
      </w:r>
      <w:r w:rsidR="00EC0EAE" w:rsidRPr="000E4873">
        <w:rPr>
          <w:rFonts w:asciiTheme="minorHAnsi" w:hAnsiTheme="minorHAnsi" w:cs="Arial"/>
          <w:b/>
          <w:sz w:val="28"/>
          <w:szCs w:val="28"/>
        </w:rPr>
        <w:t>« </w:t>
      </w:r>
      <w:r w:rsidR="00CF5108" w:rsidRPr="000E4873">
        <w:rPr>
          <w:rFonts w:asciiTheme="minorHAnsi" w:hAnsiTheme="minorHAnsi" w:cs="Arial"/>
          <w:b/>
          <w:sz w:val="28"/>
          <w:szCs w:val="28"/>
        </w:rPr>
        <w:t>diminuer les temps de parcours d’au moins 15%</w:t>
      </w:r>
      <w:r w:rsidR="00EC0EAE" w:rsidRPr="000E4873">
        <w:rPr>
          <w:rFonts w:asciiTheme="minorHAnsi" w:hAnsiTheme="minorHAnsi" w:cs="Arial"/>
          <w:b/>
          <w:sz w:val="28"/>
          <w:szCs w:val="28"/>
        </w:rPr>
        <w:t> »</w:t>
      </w:r>
      <w:r w:rsidRPr="000E4873">
        <w:rPr>
          <w:rFonts w:asciiTheme="minorHAnsi" w:hAnsiTheme="minorHAnsi" w:cs="Arial"/>
        </w:rPr>
        <w:t xml:space="preserve"> </w:t>
      </w:r>
    </w:p>
    <w:p w14:paraId="23E11A80" w14:textId="77777777" w:rsidR="00D45847" w:rsidRPr="000E4873" w:rsidRDefault="00D45847" w:rsidP="00D45847">
      <w:pPr>
        <w:ind w:right="992"/>
        <w:rPr>
          <w:rFonts w:asciiTheme="minorHAnsi" w:hAnsiTheme="minorHAnsi" w:cs="Arial"/>
        </w:rPr>
      </w:pPr>
    </w:p>
    <w:p w14:paraId="0DC25F4B" w14:textId="77777777" w:rsidR="00CD53FB" w:rsidRPr="000E4873" w:rsidRDefault="00F14354" w:rsidP="00D11FF2">
      <w:pPr>
        <w:spacing w:after="120" w:line="276" w:lineRule="auto"/>
        <w:jc w:val="both"/>
        <w:rPr>
          <w:rFonts w:asciiTheme="minorHAnsi" w:hAnsiTheme="minorHAnsi" w:cs="Arial"/>
        </w:rPr>
      </w:pPr>
      <w:r>
        <w:rPr>
          <w:rFonts w:asciiTheme="minorHAnsi" w:hAnsiTheme="minorHAnsi" w:cs="Arial"/>
          <w:noProof/>
        </w:rPr>
        <mc:AlternateContent>
          <mc:Choice Requires="wpg">
            <w:drawing>
              <wp:anchor distT="0" distB="0" distL="114300" distR="114300" simplePos="0" relativeHeight="252189696" behindDoc="0" locked="0" layoutInCell="1" allowOverlap="1" wp14:anchorId="29A18233" wp14:editId="340CBA04">
                <wp:simplePos x="0" y="0"/>
                <wp:positionH relativeFrom="column">
                  <wp:posOffset>-503555</wp:posOffset>
                </wp:positionH>
                <wp:positionV relativeFrom="paragraph">
                  <wp:posOffset>618490</wp:posOffset>
                </wp:positionV>
                <wp:extent cx="6547485" cy="2454275"/>
                <wp:effectExtent l="1270" t="8890" r="13970" b="3810"/>
                <wp:wrapNone/>
                <wp:docPr id="38" name="Group 2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7485" cy="2454275"/>
                          <a:chOff x="625" y="7919"/>
                          <a:chExt cx="10311" cy="3865"/>
                        </a:xfrm>
                      </wpg:grpSpPr>
                      <wpg:grpSp>
                        <wpg:cNvPr id="39" name="Group 2286"/>
                        <wpg:cNvGrpSpPr>
                          <a:grpSpLocks/>
                        </wpg:cNvGrpSpPr>
                        <wpg:grpSpPr bwMode="auto">
                          <a:xfrm>
                            <a:off x="625" y="8567"/>
                            <a:ext cx="10169" cy="3217"/>
                            <a:chOff x="626" y="8087"/>
                            <a:chExt cx="10169" cy="3217"/>
                          </a:xfrm>
                        </wpg:grpSpPr>
                        <wps:wsp>
                          <wps:cNvPr id="40" name="Text Box 2027"/>
                          <wps:cNvSpPr txBox="1">
                            <a:spLocks noChangeArrowheads="1"/>
                          </wps:cNvSpPr>
                          <wps:spPr bwMode="auto">
                            <a:xfrm>
                              <a:off x="626" y="10322"/>
                              <a:ext cx="2917"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109D86" w14:textId="77777777" w:rsidR="00B53E60" w:rsidRDefault="00B53E60" w:rsidP="00834EF0">
                                <w:pPr>
                                  <w:jc w:val="center"/>
                                </w:pPr>
                                <w:r>
                                  <w:t xml:space="preserve">Zone de raccordement </w:t>
                                </w:r>
                                <w:r>
                                  <w:br/>
                                  <w:t xml:space="preserve"> ligne droite / courbe</w:t>
                                </w:r>
                              </w:p>
                            </w:txbxContent>
                          </wps:txbx>
                          <wps:bodyPr rot="0" vert="horz" wrap="square" lIns="91440" tIns="45720" rIns="91440" bIns="45720" anchor="t" anchorCtr="0" upright="1">
                            <a:noAutofit/>
                          </wps:bodyPr>
                        </wps:wsp>
                        <wps:wsp>
                          <wps:cNvPr id="41" name="AutoShape 2028"/>
                          <wps:cNvCnPr>
                            <a:cxnSpLocks noChangeShapeType="1"/>
                          </wps:cNvCnPr>
                          <wps:spPr bwMode="auto">
                            <a:xfrm flipV="1">
                              <a:off x="1090" y="8643"/>
                              <a:ext cx="776" cy="16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Rectangle 1982"/>
                          <wps:cNvSpPr>
                            <a:spLocks noChangeArrowheads="1"/>
                          </wps:cNvSpPr>
                          <wps:spPr bwMode="auto">
                            <a:xfrm>
                              <a:off x="2697" y="8619"/>
                              <a:ext cx="2860" cy="979"/>
                            </a:xfrm>
                            <a:prstGeom prst="rect">
                              <a:avLst/>
                            </a:prstGeom>
                            <a:solidFill>
                              <a:srgbClr val="FFFFFF"/>
                            </a:solidFill>
                            <a:ln w="12700">
                              <a:solidFill>
                                <a:srgbClr val="FFFFFF"/>
                              </a:solidFill>
                              <a:miter lim="800000"/>
                              <a:headEnd/>
                              <a:tailEnd/>
                            </a:ln>
                          </wps:spPr>
                          <wps:txbx>
                            <w:txbxContent>
                              <w:p w14:paraId="3EC953C0" w14:textId="77777777" w:rsidR="00B53E60" w:rsidRPr="00834EF0" w:rsidRDefault="00B53E60" w:rsidP="00FC6B69">
                                <w:pPr>
                                  <w:rPr>
                                    <w:rFonts w:asciiTheme="minorHAnsi" w:hAnsiTheme="minorHAnsi"/>
                                  </w:rPr>
                                </w:pPr>
                                <w:r w:rsidRPr="00834EF0">
                                  <w:rPr>
                                    <w:rFonts w:asciiTheme="minorHAnsi" w:hAnsiTheme="minorHAnsi"/>
                                  </w:rPr>
                                  <w:t>Courbe de rayon R=800m</w:t>
                                </w:r>
                              </w:p>
                              <w:p w14:paraId="4C9EB3EE" w14:textId="77777777" w:rsidR="00B53E60" w:rsidRPr="00834EF0" w:rsidRDefault="00B53E60" w:rsidP="00FC6B69">
                                <w:pPr>
                                  <w:rPr>
                                    <w:rFonts w:asciiTheme="minorHAnsi" w:hAnsiTheme="minorHAnsi"/>
                                  </w:rPr>
                                </w:pPr>
                                <w:r>
                                  <w:rPr>
                                    <w:rFonts w:asciiTheme="minorHAnsi" w:hAnsiTheme="minorHAnsi"/>
                                  </w:rPr>
                                  <w:t xml:space="preserve">Dévers </w:t>
                                </w:r>
                                <w:r w:rsidRPr="00834EF0">
                                  <w:rPr>
                                    <w:rFonts w:asciiTheme="minorHAnsi" w:hAnsiTheme="minorHAnsi"/>
                                  </w:rPr>
                                  <w:t>d=100mm</w:t>
                                </w:r>
                              </w:p>
                            </w:txbxContent>
                          </wps:txbx>
                          <wps:bodyPr rot="0" vert="horz" wrap="square" lIns="0" tIns="0" rIns="0" bIns="0" anchor="t" anchorCtr="0" upright="1">
                            <a:noAutofit/>
                          </wps:bodyPr>
                        </wps:wsp>
                        <wps:wsp>
                          <wps:cNvPr id="43" name="Rectangle 1983"/>
                          <wps:cNvSpPr>
                            <a:spLocks noChangeArrowheads="1"/>
                          </wps:cNvSpPr>
                          <wps:spPr bwMode="auto">
                            <a:xfrm>
                              <a:off x="6052" y="9042"/>
                              <a:ext cx="2654" cy="1085"/>
                            </a:xfrm>
                            <a:prstGeom prst="rect">
                              <a:avLst/>
                            </a:prstGeom>
                            <a:solidFill>
                              <a:srgbClr val="FFFFFF"/>
                            </a:solidFill>
                            <a:ln w="12700">
                              <a:solidFill>
                                <a:srgbClr val="FFFFFF"/>
                              </a:solidFill>
                              <a:miter lim="800000"/>
                              <a:headEnd/>
                              <a:tailEnd/>
                            </a:ln>
                          </wps:spPr>
                          <wps:txbx>
                            <w:txbxContent>
                              <w:p w14:paraId="1247F5A9" w14:textId="77777777" w:rsidR="00B53E60" w:rsidRPr="00834EF0" w:rsidRDefault="00B53E60" w:rsidP="00FC6B69">
                                <w:pPr>
                                  <w:rPr>
                                    <w:rFonts w:asciiTheme="minorHAnsi" w:hAnsiTheme="minorHAnsi"/>
                                  </w:rPr>
                                </w:pPr>
                                <w:r w:rsidRPr="00834EF0">
                                  <w:rPr>
                                    <w:rFonts w:asciiTheme="minorHAnsi" w:hAnsiTheme="minorHAnsi"/>
                                  </w:rPr>
                                  <w:t xml:space="preserve">Courbe  de rayon </w:t>
                                </w:r>
                                <w:r>
                                  <w:rPr>
                                    <w:rFonts w:asciiTheme="minorHAnsi" w:hAnsiTheme="minorHAnsi"/>
                                  </w:rPr>
                                  <w:t xml:space="preserve">R </w:t>
                                </w:r>
                                <w:r w:rsidRPr="00834EF0">
                                  <w:rPr>
                                    <w:rFonts w:asciiTheme="minorHAnsi" w:hAnsiTheme="minorHAnsi"/>
                                  </w:rPr>
                                  <w:t>=500m</w:t>
                                </w:r>
                              </w:p>
                              <w:p w14:paraId="6DA8120F" w14:textId="77777777" w:rsidR="00B53E60" w:rsidRPr="00834EF0" w:rsidRDefault="00B53E60" w:rsidP="00FC6B69">
                                <w:pPr>
                                  <w:rPr>
                                    <w:rFonts w:asciiTheme="minorHAnsi" w:hAnsiTheme="minorHAnsi"/>
                                  </w:rPr>
                                </w:pPr>
                                <w:r>
                                  <w:rPr>
                                    <w:rFonts w:asciiTheme="minorHAnsi" w:hAnsiTheme="minorHAnsi"/>
                                  </w:rPr>
                                  <w:t xml:space="preserve">Dévers </w:t>
                                </w:r>
                                <w:r w:rsidRPr="00834EF0">
                                  <w:rPr>
                                    <w:rFonts w:asciiTheme="minorHAnsi" w:hAnsiTheme="minorHAnsi"/>
                                  </w:rPr>
                                  <w:t>d=160mm</w:t>
                                </w:r>
                              </w:p>
                            </w:txbxContent>
                          </wps:txbx>
                          <wps:bodyPr rot="0" vert="horz" wrap="square" lIns="0" tIns="0" rIns="0" bIns="0" anchor="t" anchorCtr="0" upright="1">
                            <a:noAutofit/>
                          </wps:bodyPr>
                        </wps:wsp>
                        <wps:wsp>
                          <wps:cNvPr id="44" name="Rectangle 1984"/>
                          <wps:cNvSpPr>
                            <a:spLocks noChangeArrowheads="1"/>
                          </wps:cNvSpPr>
                          <wps:spPr bwMode="auto">
                            <a:xfrm>
                              <a:off x="8994" y="9845"/>
                              <a:ext cx="721" cy="332"/>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4C5B9F3E" w14:textId="77777777" w:rsidR="00B53E60" w:rsidRPr="00834EF0" w:rsidRDefault="00B53E60" w:rsidP="00FC6B69">
                                <w:pPr>
                                  <w:rPr>
                                    <w:rFonts w:asciiTheme="minorHAnsi" w:hAnsiTheme="minorHAnsi"/>
                                  </w:rPr>
                                </w:pPr>
                                <w:r w:rsidRPr="00834EF0">
                                  <w:rPr>
                                    <w:rFonts w:asciiTheme="minorHAnsi" w:hAnsiTheme="minorHAnsi"/>
                                  </w:rPr>
                                  <w:t>60m</w:t>
                                </w:r>
                              </w:p>
                            </w:txbxContent>
                          </wps:txbx>
                          <wps:bodyPr rot="0" vert="horz" wrap="square" lIns="0" tIns="0" rIns="0" bIns="0" anchor="t" anchorCtr="0" upright="1">
                            <a:noAutofit/>
                          </wps:bodyPr>
                        </wps:wsp>
                        <wps:wsp>
                          <wps:cNvPr id="45" name="Rectangle 1985"/>
                          <wps:cNvSpPr>
                            <a:spLocks noChangeArrowheads="1"/>
                          </wps:cNvSpPr>
                          <wps:spPr bwMode="auto">
                            <a:xfrm>
                              <a:off x="1764" y="9409"/>
                              <a:ext cx="721" cy="332"/>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770CB2B8" w14:textId="77777777" w:rsidR="00B53E60" w:rsidRPr="00834EF0" w:rsidRDefault="00B53E60" w:rsidP="00FC6B69">
                                <w:pPr>
                                  <w:rPr>
                                    <w:rFonts w:asciiTheme="minorHAnsi" w:hAnsiTheme="minorHAnsi"/>
                                  </w:rPr>
                                </w:pPr>
                                <w:r w:rsidRPr="00834EF0">
                                  <w:rPr>
                                    <w:rFonts w:asciiTheme="minorHAnsi" w:hAnsiTheme="minorHAnsi"/>
                                  </w:rPr>
                                  <w:t>60m</w:t>
                                </w:r>
                              </w:p>
                            </w:txbxContent>
                          </wps:txbx>
                          <wps:bodyPr rot="0" vert="horz" wrap="square" lIns="0" tIns="0" rIns="0" bIns="0" anchor="t" anchorCtr="0" upright="1">
                            <a:noAutofit/>
                          </wps:bodyPr>
                        </wps:wsp>
                        <wps:wsp>
                          <wps:cNvPr id="46" name="Rectangle 1986"/>
                          <wps:cNvSpPr>
                            <a:spLocks noChangeArrowheads="1"/>
                          </wps:cNvSpPr>
                          <wps:spPr bwMode="auto">
                            <a:xfrm>
                              <a:off x="3133" y="9598"/>
                              <a:ext cx="1703" cy="347"/>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22C6A0B7" w14:textId="77777777" w:rsidR="00B53E60" w:rsidRPr="00834EF0" w:rsidRDefault="00B53E60" w:rsidP="00FC6B69">
                                <w:pPr>
                                  <w:rPr>
                                    <w:rFonts w:asciiTheme="minorHAnsi" w:hAnsiTheme="minorHAnsi"/>
                                  </w:rPr>
                                </w:pPr>
                                <w:r w:rsidRPr="00834EF0">
                                  <w:rPr>
                                    <w:rFonts w:asciiTheme="minorHAnsi" w:hAnsiTheme="minorHAnsi"/>
                                  </w:rPr>
                                  <w:t>Longueur 120m</w:t>
                                </w:r>
                              </w:p>
                            </w:txbxContent>
                          </wps:txbx>
                          <wps:bodyPr rot="0" vert="horz" wrap="square" lIns="0" tIns="0" rIns="0" bIns="0" anchor="t" anchorCtr="0" upright="1">
                            <a:noAutofit/>
                          </wps:bodyPr>
                        </wps:wsp>
                        <wps:wsp>
                          <wps:cNvPr id="47" name="Rectangle 1987"/>
                          <wps:cNvSpPr>
                            <a:spLocks noChangeArrowheads="1"/>
                          </wps:cNvSpPr>
                          <wps:spPr bwMode="auto">
                            <a:xfrm>
                              <a:off x="6969" y="10052"/>
                              <a:ext cx="781" cy="347"/>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41F92E94" w14:textId="77777777" w:rsidR="00B53E60" w:rsidRPr="00834EF0" w:rsidRDefault="00B53E60" w:rsidP="00FC6B69">
                                <w:pPr>
                                  <w:rPr>
                                    <w:rFonts w:asciiTheme="minorHAnsi" w:hAnsiTheme="minorHAnsi"/>
                                  </w:rPr>
                                </w:pPr>
                                <w:r w:rsidRPr="00834EF0">
                                  <w:rPr>
                                    <w:rFonts w:asciiTheme="minorHAnsi" w:hAnsiTheme="minorHAnsi"/>
                                  </w:rPr>
                                  <w:t>120m</w:t>
                                </w:r>
                              </w:p>
                            </w:txbxContent>
                          </wps:txbx>
                          <wps:bodyPr rot="0" vert="horz" wrap="square" lIns="0" tIns="0" rIns="0" bIns="0" anchor="t" anchorCtr="0" upright="1">
                            <a:noAutofit/>
                          </wps:bodyPr>
                        </wps:wsp>
                        <wps:wsp>
                          <wps:cNvPr id="48" name="Rectangle 1988"/>
                          <wps:cNvSpPr>
                            <a:spLocks noChangeArrowheads="1"/>
                          </wps:cNvSpPr>
                          <wps:spPr bwMode="auto">
                            <a:xfrm>
                              <a:off x="5348" y="10297"/>
                              <a:ext cx="586" cy="346"/>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E776102" w14:textId="77777777" w:rsidR="00B53E60" w:rsidRPr="00834EF0" w:rsidRDefault="00B53E60" w:rsidP="00FC6B69">
                                <w:pPr>
                                  <w:rPr>
                                    <w:rFonts w:asciiTheme="minorHAnsi" w:hAnsiTheme="minorHAnsi"/>
                                  </w:rPr>
                                </w:pPr>
                                <w:r w:rsidRPr="00834EF0">
                                  <w:rPr>
                                    <w:rFonts w:asciiTheme="minorHAnsi" w:hAnsiTheme="minorHAnsi"/>
                                  </w:rPr>
                                  <w:t>30m</w:t>
                                </w:r>
                              </w:p>
                            </w:txbxContent>
                          </wps:txbx>
                          <wps:bodyPr rot="0" vert="horz" wrap="square" lIns="0" tIns="0" rIns="0" bIns="0" anchor="t" anchorCtr="0" upright="1">
                            <a:noAutofit/>
                          </wps:bodyPr>
                        </wps:wsp>
                        <wps:wsp>
                          <wps:cNvPr id="49" name="Line 1989"/>
                          <wps:cNvCnPr/>
                          <wps:spPr bwMode="auto">
                            <a:xfrm>
                              <a:off x="984" y="8147"/>
                              <a:ext cx="55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990"/>
                          <wps:cNvCnPr/>
                          <wps:spPr bwMode="auto">
                            <a:xfrm>
                              <a:off x="1569" y="8132"/>
                              <a:ext cx="841" cy="121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991"/>
                          <wps:cNvCnPr/>
                          <wps:spPr bwMode="auto">
                            <a:xfrm>
                              <a:off x="2424" y="9332"/>
                              <a:ext cx="295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1992"/>
                          <wps:cNvCnPr/>
                          <wps:spPr bwMode="auto">
                            <a:xfrm>
                              <a:off x="5409" y="9317"/>
                              <a:ext cx="406" cy="4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993"/>
                          <wps:cNvCnPr/>
                          <wps:spPr bwMode="auto">
                            <a:xfrm>
                              <a:off x="5814" y="9722"/>
                              <a:ext cx="295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994"/>
                          <wps:cNvCnPr/>
                          <wps:spPr bwMode="auto">
                            <a:xfrm flipH="1">
                              <a:off x="8784" y="8087"/>
                              <a:ext cx="901" cy="16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995"/>
                          <wps:cNvCnPr/>
                          <wps:spPr bwMode="auto">
                            <a:xfrm>
                              <a:off x="9714" y="8102"/>
                              <a:ext cx="108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996"/>
                          <wps:cNvCnPr/>
                          <wps:spPr bwMode="auto">
                            <a:xfrm>
                              <a:off x="1584" y="8117"/>
                              <a:ext cx="1" cy="201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997"/>
                          <wps:cNvCnPr/>
                          <wps:spPr bwMode="auto">
                            <a:xfrm>
                              <a:off x="2409" y="9317"/>
                              <a:ext cx="1" cy="73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998"/>
                          <wps:cNvCnPr/>
                          <wps:spPr bwMode="auto">
                            <a:xfrm>
                              <a:off x="5394" y="9302"/>
                              <a:ext cx="0" cy="102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999"/>
                          <wps:cNvCnPr/>
                          <wps:spPr bwMode="auto">
                            <a:xfrm>
                              <a:off x="5814" y="9639"/>
                              <a:ext cx="1" cy="72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000"/>
                          <wps:cNvCnPr/>
                          <wps:spPr bwMode="auto">
                            <a:xfrm>
                              <a:off x="8769" y="9707"/>
                              <a:ext cx="1" cy="64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001"/>
                          <wps:cNvCnPr/>
                          <wps:spPr bwMode="auto">
                            <a:xfrm>
                              <a:off x="9699" y="8087"/>
                              <a:ext cx="1" cy="21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002"/>
                          <wps:cNvCnPr/>
                          <wps:spPr bwMode="auto">
                            <a:xfrm>
                              <a:off x="1569" y="9692"/>
                              <a:ext cx="82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2003"/>
                          <wps:cNvCnPr/>
                          <wps:spPr bwMode="auto">
                            <a:xfrm>
                              <a:off x="2409" y="9932"/>
                              <a:ext cx="298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0" name="Line 2004"/>
                          <wps:cNvCnPr/>
                          <wps:spPr bwMode="auto">
                            <a:xfrm>
                              <a:off x="5409" y="10157"/>
                              <a:ext cx="42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1" name="Line 2005"/>
                          <wps:cNvCnPr/>
                          <wps:spPr bwMode="auto">
                            <a:xfrm>
                              <a:off x="5814" y="10322"/>
                              <a:ext cx="294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2" name="Line 2006"/>
                          <wps:cNvCnPr/>
                          <wps:spPr bwMode="auto">
                            <a:xfrm>
                              <a:off x="8784" y="10127"/>
                              <a:ext cx="91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3" name="Rectangle 2007"/>
                          <wps:cNvSpPr>
                            <a:spLocks noChangeArrowheads="1"/>
                          </wps:cNvSpPr>
                          <wps:spPr bwMode="auto">
                            <a:xfrm>
                              <a:off x="4836" y="10867"/>
                              <a:ext cx="4770" cy="437"/>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6FC5E4C5" w14:textId="77777777" w:rsidR="00B53E60" w:rsidRPr="006E4951" w:rsidRDefault="00B53E60" w:rsidP="00FC6B69">
                                <w:pPr>
                                  <w:rPr>
                                    <w:rFonts w:asciiTheme="minorHAnsi" w:hAnsiTheme="minorHAnsi" w:cs="Arial"/>
                                    <w:i/>
                                  </w:rPr>
                                </w:pPr>
                                <w:r w:rsidRPr="006E4951">
                                  <w:rPr>
                                    <w:rFonts w:asciiTheme="minorHAnsi" w:hAnsiTheme="minorHAnsi" w:cs="Arial"/>
                                    <w:i/>
                                  </w:rPr>
                                  <w:t>F</w:t>
                                </w:r>
                                <w:r>
                                  <w:rPr>
                                    <w:rFonts w:asciiTheme="minorHAnsi" w:hAnsiTheme="minorHAnsi" w:cs="Arial"/>
                                    <w:i/>
                                  </w:rPr>
                                  <w:t>igure 5 : t</w:t>
                                </w:r>
                                <w:r w:rsidRPr="006E4951">
                                  <w:rPr>
                                    <w:rFonts w:asciiTheme="minorHAnsi" w:hAnsiTheme="minorHAnsi" w:cs="Arial"/>
                                    <w:i/>
                                  </w:rPr>
                                  <w:t>racé de voie</w:t>
                                </w:r>
                                <w:r>
                                  <w:rPr>
                                    <w:rFonts w:asciiTheme="minorHAnsi" w:hAnsiTheme="minorHAnsi" w:cs="Arial"/>
                                    <w:i/>
                                  </w:rPr>
                                  <w:t xml:space="preserve"> : courbe </w:t>
                                </w:r>
                                <w:r w:rsidRPr="006E4951">
                                  <w:rPr>
                                    <w:rFonts w:asciiTheme="minorHAnsi" w:hAnsiTheme="minorHAnsi" w:cs="Arial"/>
                                    <w:i/>
                                  </w:rPr>
                                  <w:t>de référence</w:t>
                                </w:r>
                              </w:p>
                            </w:txbxContent>
                          </wps:txbx>
                          <wps:bodyPr rot="0" vert="horz" wrap="square" lIns="0" tIns="0" rIns="0" bIns="0" anchor="t" anchorCtr="0" upright="1">
                            <a:noAutofit/>
                          </wps:bodyPr>
                        </wps:wsp>
                      </wpg:grpSp>
                      <wps:wsp>
                        <wps:cNvPr id="2245" name="Rectangle 1982"/>
                        <wps:cNvSpPr>
                          <a:spLocks noChangeArrowheads="1"/>
                        </wps:cNvSpPr>
                        <wps:spPr bwMode="auto">
                          <a:xfrm>
                            <a:off x="9210" y="7919"/>
                            <a:ext cx="1726" cy="626"/>
                          </a:xfrm>
                          <a:prstGeom prst="rect">
                            <a:avLst/>
                          </a:prstGeom>
                          <a:solidFill>
                            <a:srgbClr val="FFFFFF"/>
                          </a:solidFill>
                          <a:ln w="12700">
                            <a:solidFill>
                              <a:srgbClr val="FFFFFF"/>
                            </a:solidFill>
                            <a:miter lim="800000"/>
                            <a:headEnd/>
                            <a:tailEnd/>
                          </a:ln>
                        </wps:spPr>
                        <wps:txbx>
                          <w:txbxContent>
                            <w:p w14:paraId="3C49035A" w14:textId="77777777" w:rsidR="00B53E60" w:rsidRPr="00834EF0" w:rsidRDefault="00B53E60" w:rsidP="00356133">
                              <w:pPr>
                                <w:jc w:val="center"/>
                                <w:rPr>
                                  <w:rFonts w:asciiTheme="minorHAnsi" w:hAnsiTheme="minorHAnsi"/>
                                </w:rPr>
                              </w:pPr>
                              <w:r>
                                <w:rPr>
                                  <w:rFonts w:asciiTheme="minorHAnsi" w:hAnsiTheme="minorHAnsi"/>
                                </w:rPr>
                                <w:t xml:space="preserve">Ligne droite : </w:t>
                              </w:r>
                              <w:r>
                                <w:rPr>
                                  <w:rFonts w:asciiTheme="minorHAnsi" w:hAnsiTheme="minorHAnsi"/>
                                </w:rPr>
                                <w:br/>
                                <w:t>Dévers d=0mm</w:t>
                              </w:r>
                            </w:p>
                          </w:txbxContent>
                        </wps:txbx>
                        <wps:bodyPr rot="0" vert="horz" wrap="square" lIns="0" tIns="0" rIns="0" bIns="0" anchor="t" anchorCtr="0" upright="1">
                          <a:noAutofit/>
                        </wps:bodyPr>
                      </wps:wsp>
                      <wps:wsp>
                        <wps:cNvPr id="2246" name="Rectangle 1982"/>
                        <wps:cNvSpPr>
                          <a:spLocks noChangeArrowheads="1"/>
                        </wps:cNvSpPr>
                        <wps:spPr bwMode="auto">
                          <a:xfrm>
                            <a:off x="853" y="7979"/>
                            <a:ext cx="1726" cy="626"/>
                          </a:xfrm>
                          <a:prstGeom prst="rect">
                            <a:avLst/>
                          </a:prstGeom>
                          <a:solidFill>
                            <a:srgbClr val="FFFFFF"/>
                          </a:solidFill>
                          <a:ln w="12700">
                            <a:solidFill>
                              <a:srgbClr val="FFFFFF"/>
                            </a:solidFill>
                            <a:miter lim="800000"/>
                            <a:headEnd/>
                            <a:tailEnd/>
                          </a:ln>
                        </wps:spPr>
                        <wps:txbx>
                          <w:txbxContent>
                            <w:p w14:paraId="5609920D" w14:textId="77777777" w:rsidR="00B53E60" w:rsidRPr="00834EF0" w:rsidRDefault="00B53E60" w:rsidP="00356133">
                              <w:pPr>
                                <w:jc w:val="center"/>
                                <w:rPr>
                                  <w:rFonts w:asciiTheme="minorHAnsi" w:hAnsiTheme="minorHAnsi"/>
                                </w:rPr>
                              </w:pPr>
                              <w:r>
                                <w:rPr>
                                  <w:rFonts w:asciiTheme="minorHAnsi" w:hAnsiTheme="minorHAnsi"/>
                                </w:rPr>
                                <w:t xml:space="preserve">Ligne droite : </w:t>
                              </w:r>
                              <w:r>
                                <w:rPr>
                                  <w:rFonts w:asciiTheme="minorHAnsi" w:hAnsiTheme="minorHAnsi"/>
                                </w:rPr>
                                <w:br/>
                                <w:t>Dévers d=0mm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42" o:spid="_x0000_s1175" style="position:absolute;left:0;text-align:left;margin-left:-39.65pt;margin-top:48.7pt;width:515.55pt;height:193.25pt;z-index:252189696" coordorigin="625,7919" coordsize="10311,3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">
                <v:group id="Group 2286" o:spid="_x0000_s1176" style="position:absolute;left:625;top:8567;width:10169;height:3217" coordorigin="626,8087" coordsize="10169,32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Text Box 2027" o:spid="_x0000_s1177" type="#_x0000_t202" style="position:absolute;left:626;top:10322;width:2917;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292822" w:rsidRDefault="00292822" w:rsidP="00834EF0">
                          <w:pPr>
                            <w:jc w:val="center"/>
                          </w:pPr>
                          <w:r>
                            <w:t xml:space="preserve">Zone de raccordement </w:t>
                          </w:r>
                          <w:r>
                            <w:br/>
                            <w:t xml:space="preserve"> ligne droite / courbe</w:t>
                          </w:r>
                        </w:p>
                      </w:txbxContent>
                    </v:textbox>
                  </v:shape>
                  <v:shape id="AutoShape 2028" o:spid="_x0000_s1178" type="#_x0000_t32" style="position:absolute;left:1090;top:8643;width:776;height:16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Wa3cMAAADbAAAADwAAAGRycy9kb3ducmV2LnhtbESPT2sCMRTE7wW/Q3hCb92s0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Fmt3DAAAA2wAAAA8AAAAAAAAAAAAA&#10;AAAAoQIAAGRycy9kb3ducmV2LnhtbFBLBQYAAAAABAAEAPkAAACRAwAAAAA=&#10;">
                    <v:stroke endarrow="block"/>
                  </v:shape>
                  <v:rect id="Rectangle 1982" o:spid="_x0000_s1179" style="position:absolute;left:2697;top:8619;width:2860;height: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G7sQA&#10;AADbAAAADwAAAGRycy9kb3ducmV2LnhtbESPUWvCMBSF3wf+h3AHvoimiozSGWU4xA2UzeoPuDS3&#10;TVlzU5JMu3+/CIM9Hs453+GsNoPtxJV8aB0rmM8yEMSV0y03Ci7n3TQHESKyxs4xKfihAJv16GGF&#10;hXY3PtG1jI1IEA4FKjAx9oWUoTJkMcxcT5y82nmLMUnfSO3xluC2k4sse5IWW04LBnvaGqq+ym+r&#10;INSHo/l8jcf97j13k8nyY9DzWqnx4/DyDCLSEP/Df+03rWC5gPuX9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Hhu7EAAAA2wAAAA8AAAAAAAAAAAAAAAAAmAIAAGRycy9k&#10;b3ducmV2LnhtbFBLBQYAAAAABAAEAPUAAACJAwAAAAA=&#10;" strokecolor="white" strokeweight="1pt">
                    <v:textbox inset="0,0,0,0">
                      <w:txbxContent>
                        <w:p w:rsidR="00292822" w:rsidRPr="00834EF0" w:rsidRDefault="00292822" w:rsidP="00FC6B69">
                          <w:pPr>
                            <w:rPr>
                              <w:rFonts w:asciiTheme="minorHAnsi" w:hAnsiTheme="minorHAnsi"/>
                            </w:rPr>
                          </w:pPr>
                          <w:r w:rsidRPr="00834EF0">
                            <w:rPr>
                              <w:rFonts w:asciiTheme="minorHAnsi" w:hAnsiTheme="minorHAnsi"/>
                            </w:rPr>
                            <w:t>Courbe de rayon R=800m</w:t>
                          </w:r>
                        </w:p>
                        <w:p w:rsidR="00292822" w:rsidRPr="00834EF0" w:rsidRDefault="00292822" w:rsidP="00FC6B69">
                          <w:pPr>
                            <w:rPr>
                              <w:rFonts w:asciiTheme="minorHAnsi" w:hAnsiTheme="minorHAnsi"/>
                            </w:rPr>
                          </w:pPr>
                          <w:r>
                            <w:rPr>
                              <w:rFonts w:asciiTheme="minorHAnsi" w:hAnsiTheme="minorHAnsi"/>
                            </w:rPr>
                            <w:t xml:space="preserve">Dévers </w:t>
                          </w:r>
                          <w:r w:rsidRPr="00834EF0">
                            <w:rPr>
                              <w:rFonts w:asciiTheme="minorHAnsi" w:hAnsiTheme="minorHAnsi"/>
                            </w:rPr>
                            <w:t>d=100mm</w:t>
                          </w:r>
                        </w:p>
                      </w:txbxContent>
                    </v:textbox>
                  </v:rect>
                  <v:rect id="Rectangle 1983" o:spid="_x0000_s1180" style="position:absolute;left:6052;top:9042;width:2654;height:1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jdcQA&#10;AADbAAAADwAAAGRycy9kb3ducmV2LnhtbESP3WoCMRSE74W+QzgFb0Sz/lBkNUqpiBaU1p8HOGzO&#10;bhY3J8sm6vr2jSD0cpiZb5j5srWVuFHjS8cKhoMEBHHmdMmFgvNp3Z+C8AFZY+WYFDzIw3Lx1plj&#10;qt2dD3Q7hkJECPsUFZgQ6lRKnxmy6AeuJo5e7hqLIcqmkLrBe4TbSo6S5ENaLDkuGKzpy1B2OV6t&#10;Ap/v9uZ3Ffab9ffU9XqTn1YPc6W67+3nDESgNvyHX+2tVjAZw/N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LI3XEAAAA2wAAAA8AAAAAAAAAAAAAAAAAmAIAAGRycy9k&#10;b3ducmV2LnhtbFBLBQYAAAAABAAEAPUAAACJAwAAAAA=&#10;" strokecolor="white" strokeweight="1pt">
                    <v:textbox inset="0,0,0,0">
                      <w:txbxContent>
                        <w:p w:rsidR="00292822" w:rsidRPr="00834EF0" w:rsidRDefault="00292822" w:rsidP="00FC6B69">
                          <w:pPr>
                            <w:rPr>
                              <w:rFonts w:asciiTheme="minorHAnsi" w:hAnsiTheme="minorHAnsi"/>
                            </w:rPr>
                          </w:pPr>
                          <w:r w:rsidRPr="00834EF0">
                            <w:rPr>
                              <w:rFonts w:asciiTheme="minorHAnsi" w:hAnsiTheme="minorHAnsi"/>
                            </w:rPr>
                            <w:t xml:space="preserve">Courbe  de rayon </w:t>
                          </w:r>
                          <w:r>
                            <w:rPr>
                              <w:rFonts w:asciiTheme="minorHAnsi" w:hAnsiTheme="minorHAnsi"/>
                            </w:rPr>
                            <w:t xml:space="preserve">R </w:t>
                          </w:r>
                          <w:r w:rsidRPr="00834EF0">
                            <w:rPr>
                              <w:rFonts w:asciiTheme="minorHAnsi" w:hAnsiTheme="minorHAnsi"/>
                            </w:rPr>
                            <w:t>=500m</w:t>
                          </w:r>
                        </w:p>
                        <w:p w:rsidR="00292822" w:rsidRPr="00834EF0" w:rsidRDefault="00292822" w:rsidP="00FC6B69">
                          <w:pPr>
                            <w:rPr>
                              <w:rFonts w:asciiTheme="minorHAnsi" w:hAnsiTheme="minorHAnsi"/>
                            </w:rPr>
                          </w:pPr>
                          <w:r>
                            <w:rPr>
                              <w:rFonts w:asciiTheme="minorHAnsi" w:hAnsiTheme="minorHAnsi"/>
                            </w:rPr>
                            <w:t xml:space="preserve">Dévers </w:t>
                          </w:r>
                          <w:r w:rsidRPr="00834EF0">
                            <w:rPr>
                              <w:rFonts w:asciiTheme="minorHAnsi" w:hAnsiTheme="minorHAnsi"/>
                            </w:rPr>
                            <w:t>d=160mm</w:t>
                          </w:r>
                        </w:p>
                      </w:txbxContent>
                    </v:textbox>
                  </v:rect>
                  <v:rect id="Rectangle 1984" o:spid="_x0000_s1181" style="position:absolute;left:8994;top:9845;width:721;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2ScMIA&#10;AADbAAAADwAAAGRycy9kb3ducmV2LnhtbESPQYvCMBSE7wv+h/AEb2uqiCvVKCKI9eba4vnRPJtq&#10;81KaqPXfbxYW9jjMzDfMatPbRjyp87VjBZNxAoK4dLrmSkGR7z8XIHxA1tg4JgVv8rBZDz5WmGr3&#10;4m96nkMlIoR9igpMCG0qpS8NWfRj1xJH7+o6iyHKrpK6w1eE20ZOk2QuLdYcFwy2tDNU3s8Pq+Br&#10;6/LLNDtmJ3O64rxY3A77IldqNOy3SxCB+vAf/mtnWsFsBr9f4g+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nZJwwgAAANsAAAAPAAAAAAAAAAAAAAAAAJgCAABkcnMvZG93&#10;bnJldi54bWxQSwUGAAAAAAQABAD1AAAAhwMAAAAA&#10;" stroked="f" strokeweight="0">
                    <v:textbox inset="0,0,0,0">
                      <w:txbxContent>
                        <w:p w:rsidR="00292822" w:rsidRPr="00834EF0" w:rsidRDefault="00292822" w:rsidP="00FC6B69">
                          <w:pPr>
                            <w:rPr>
                              <w:rFonts w:asciiTheme="minorHAnsi" w:hAnsiTheme="minorHAnsi"/>
                            </w:rPr>
                          </w:pPr>
                          <w:r w:rsidRPr="00834EF0">
                            <w:rPr>
                              <w:rFonts w:asciiTheme="minorHAnsi" w:hAnsiTheme="minorHAnsi"/>
                            </w:rPr>
                            <w:t>60m</w:t>
                          </w:r>
                        </w:p>
                      </w:txbxContent>
                    </v:textbox>
                  </v:rect>
                  <v:rect id="Rectangle 1985" o:spid="_x0000_s1182" style="position:absolute;left:1764;top:9409;width:721;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368IA&#10;AADbAAAADwAAAGRycy9kb3ducmV2LnhtbESPQWvCQBSE74L/YXmCN90oViW6igjS9GZN8PzIPrNp&#10;s29Ddqvx37uFQo/DzHzDbPe9bcSdOl87VjCbJiCIS6drrhQU+WmyBuEDssbGMSl4kof9bjjYYqrd&#10;gz/pfgmViBD2KSowIbSplL40ZNFPXUscvZvrLIYou0rqDh8Rbhs5T5KltFhzXDDY0tFQ+X35sQpW&#10;B5df59lHdjbnGy6L9df7qciVGo/6wwZEoD78h//amVaweIPfL/EH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0TfrwgAAANsAAAAPAAAAAAAAAAAAAAAAAJgCAABkcnMvZG93&#10;bnJldi54bWxQSwUGAAAAAAQABAD1AAAAhwMAAAAA&#10;" stroked="f" strokeweight="0">
                    <v:textbox inset="0,0,0,0">
                      <w:txbxContent>
                        <w:p w:rsidR="00292822" w:rsidRPr="00834EF0" w:rsidRDefault="00292822" w:rsidP="00FC6B69">
                          <w:pPr>
                            <w:rPr>
                              <w:rFonts w:asciiTheme="minorHAnsi" w:hAnsiTheme="minorHAnsi"/>
                            </w:rPr>
                          </w:pPr>
                          <w:r w:rsidRPr="00834EF0">
                            <w:rPr>
                              <w:rFonts w:asciiTheme="minorHAnsi" w:hAnsiTheme="minorHAnsi"/>
                            </w:rPr>
                            <w:t>60m</w:t>
                          </w:r>
                        </w:p>
                      </w:txbxContent>
                    </v:textbox>
                  </v:rect>
                  <v:rect id="Rectangle 1986" o:spid="_x0000_s1183" style="position:absolute;left:3133;top:9598;width:1703;height: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OpnMMA&#10;AADbAAAADwAAAGRycy9kb3ducmV2LnhtbESPQWvCQBSE7wX/w/IK3uqmIjFEVxFBmt6sCZ4f2Wc2&#10;bfZtyG41/feuUPA4zMw3zHo72k5cafCtYwXvswQEce10y42Cqjy8ZSB8QNbYOSYFf+Rhu5m8rDHX&#10;7sZfdD2FRkQI+xwVmBD6XEpfG7LoZ64njt7FDRZDlEMj9YC3CLednCdJKi22HBcM9rQ3VP+cfq2C&#10;5c6V53nxWRzN8YJplX1/HKpSqenruFuBCDSGZ/i/XWgFixQeX+I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OpnMMAAADbAAAADwAAAAAAAAAAAAAAAACYAgAAZHJzL2Rv&#10;d25yZXYueG1sUEsFBgAAAAAEAAQA9QAAAIgDAAAAAA==&#10;" stroked="f" strokeweight="0">
                    <v:textbox inset="0,0,0,0">
                      <w:txbxContent>
                        <w:p w:rsidR="00292822" w:rsidRPr="00834EF0" w:rsidRDefault="00292822" w:rsidP="00FC6B69">
                          <w:pPr>
                            <w:rPr>
                              <w:rFonts w:asciiTheme="minorHAnsi" w:hAnsiTheme="minorHAnsi"/>
                            </w:rPr>
                          </w:pPr>
                          <w:r w:rsidRPr="00834EF0">
                            <w:rPr>
                              <w:rFonts w:asciiTheme="minorHAnsi" w:hAnsiTheme="minorHAnsi"/>
                            </w:rPr>
                            <w:t>Longueur 120m</w:t>
                          </w:r>
                        </w:p>
                      </w:txbxContent>
                    </v:textbox>
                  </v:rect>
                  <v:rect id="Rectangle 1987" o:spid="_x0000_s1184" style="position:absolute;left:6969;top:10052;width:781;height: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8MB8IA&#10;AADbAAAADwAAAGRycy9kb3ducmV2LnhtbESPQYvCMBSE7wv+h/AEb2u6sqhUo4gg272pLZ4fzbOp&#10;27yUJmr99xtB8DjMzDfMct3bRtyo87VjBV/jBARx6XTNlYIi333OQfiArLFxTAoe5GG9GnwsMdXu&#10;zge6HUMlIoR9igpMCG0qpS8NWfRj1xJH7+w6iyHKrpK6w3uE20ZOkmQqLdYcFwy2tDVU/h2vVsFs&#10;4/LTJPvN9mZ/xmkxv/zsilyp0bDfLEAE6sM7/GpnWsH3DJ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wwHwgAAANsAAAAPAAAAAAAAAAAAAAAAAJgCAABkcnMvZG93&#10;bnJldi54bWxQSwUGAAAAAAQABAD1AAAAhwMAAAAA&#10;" stroked="f" strokeweight="0">
                    <v:textbox inset="0,0,0,0">
                      <w:txbxContent>
                        <w:p w:rsidR="00292822" w:rsidRPr="00834EF0" w:rsidRDefault="00292822" w:rsidP="00FC6B69">
                          <w:pPr>
                            <w:rPr>
                              <w:rFonts w:asciiTheme="minorHAnsi" w:hAnsiTheme="minorHAnsi"/>
                            </w:rPr>
                          </w:pPr>
                          <w:r w:rsidRPr="00834EF0">
                            <w:rPr>
                              <w:rFonts w:asciiTheme="minorHAnsi" w:hAnsiTheme="minorHAnsi"/>
                            </w:rPr>
                            <w:t>120m</w:t>
                          </w:r>
                        </w:p>
                      </w:txbxContent>
                    </v:textbox>
                  </v:rect>
                  <v:rect id="Rectangle 1988" o:spid="_x0000_s1185" style="position:absolute;left:5348;top:10297;width:58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Ydb4A&#10;AADbAAAADwAAAGRycy9kb3ducmV2LnhtbERPTYvCMBC9L/gfwgje1lQRV6pRRBDrzbXF89CMTbWZ&#10;lCZq/ffmsLDHx/tebXrbiCd1vnasYDJOQBCXTtdcKSjy/fcChA/IGhvHpOBNHjbrwdcKU+1e/EvP&#10;c6hEDGGfogITQptK6UtDFv3YtcSRu7rOYoiwq6Tu8BXDbSOnSTKXFmuODQZb2hkq7+eHVfCzdfll&#10;mh2zkzldcV4sbod9kSs1GvbbJYhAffgX/7kzrWAWx8Yv8Qf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LQmHW+AAAA2wAAAA8AAAAAAAAAAAAAAAAAmAIAAGRycy9kb3ducmV2&#10;LnhtbFBLBQYAAAAABAAEAPUAAACDAwAAAAA=&#10;" stroked="f" strokeweight="0">
                    <v:textbox inset="0,0,0,0">
                      <w:txbxContent>
                        <w:p w:rsidR="00292822" w:rsidRPr="00834EF0" w:rsidRDefault="00292822" w:rsidP="00FC6B69">
                          <w:pPr>
                            <w:rPr>
                              <w:rFonts w:asciiTheme="minorHAnsi" w:hAnsiTheme="minorHAnsi"/>
                            </w:rPr>
                          </w:pPr>
                          <w:r w:rsidRPr="00834EF0">
                            <w:rPr>
                              <w:rFonts w:asciiTheme="minorHAnsi" w:hAnsiTheme="minorHAnsi"/>
                            </w:rPr>
                            <w:t>30m</w:t>
                          </w:r>
                        </w:p>
                      </w:txbxContent>
                    </v:textbox>
                  </v:rect>
                  <v:line id="Line 1989" o:spid="_x0000_s1186" style="position:absolute;visibility:visible;mso-wrap-style:square" from="984,8147" to="1540,8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1990" o:spid="_x0000_s1187" style="position:absolute;visibility:visible;mso-wrap-style:square" from="1569,8132" to="2410,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1991" o:spid="_x0000_s1188" style="position:absolute;visibility:visible;mso-wrap-style:square" from="2424,9332" to="5380,9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1992" o:spid="_x0000_s1189" style="position:absolute;visibility:visible;mso-wrap-style:square" from="5409,9317" to="5815,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1993" o:spid="_x0000_s1190" style="position:absolute;visibility:visible;mso-wrap-style:square" from="5814,9722" to="8770,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1994" o:spid="_x0000_s1191" style="position:absolute;flip:x;visibility:visible;mso-wrap-style:square" from="8784,8087" to="9685,9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GHH8MAAADbAAAADwAAAGRycy9kb3ducmV2LnhtbESP3YrCMBSE7wXfIRzBO03VVaQaRdQF&#10;2Tt/HuDYHNtqc1KbWLv79BtB8HKYmW+Y+bIxhaipcrllBYN+BII4sTrnVMHp+N2bgnAeWWNhmRT8&#10;koPlot2aY6ztk/dUH3wqAoRdjAoy78tYSpdkZND1bUkcvIutDPogq1TqCp8Bbgo5jKKJNJhzWMiw&#10;pHVGye3wMAo2m/R4fwynuzo5b3l9z//sz+iqVLfTrGYgPDX+E363d1rB+AteX8IP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xhx/DAAAA2wAAAA8AAAAAAAAAAAAA&#10;AAAAoQIAAGRycy9kb3ducmV2LnhtbFBLBQYAAAAABAAEAPkAAACRAwAAAAA=&#10;" strokeweight="2pt"/>
                  <v:line id="Line 1995" o:spid="_x0000_s1192" style="position:absolute;visibility:visible;mso-wrap-style:square" from="9714,8102" to="10795,8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996" o:spid="_x0000_s1193" style="position:absolute;visibility:visible;mso-wrap-style:square" from="1584,8117" to="1585,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line id="Line 1997" o:spid="_x0000_s1194" style="position:absolute;visibility:visible;mso-wrap-style:square" from="2409,9317" to="2410,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3H/MMAAADbAAAADwAAAGRycy9kb3ducmV2LnhtbESP0WoCMRRE3wv+Q7gF3zRrw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dx/zDAAAA2wAAAA8AAAAAAAAAAAAA&#10;AAAAoQIAAGRycy9kb3ducmV2LnhtbFBLBQYAAAAABAAEAPkAAACRAwAAAAA=&#10;" strokeweight="1pt"/>
                  <v:line id="Line 1998" o:spid="_x0000_s1195" style="position:absolute;visibility:visible;mso-wrap-style:square" from="5394,9302" to="5394,10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TjsEAAADbAAAADwAAAGRycy9kb3ducmV2LnhtbERPy2oCMRTdF/yHcIXuakah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lOOwQAAANsAAAAPAAAAAAAAAAAAAAAA&#10;AKECAABkcnMvZG93bnJldi54bWxQSwUGAAAAAAQABAD5AAAAjwMAAAAA&#10;" strokeweight="1pt"/>
                  <v:line id="Line 1999" o:spid="_x0000_s1196" style="position:absolute;visibility:visible;mso-wrap-style:square" from="5814,9639" to="5815,10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2000" o:spid="_x0000_s1197" style="position:absolute;visibility:visible;mso-wrap-style:square" from="8769,9707" to="8770,10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2001" o:spid="_x0000_s1198" style="position:absolute;visibility:visible;mso-wrap-style:square" from="9699,8087" to="9700,1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2002" o:spid="_x0000_s1199" style="position:absolute;visibility:visible;mso-wrap-style:square" from="1569,9692" to="2395,9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2003" o:spid="_x0000_s1200" style="position:absolute;visibility:visible;mso-wrap-style:square" from="2409,9932" to="5395,9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2004" o:spid="_x0000_s1201" style="position:absolute;visibility:visible;mso-wrap-style:square" from="5409,10157" to="5830,10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ojq8QAAADdAAAADwAAAGRycy9kb3ducmV2LnhtbERPz2vCMBS+D/wfwhN2m+m6UUZnFFEE&#10;9SDqBtvx2by1nc1LSWLb/ffmIOz48f2ezgfTiI6cry0reJ4kIIgLq2suFXx+rJ/eQPiArLGxTAr+&#10;yMN8NnqYYq5tz0fqTqEUMYR9jgqqENpcSl9UZNBPbEscuR/rDIYIXSm1wz6Gm0amSZJJgzXHhgpb&#10;WlZUXE5Xo2D/csi6xXa3Gb622blYHc/fv71T6nE8LN5BBBrCv/ju3mgFafoa98c38Qn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aiOrxAAAAN0AAAAPAAAAAAAAAAAA&#10;AAAAAKECAABkcnMvZG93bnJldi54bWxQSwUGAAAAAAQABAD5AAAAkgMAAAAA&#10;"/>
                  <v:line id="Line 2005" o:spid="_x0000_s1202" style="position:absolute;visibility:visible;mso-wrap-style:square" from="5814,10322" to="8755,10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aGMMgAAADdAAAADwAAAGRycy9kb3ducmV2LnhtbESPQWvCQBSE74X+h+UVeqsb0xJKdBWp&#10;CNqDVCvo8Zl9JrHZt2F3m6T/visUehxm5htmOh9MIzpyvrasYDxKQBAXVtdcKjh8rp5eQfiArLGx&#10;TAp+yMN8dn83xVzbnnfU7UMpIoR9jgqqENpcSl9UZNCPbEscvYt1BkOUrpTaYR/hppFpkmTSYM1x&#10;ocKW3ioqvvbfRsH2+SPrFpv39XDcZOdiuTufrr1T6vFhWExABBrCf/ivvdYK0vRlDL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iaGMMgAAADdAAAADwAAAAAA&#10;AAAAAAAAAAChAgAAZHJzL2Rvd25yZXYueG1sUEsFBgAAAAAEAAQA+QAAAJYDAAAAAA==&#10;"/>
                  <v:line id="Line 2006" o:spid="_x0000_s1203" style="position:absolute;visibility:visible;mso-wrap-style:square" from="8784,10127" to="9700,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YR8cAAADdAAAADwAAAGRycy9kb3ducmV2LnhtbESPQWvCQBSE7wX/w/KE3urGtARJXUUs&#10;Be2hVFvQ4zP7mkSzb8PuNkn/fbcgeBxm5htmvhxMIzpyvrasYDpJQBAXVtdcKvj6fH2YgfABWWNj&#10;mRT8koflYnQ3x1zbnnfU7UMpIoR9jgqqENpcSl9UZNBPbEscvW/rDIYoXSm1wz7CTSPTJMmkwZrj&#10;QoUtrSsqLvsfo+D98SPrVtu3zXDYZqfiZXc6nnun1P14WD2DCDSEW/ja3mgFafqUwv+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9BhHxwAAAN0AAAAPAAAAAAAA&#10;AAAAAAAAAKECAABkcnMvZG93bnJldi54bWxQSwUGAAAAAAQABAD5AAAAlQMAAAAA&#10;"/>
                  <v:rect id="Rectangle 2007" o:spid="_x0000_s1204" style="position:absolute;left:4836;top:10867;width:4770;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hDMQA&#10;AADdAAAADwAAAGRycy9kb3ducmV2LnhtbESPQWvCQBSE74X+h+UJ3urGWFSiq0hBmt7UBM+P7DOb&#10;Nvs2ZLca/71bKHgcZuYbZr0dbCuu1PvGsYLpJAFBXDndcK2gLPZvSxA+IGtsHZOCO3nYbl5f1php&#10;d+MjXU+hFhHCPkMFJoQuk9JXhiz6ieuIo3dxvcUQZV9L3eMtwm0r0ySZS4sNxwWDHX0Yqn5Ov1bB&#10;YueKc5p/5QdzuOC8XH5/7stCqfFo2K1ABBrCM/zfzrWCNH2fwd+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L4QzEAAAA3QAAAA8AAAAAAAAAAAAAAAAAmAIAAGRycy9k&#10;b3ducmV2LnhtbFBLBQYAAAAABAAEAPUAAACJAwAAAAA=&#10;" stroked="f" strokeweight="0">
                    <v:textbox inset="0,0,0,0">
                      <w:txbxContent>
                        <w:p w:rsidR="00292822" w:rsidRPr="006E4951" w:rsidRDefault="00292822" w:rsidP="00FC6B69">
                          <w:pPr>
                            <w:rPr>
                              <w:rFonts w:asciiTheme="minorHAnsi" w:hAnsiTheme="minorHAnsi" w:cs="Arial"/>
                              <w:i/>
                            </w:rPr>
                          </w:pPr>
                          <w:r w:rsidRPr="006E4951">
                            <w:rPr>
                              <w:rFonts w:asciiTheme="minorHAnsi" w:hAnsiTheme="minorHAnsi" w:cs="Arial"/>
                              <w:i/>
                            </w:rPr>
                            <w:t>F</w:t>
                          </w:r>
                          <w:r>
                            <w:rPr>
                              <w:rFonts w:asciiTheme="minorHAnsi" w:hAnsiTheme="minorHAnsi" w:cs="Arial"/>
                              <w:i/>
                            </w:rPr>
                            <w:t>igure 5 : t</w:t>
                          </w:r>
                          <w:r w:rsidRPr="006E4951">
                            <w:rPr>
                              <w:rFonts w:asciiTheme="minorHAnsi" w:hAnsiTheme="minorHAnsi" w:cs="Arial"/>
                              <w:i/>
                            </w:rPr>
                            <w:t>racé de voie</w:t>
                          </w:r>
                          <w:r>
                            <w:rPr>
                              <w:rFonts w:asciiTheme="minorHAnsi" w:hAnsiTheme="minorHAnsi" w:cs="Arial"/>
                              <w:i/>
                            </w:rPr>
                            <w:t xml:space="preserve"> : courbe </w:t>
                          </w:r>
                          <w:r w:rsidRPr="006E4951">
                            <w:rPr>
                              <w:rFonts w:asciiTheme="minorHAnsi" w:hAnsiTheme="minorHAnsi" w:cs="Arial"/>
                              <w:i/>
                            </w:rPr>
                            <w:t>de référence</w:t>
                          </w:r>
                        </w:p>
                      </w:txbxContent>
                    </v:textbox>
                  </v:rect>
                </v:group>
                <v:rect id="Rectangle 1982" o:spid="_x0000_s1205" style="position:absolute;left:9210;top:7919;width:1726;height: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3eMYA&#10;AADdAAAADwAAAGRycy9kb3ducmV2LnhtbESP0WrCQBRE3wv+w3ILfRHdGGyR6CqiSCsobdUPuGRv&#10;sqHZuyG71fj3riD4OMzMGWa26GwtztT6yrGC0TABQZw7XXGp4HTcDCYgfEDWWDsmBVfysJj3XmaY&#10;aXfhXzofQikihH2GCkwITSalzw1Z9EPXEEevcK3FEGVbSt3iJcJtLdMk+ZAWK44LBhtaGcr/Dv9W&#10;gS92e/OzDvvPzXbi+v3xd6dHhVJvr91yCiJQF57hR/tLK0jT8Tvc38Qn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g3eMYAAADdAAAADwAAAAAAAAAAAAAAAACYAgAAZHJz&#10;L2Rvd25yZXYueG1sUEsFBgAAAAAEAAQA9QAAAIsDAAAAAA==&#10;" strokecolor="white" strokeweight="1pt">
                  <v:textbox inset="0,0,0,0">
                    <w:txbxContent>
                      <w:p w:rsidR="00292822" w:rsidRPr="00834EF0" w:rsidRDefault="00292822" w:rsidP="00356133">
                        <w:pPr>
                          <w:jc w:val="center"/>
                          <w:rPr>
                            <w:rFonts w:asciiTheme="minorHAnsi" w:hAnsiTheme="minorHAnsi"/>
                          </w:rPr>
                        </w:pPr>
                        <w:r>
                          <w:rPr>
                            <w:rFonts w:asciiTheme="minorHAnsi" w:hAnsiTheme="minorHAnsi"/>
                          </w:rPr>
                          <w:t xml:space="preserve">Ligne droite : </w:t>
                        </w:r>
                        <w:r>
                          <w:rPr>
                            <w:rFonts w:asciiTheme="minorHAnsi" w:hAnsiTheme="minorHAnsi"/>
                          </w:rPr>
                          <w:br/>
                          <w:t>Dévers d=0mm</w:t>
                        </w:r>
                      </w:p>
                    </w:txbxContent>
                  </v:textbox>
                </v:rect>
                <v:rect id="Rectangle 1982" o:spid="_x0000_s1206" style="position:absolute;left:853;top:7979;width:1726;height: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pD8UA&#10;AADdAAAADwAAAGRycy9kb3ducmV2LnhtbESP3WrCQBSE7wu+w3IEb0Q3BhGJriKK1ELF3wc4ZE+y&#10;wezZkN1q+vbdQqGXw8x8wyzXna3Fk1pfOVYwGScgiHOnKy4V3G/70RyED8gaa8ek4Js8rFe9tyVm&#10;2r34Qs9rKEWEsM9QgQmhyaT0uSGLfuwa4ugVrrUYomxLqVt8RbitZZokM2mx4rhgsKGtofxx/bIK&#10;fPF5NOddOL7vP+ZuOJyeOj0plBr0u80CRKAu/If/2getIE2nM/h9E5+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6qkPxQAAAN0AAAAPAAAAAAAAAAAAAAAAAJgCAABkcnMv&#10;ZG93bnJldi54bWxQSwUGAAAAAAQABAD1AAAAigMAAAAA&#10;" strokecolor="white" strokeweight="1pt">
                  <v:textbox inset="0,0,0,0">
                    <w:txbxContent>
                      <w:p w:rsidR="00292822" w:rsidRPr="00834EF0" w:rsidRDefault="00292822" w:rsidP="00356133">
                        <w:pPr>
                          <w:jc w:val="center"/>
                          <w:rPr>
                            <w:rFonts w:asciiTheme="minorHAnsi" w:hAnsiTheme="minorHAnsi"/>
                          </w:rPr>
                        </w:pPr>
                        <w:r>
                          <w:rPr>
                            <w:rFonts w:asciiTheme="minorHAnsi" w:hAnsiTheme="minorHAnsi"/>
                          </w:rPr>
                          <w:t xml:space="preserve">Ligne droite : </w:t>
                        </w:r>
                        <w:r>
                          <w:rPr>
                            <w:rFonts w:asciiTheme="minorHAnsi" w:hAnsiTheme="minorHAnsi"/>
                          </w:rPr>
                          <w:br/>
                          <w:t>Dévers d=0mm</w:t>
                        </w:r>
                      </w:p>
                    </w:txbxContent>
                  </v:textbox>
                </v:rect>
              </v:group>
            </w:pict>
          </mc:Fallback>
        </mc:AlternateContent>
      </w:r>
      <w:r w:rsidR="006B5BD8" w:rsidRPr="000E4873">
        <w:rPr>
          <w:rFonts w:asciiTheme="minorHAnsi" w:hAnsiTheme="minorHAnsi" w:cs="Arial"/>
        </w:rPr>
        <w:t>L’objectif de cette étude est d’évaluer, pour</w:t>
      </w:r>
      <w:r w:rsidR="001151EF" w:rsidRPr="000E4873">
        <w:rPr>
          <w:rFonts w:asciiTheme="minorHAnsi" w:hAnsiTheme="minorHAnsi" w:cs="Arial"/>
        </w:rPr>
        <w:t xml:space="preserve"> </w:t>
      </w:r>
      <w:r w:rsidR="00B61830" w:rsidRPr="000E4873">
        <w:rPr>
          <w:rFonts w:asciiTheme="minorHAnsi" w:hAnsiTheme="minorHAnsi" w:cs="Arial"/>
        </w:rPr>
        <w:t xml:space="preserve">un angle de pendulation </w:t>
      </w:r>
      <w:r w:rsidR="001D06F9" w:rsidRPr="000E4873">
        <w:rPr>
          <w:rFonts w:asciiTheme="minorHAnsi" w:hAnsiTheme="minorHAnsi" w:cs="Arial"/>
        </w:rPr>
        <w:t>max</w:t>
      </w:r>
      <w:r w:rsidR="00FE43B0" w:rsidRPr="000E4873">
        <w:rPr>
          <w:rFonts w:asciiTheme="minorHAnsi" w:hAnsiTheme="minorHAnsi" w:cs="Arial"/>
        </w:rPr>
        <w:t>imal imposé</w:t>
      </w:r>
      <w:r w:rsidR="00B933AF" w:rsidRPr="000E4873">
        <w:rPr>
          <w:rFonts w:asciiTheme="minorHAnsi" w:hAnsiTheme="minorHAnsi" w:cs="Arial"/>
        </w:rPr>
        <w:t xml:space="preserve"> par </w:t>
      </w:r>
      <w:r w:rsidR="00A979F2" w:rsidRPr="000E4873">
        <w:rPr>
          <w:rFonts w:asciiTheme="minorHAnsi" w:hAnsiTheme="minorHAnsi" w:cs="Arial"/>
        </w:rPr>
        <w:t>le respect du gabarit</w:t>
      </w:r>
      <w:r w:rsidR="00B933AF" w:rsidRPr="000E4873">
        <w:rPr>
          <w:rFonts w:asciiTheme="minorHAnsi" w:hAnsiTheme="minorHAnsi" w:cs="Arial"/>
        </w:rPr>
        <w:t xml:space="preserve"> (</w:t>
      </w:r>
      <w:r w:rsidR="00CF5108" w:rsidRPr="000E4873">
        <w:rPr>
          <w:rFonts w:asciiTheme="minorHAnsi" w:hAnsiTheme="minorHAnsi" w:cs="Arial"/>
        </w:rPr>
        <w:t>FP2</w:t>
      </w:r>
      <w:r w:rsidR="00B933AF" w:rsidRPr="000E4873">
        <w:rPr>
          <w:rFonts w:asciiTheme="minorHAnsi" w:hAnsiTheme="minorHAnsi" w:cs="Arial"/>
        </w:rPr>
        <w:t>)</w:t>
      </w:r>
      <w:r w:rsidR="001151EF" w:rsidRPr="000E4873">
        <w:rPr>
          <w:rFonts w:asciiTheme="minorHAnsi" w:hAnsiTheme="minorHAnsi" w:cs="Arial"/>
        </w:rPr>
        <w:t>, la compensation de dévers obtenue et en déduire le gain</w:t>
      </w:r>
      <w:r w:rsidR="00CD53FB" w:rsidRPr="000E4873">
        <w:rPr>
          <w:rFonts w:asciiTheme="minorHAnsi" w:hAnsiTheme="minorHAnsi" w:cs="Arial"/>
        </w:rPr>
        <w:t xml:space="preserve"> de vitesse possible dans une courbe </w:t>
      </w:r>
      <w:r w:rsidR="00B61830" w:rsidRPr="000E4873">
        <w:rPr>
          <w:rFonts w:asciiTheme="minorHAnsi" w:hAnsiTheme="minorHAnsi" w:cs="Arial"/>
        </w:rPr>
        <w:t xml:space="preserve">de référence fournie </w:t>
      </w:r>
      <w:r w:rsidR="006A1C8E" w:rsidRPr="000E4873">
        <w:rPr>
          <w:rFonts w:asciiTheme="minorHAnsi" w:hAnsiTheme="minorHAnsi" w:cs="Arial"/>
        </w:rPr>
        <w:t xml:space="preserve">en </w:t>
      </w:r>
      <w:r w:rsidR="00B06E7B" w:rsidRPr="000E4873">
        <w:rPr>
          <w:rFonts w:asciiTheme="minorHAnsi" w:hAnsiTheme="minorHAnsi" w:cs="Arial"/>
        </w:rPr>
        <w:t xml:space="preserve">figure </w:t>
      </w:r>
      <w:r w:rsidR="006A1C8E" w:rsidRPr="000E4873">
        <w:rPr>
          <w:rFonts w:asciiTheme="minorHAnsi" w:hAnsiTheme="minorHAnsi" w:cs="Arial"/>
        </w:rPr>
        <w:t>5 ci-dessous</w:t>
      </w:r>
      <w:r w:rsidR="00B61830" w:rsidRPr="000E4873">
        <w:rPr>
          <w:rFonts w:asciiTheme="minorHAnsi" w:hAnsiTheme="minorHAnsi" w:cs="Arial"/>
        </w:rPr>
        <w:t>.</w:t>
      </w:r>
    </w:p>
    <w:p w14:paraId="74CE7BF6" w14:textId="77777777" w:rsidR="00FC6B69" w:rsidRPr="00315221" w:rsidRDefault="00FC6B69" w:rsidP="00D45847">
      <w:pPr>
        <w:rPr>
          <w:rFonts w:asciiTheme="minorHAnsi" w:hAnsiTheme="minorHAnsi" w:cs="Arial"/>
          <w:color w:val="7F7F7F" w:themeColor="text1" w:themeTint="80"/>
          <w:u w:val="single"/>
        </w:rPr>
      </w:pPr>
    </w:p>
    <w:p w14:paraId="307683A8" w14:textId="77777777" w:rsidR="00FC6B69" w:rsidRPr="00315221" w:rsidRDefault="00FC6B69" w:rsidP="00FC6B69">
      <w:pPr>
        <w:tabs>
          <w:tab w:val="left" w:pos="5025"/>
        </w:tabs>
        <w:rPr>
          <w:rFonts w:asciiTheme="minorHAnsi" w:hAnsiTheme="minorHAnsi" w:cs="Arial"/>
          <w:color w:val="7F7F7F" w:themeColor="text1" w:themeTint="80"/>
        </w:rPr>
      </w:pPr>
      <w:r w:rsidRPr="00315221">
        <w:rPr>
          <w:rFonts w:asciiTheme="minorHAnsi" w:hAnsiTheme="minorHAnsi" w:cs="Arial"/>
          <w:color w:val="7F7F7F" w:themeColor="text1" w:themeTint="80"/>
        </w:rPr>
        <w:tab/>
      </w:r>
    </w:p>
    <w:p w14:paraId="4DA57E1A" w14:textId="77777777" w:rsidR="00FC6B69" w:rsidRPr="00315221" w:rsidRDefault="00FC6B69" w:rsidP="00D45847">
      <w:pPr>
        <w:rPr>
          <w:rFonts w:asciiTheme="minorHAnsi" w:hAnsiTheme="minorHAnsi" w:cs="Arial"/>
          <w:color w:val="7F7F7F" w:themeColor="text1" w:themeTint="80"/>
          <w:u w:val="single"/>
        </w:rPr>
      </w:pPr>
    </w:p>
    <w:p w14:paraId="60E37C84" w14:textId="77777777" w:rsidR="00FC6B69" w:rsidRPr="00315221" w:rsidRDefault="00FC6B69" w:rsidP="00D45847">
      <w:pPr>
        <w:rPr>
          <w:rFonts w:asciiTheme="minorHAnsi" w:hAnsiTheme="minorHAnsi" w:cs="Arial"/>
          <w:color w:val="7F7F7F" w:themeColor="text1" w:themeTint="80"/>
          <w:u w:val="single"/>
        </w:rPr>
      </w:pPr>
    </w:p>
    <w:p w14:paraId="122CC253" w14:textId="77777777" w:rsidR="00FC6B69" w:rsidRPr="00315221" w:rsidRDefault="00FC6B69" w:rsidP="00D45847">
      <w:pPr>
        <w:rPr>
          <w:rFonts w:asciiTheme="minorHAnsi" w:hAnsiTheme="minorHAnsi" w:cs="Arial"/>
          <w:color w:val="7F7F7F" w:themeColor="text1" w:themeTint="80"/>
          <w:u w:val="single"/>
        </w:rPr>
      </w:pPr>
    </w:p>
    <w:p w14:paraId="5A27B2FB" w14:textId="77777777" w:rsidR="00FC6B69" w:rsidRPr="00315221" w:rsidRDefault="00FC6B69" w:rsidP="00D45847">
      <w:pPr>
        <w:rPr>
          <w:rFonts w:asciiTheme="minorHAnsi" w:hAnsiTheme="minorHAnsi" w:cs="Arial"/>
          <w:color w:val="7F7F7F" w:themeColor="text1" w:themeTint="80"/>
          <w:u w:val="single"/>
        </w:rPr>
      </w:pPr>
    </w:p>
    <w:p w14:paraId="400A364D" w14:textId="77777777" w:rsidR="00FC6B69" w:rsidRPr="00315221" w:rsidRDefault="00FC6B69" w:rsidP="00D45847">
      <w:pPr>
        <w:rPr>
          <w:rFonts w:asciiTheme="minorHAnsi" w:hAnsiTheme="minorHAnsi" w:cs="Arial"/>
          <w:color w:val="7F7F7F" w:themeColor="text1" w:themeTint="80"/>
          <w:u w:val="single"/>
        </w:rPr>
      </w:pPr>
    </w:p>
    <w:p w14:paraId="62D2101F" w14:textId="77777777" w:rsidR="00FC6B69" w:rsidRPr="00315221" w:rsidRDefault="00FC6B69" w:rsidP="00D45847">
      <w:pPr>
        <w:rPr>
          <w:rFonts w:asciiTheme="minorHAnsi" w:hAnsiTheme="minorHAnsi" w:cs="Arial"/>
          <w:color w:val="7F7F7F" w:themeColor="text1" w:themeTint="80"/>
          <w:u w:val="single"/>
        </w:rPr>
      </w:pPr>
    </w:p>
    <w:p w14:paraId="2FC16189" w14:textId="77777777" w:rsidR="00FC6B69" w:rsidRPr="00315221" w:rsidRDefault="00FC6B69" w:rsidP="00D45847">
      <w:pPr>
        <w:rPr>
          <w:rFonts w:asciiTheme="minorHAnsi" w:hAnsiTheme="minorHAnsi" w:cs="Arial"/>
          <w:color w:val="7F7F7F" w:themeColor="text1" w:themeTint="80"/>
          <w:u w:val="single"/>
        </w:rPr>
      </w:pPr>
    </w:p>
    <w:p w14:paraId="28C78A4E" w14:textId="77777777" w:rsidR="00FC6B69" w:rsidRPr="00315221" w:rsidRDefault="00FC6B69" w:rsidP="00D45847">
      <w:pPr>
        <w:rPr>
          <w:rFonts w:asciiTheme="minorHAnsi" w:hAnsiTheme="minorHAnsi" w:cs="Arial"/>
          <w:color w:val="7F7F7F" w:themeColor="text1" w:themeTint="80"/>
          <w:u w:val="single"/>
        </w:rPr>
      </w:pPr>
    </w:p>
    <w:p w14:paraId="0A119B65" w14:textId="77777777" w:rsidR="007852F7" w:rsidRDefault="007852F7" w:rsidP="007852F7">
      <w:pPr>
        <w:spacing w:before="120" w:line="276" w:lineRule="auto"/>
        <w:rPr>
          <w:rFonts w:asciiTheme="minorHAnsi" w:hAnsiTheme="minorHAnsi" w:cs="Arial"/>
          <w:b/>
          <w:color w:val="7F7F7F" w:themeColor="text1" w:themeTint="80"/>
        </w:rPr>
      </w:pPr>
    </w:p>
    <w:p w14:paraId="608328FD" w14:textId="77777777" w:rsidR="00356133" w:rsidRDefault="00356133" w:rsidP="007852F7">
      <w:pPr>
        <w:spacing w:line="276" w:lineRule="auto"/>
        <w:rPr>
          <w:rFonts w:asciiTheme="minorHAnsi" w:hAnsiTheme="minorHAnsi" w:cs="Arial"/>
          <w:b/>
        </w:rPr>
      </w:pPr>
    </w:p>
    <w:p w14:paraId="22C84DB3" w14:textId="77777777" w:rsidR="00D45847" w:rsidRPr="00432202" w:rsidRDefault="00D45847" w:rsidP="007852F7">
      <w:pPr>
        <w:spacing w:line="276" w:lineRule="auto"/>
        <w:rPr>
          <w:rFonts w:asciiTheme="minorHAnsi" w:hAnsiTheme="minorHAnsi" w:cs="Arial"/>
          <w:b/>
        </w:rPr>
      </w:pPr>
      <w:r w:rsidRPr="00432202">
        <w:rPr>
          <w:rFonts w:asciiTheme="minorHAnsi" w:hAnsiTheme="minorHAnsi" w:cs="Arial"/>
          <w:b/>
        </w:rPr>
        <w:t>Hypothèses </w:t>
      </w:r>
      <w:r w:rsidR="00E013C4" w:rsidRPr="00432202">
        <w:rPr>
          <w:rFonts w:asciiTheme="minorHAnsi" w:hAnsiTheme="minorHAnsi" w:cs="Arial"/>
          <w:b/>
        </w:rPr>
        <w:t xml:space="preserve">et notations </w:t>
      </w:r>
      <w:r w:rsidR="00C52F62" w:rsidRPr="00432202">
        <w:rPr>
          <w:rFonts w:asciiTheme="minorHAnsi" w:hAnsiTheme="minorHAnsi" w:cs="Arial"/>
          <w:b/>
        </w:rPr>
        <w:t xml:space="preserve">(cf figure 6) </w:t>
      </w:r>
      <w:r w:rsidRPr="00432202">
        <w:rPr>
          <w:rFonts w:asciiTheme="minorHAnsi" w:hAnsiTheme="minorHAnsi" w:cs="Arial"/>
          <w:b/>
        </w:rPr>
        <w:t>:</w:t>
      </w:r>
    </w:p>
    <w:p w14:paraId="7959930E" w14:textId="77777777" w:rsidR="006C305F" w:rsidRPr="00432202" w:rsidRDefault="00331A4F" w:rsidP="00D148BB">
      <w:pPr>
        <w:spacing w:line="276" w:lineRule="auto"/>
        <w:rPr>
          <w:rFonts w:asciiTheme="minorHAnsi" w:hAnsiTheme="minorHAnsi" w:cs="Arial"/>
        </w:rPr>
      </w:pPr>
      <w:r>
        <w:rPr>
          <w:rFonts w:asciiTheme="minorHAnsi" w:hAnsiTheme="minorHAnsi" w:cs="Arial"/>
        </w:rPr>
        <w:t>Dans</w:t>
      </w:r>
      <w:r w:rsidR="00CC5D59" w:rsidRPr="00432202">
        <w:rPr>
          <w:rFonts w:asciiTheme="minorHAnsi" w:hAnsiTheme="minorHAnsi" w:cs="Arial"/>
        </w:rPr>
        <w:t xml:space="preserve"> un premier temps</w:t>
      </w:r>
      <w:r>
        <w:rPr>
          <w:rFonts w:asciiTheme="minorHAnsi" w:hAnsiTheme="minorHAnsi" w:cs="Arial"/>
        </w:rPr>
        <w:t>,</w:t>
      </w:r>
      <w:r w:rsidR="00CC5D59" w:rsidRPr="00432202">
        <w:rPr>
          <w:rFonts w:asciiTheme="minorHAnsi" w:hAnsiTheme="minorHAnsi" w:cs="Arial"/>
        </w:rPr>
        <w:t xml:space="preserve"> </w:t>
      </w:r>
      <w:r>
        <w:rPr>
          <w:rFonts w:asciiTheme="minorHAnsi" w:hAnsiTheme="minorHAnsi" w:cs="Arial"/>
        </w:rPr>
        <w:t>le</w:t>
      </w:r>
      <w:r w:rsidR="00CC5D59" w:rsidRPr="00432202">
        <w:rPr>
          <w:rFonts w:asciiTheme="minorHAnsi" w:hAnsiTheme="minorHAnsi" w:cs="Arial"/>
        </w:rPr>
        <w:t xml:space="preserve"> véhicule </w:t>
      </w:r>
      <w:r>
        <w:rPr>
          <w:rFonts w:asciiTheme="minorHAnsi" w:hAnsiTheme="minorHAnsi" w:cs="Arial"/>
        </w:rPr>
        <w:t xml:space="preserve">est considéré </w:t>
      </w:r>
      <w:r w:rsidR="00CC5D59" w:rsidRPr="00432202">
        <w:rPr>
          <w:rFonts w:asciiTheme="minorHAnsi" w:hAnsiTheme="minorHAnsi" w:cs="Arial"/>
        </w:rPr>
        <w:t xml:space="preserve">classique </w:t>
      </w:r>
      <w:r w:rsidR="00CC5D59" w:rsidRPr="00432202">
        <w:rPr>
          <w:rFonts w:asciiTheme="minorHAnsi" w:hAnsiTheme="minorHAnsi" w:cs="Arial"/>
          <w:b/>
        </w:rPr>
        <w:t xml:space="preserve">sans </w:t>
      </w:r>
      <w:r w:rsidR="00B61830" w:rsidRPr="00432202">
        <w:rPr>
          <w:rFonts w:asciiTheme="minorHAnsi" w:hAnsiTheme="minorHAnsi" w:cs="Arial"/>
          <w:b/>
        </w:rPr>
        <w:t>système</w:t>
      </w:r>
      <w:r w:rsidR="00CC5D59" w:rsidRPr="00432202">
        <w:rPr>
          <w:rFonts w:asciiTheme="minorHAnsi" w:hAnsiTheme="minorHAnsi" w:cs="Arial"/>
          <w:b/>
        </w:rPr>
        <w:t xml:space="preserve"> de pendulation</w:t>
      </w:r>
      <w:r w:rsidR="00E3588E">
        <w:rPr>
          <w:rFonts w:asciiTheme="minorHAnsi" w:hAnsiTheme="minorHAnsi" w:cs="Arial"/>
          <w:b/>
        </w:rPr>
        <w:t> :</w:t>
      </w:r>
    </w:p>
    <w:p w14:paraId="7C6B87C7" w14:textId="77777777" w:rsidR="00777C88" w:rsidRPr="00432202" w:rsidRDefault="00331A4F" w:rsidP="00D148BB">
      <w:pPr>
        <w:numPr>
          <w:ilvl w:val="0"/>
          <w:numId w:val="1"/>
        </w:numPr>
        <w:spacing w:line="276" w:lineRule="auto"/>
        <w:jc w:val="both"/>
        <w:rPr>
          <w:rFonts w:asciiTheme="minorHAnsi" w:hAnsiTheme="minorHAnsi" w:cs="Arial"/>
        </w:rPr>
      </w:pPr>
      <w:r>
        <w:rPr>
          <w:rFonts w:asciiTheme="minorHAnsi" w:hAnsiTheme="minorHAnsi" w:cs="Arial"/>
        </w:rPr>
        <w:t>l</w:t>
      </w:r>
      <w:r w:rsidR="00B06E7B" w:rsidRPr="00432202">
        <w:rPr>
          <w:rFonts w:asciiTheme="minorHAnsi" w:hAnsiTheme="minorHAnsi" w:cs="Arial"/>
        </w:rPr>
        <w:t>’e</w:t>
      </w:r>
      <w:r w:rsidR="00EA717E" w:rsidRPr="00432202">
        <w:rPr>
          <w:rFonts w:asciiTheme="minorHAnsi" w:hAnsiTheme="minorHAnsi" w:cs="Arial"/>
        </w:rPr>
        <w:t>n</w:t>
      </w:r>
      <w:r w:rsidR="00777C88" w:rsidRPr="00432202">
        <w:rPr>
          <w:rFonts w:asciiTheme="minorHAnsi" w:hAnsiTheme="minorHAnsi" w:cs="Arial"/>
        </w:rPr>
        <w:t xml:space="preserve">semble </w:t>
      </w:r>
      <w:r w:rsidR="00B06E7B" w:rsidRPr="00432202">
        <w:rPr>
          <w:rFonts w:asciiTheme="minorHAnsi" w:hAnsiTheme="minorHAnsi" w:cs="Arial"/>
        </w:rPr>
        <w:t>{</w:t>
      </w:r>
      <w:r w:rsidR="001814E0">
        <w:rPr>
          <w:rFonts w:asciiTheme="minorHAnsi" w:hAnsiTheme="minorHAnsi" w:cs="Arial"/>
        </w:rPr>
        <w:t>D</w:t>
      </w:r>
      <w:r w:rsidR="00B06E7B" w:rsidRPr="00432202">
        <w:rPr>
          <w:rFonts w:asciiTheme="minorHAnsi" w:hAnsiTheme="minorHAnsi" w:cs="Arial"/>
        </w:rPr>
        <w:t>}</w:t>
      </w:r>
      <w:r w:rsidR="00CC5D59" w:rsidRPr="00432202">
        <w:rPr>
          <w:rFonts w:asciiTheme="minorHAnsi" w:hAnsiTheme="minorHAnsi" w:cs="Arial"/>
        </w:rPr>
        <w:t xml:space="preserve"> constitué de la caisse, du bogie et des essieux </w:t>
      </w:r>
      <w:r w:rsidR="00B06E7B" w:rsidRPr="00432202">
        <w:rPr>
          <w:rFonts w:asciiTheme="minorHAnsi" w:hAnsiTheme="minorHAnsi" w:cs="Arial"/>
        </w:rPr>
        <w:t>est supposé indéformable</w:t>
      </w:r>
      <w:r>
        <w:rPr>
          <w:rFonts w:asciiTheme="minorHAnsi" w:hAnsiTheme="minorHAnsi" w:cs="Arial"/>
        </w:rPr>
        <w:t> ;</w:t>
      </w:r>
    </w:p>
    <w:p w14:paraId="4444DBB2" w14:textId="77777777" w:rsidR="006C305F" w:rsidRPr="00432202" w:rsidRDefault="00331A4F" w:rsidP="00D148BB">
      <w:pPr>
        <w:numPr>
          <w:ilvl w:val="0"/>
          <w:numId w:val="1"/>
        </w:numPr>
        <w:spacing w:line="276" w:lineRule="auto"/>
        <w:jc w:val="both"/>
        <w:rPr>
          <w:rFonts w:asciiTheme="minorHAnsi" w:hAnsiTheme="minorHAnsi" w:cs="Arial"/>
        </w:rPr>
      </w:pPr>
      <w:r>
        <w:rPr>
          <w:rFonts w:asciiTheme="minorHAnsi" w:hAnsiTheme="minorHAnsi" w:cs="Arial"/>
        </w:rPr>
        <w:t>l</w:t>
      </w:r>
      <w:r w:rsidR="00777C88" w:rsidRPr="00432202">
        <w:rPr>
          <w:rFonts w:asciiTheme="minorHAnsi" w:hAnsiTheme="minorHAnsi" w:cs="Arial"/>
        </w:rPr>
        <w:t>es liaisons sont supposées parfaites</w:t>
      </w:r>
      <w:r>
        <w:rPr>
          <w:rFonts w:asciiTheme="minorHAnsi" w:hAnsiTheme="minorHAnsi" w:cs="Arial"/>
        </w:rPr>
        <w:t> ;</w:t>
      </w:r>
    </w:p>
    <w:p w14:paraId="20AD25FD" w14:textId="77777777" w:rsidR="00FE43B0" w:rsidRPr="00432202" w:rsidRDefault="00331A4F" w:rsidP="00D148BB">
      <w:pPr>
        <w:numPr>
          <w:ilvl w:val="0"/>
          <w:numId w:val="1"/>
        </w:numPr>
        <w:spacing w:line="276" w:lineRule="auto"/>
        <w:jc w:val="both"/>
        <w:rPr>
          <w:rFonts w:asciiTheme="minorHAnsi" w:hAnsiTheme="minorHAnsi" w:cs="Arial"/>
        </w:rPr>
      </w:pPr>
      <w:r>
        <w:rPr>
          <w:rFonts w:asciiTheme="minorHAnsi" w:hAnsiTheme="minorHAnsi" w:cs="Arial"/>
        </w:rPr>
        <w:t>l</w:t>
      </w:r>
      <w:r w:rsidRPr="00432202">
        <w:rPr>
          <w:rFonts w:asciiTheme="minorHAnsi" w:hAnsiTheme="minorHAnsi" w:cs="Arial"/>
        </w:rPr>
        <w:t>’écartement</w:t>
      </w:r>
      <w:r w:rsidR="00FE43B0" w:rsidRPr="00432202">
        <w:rPr>
          <w:rFonts w:asciiTheme="minorHAnsi" w:hAnsiTheme="minorHAnsi" w:cs="Arial"/>
        </w:rPr>
        <w:t xml:space="preserve"> des rails</w:t>
      </w:r>
      <w:r w:rsidR="00E7188D" w:rsidRPr="00432202">
        <w:rPr>
          <w:rFonts w:asciiTheme="minorHAnsi" w:hAnsiTheme="minorHAnsi" w:cs="Arial"/>
        </w:rPr>
        <w:t xml:space="preserve"> est noté </w:t>
      </w:r>
      <w:r w:rsidR="00E7188D" w:rsidRPr="00432202">
        <w:rPr>
          <w:rFonts w:asciiTheme="minorHAnsi" w:hAnsiTheme="minorHAnsi" w:cs="Arial"/>
          <w:b/>
        </w:rPr>
        <w:t>e</w:t>
      </w:r>
      <w:r>
        <w:rPr>
          <w:rFonts w:asciiTheme="minorHAnsi" w:hAnsiTheme="minorHAnsi" w:cs="Arial"/>
          <w:b/>
        </w:rPr>
        <w:t> ;</w:t>
      </w:r>
    </w:p>
    <w:p w14:paraId="2D972B16" w14:textId="77777777" w:rsidR="00FE43B0" w:rsidRPr="00432202" w:rsidRDefault="00331A4F" w:rsidP="00D148BB">
      <w:pPr>
        <w:numPr>
          <w:ilvl w:val="0"/>
          <w:numId w:val="1"/>
        </w:numPr>
        <w:spacing w:line="276" w:lineRule="auto"/>
        <w:jc w:val="both"/>
        <w:rPr>
          <w:rFonts w:asciiTheme="minorHAnsi" w:hAnsiTheme="minorHAnsi" w:cs="Arial"/>
        </w:rPr>
      </w:pPr>
      <w:r>
        <w:rPr>
          <w:rFonts w:asciiTheme="minorHAnsi" w:hAnsiTheme="minorHAnsi" w:cs="Arial"/>
        </w:rPr>
        <w:t>l</w:t>
      </w:r>
      <w:r w:rsidRPr="00432202">
        <w:rPr>
          <w:rFonts w:asciiTheme="minorHAnsi" w:hAnsiTheme="minorHAnsi" w:cs="Arial"/>
        </w:rPr>
        <w:t>’angle</w:t>
      </w:r>
      <w:r w:rsidR="00FE43B0" w:rsidRPr="00432202">
        <w:rPr>
          <w:rFonts w:asciiTheme="minorHAnsi" w:hAnsiTheme="minorHAnsi" w:cs="Arial"/>
        </w:rPr>
        <w:t xml:space="preserve"> de dévers de pose de la voie</w:t>
      </w:r>
      <w:r w:rsidR="00E7188D" w:rsidRPr="00432202">
        <w:rPr>
          <w:rFonts w:asciiTheme="minorHAnsi" w:hAnsiTheme="minorHAnsi" w:cs="Arial"/>
        </w:rPr>
        <w:t xml:space="preserve"> est noté </w:t>
      </w:r>
      <w:r w:rsidR="00E7188D" w:rsidRPr="00432202">
        <w:rPr>
          <w:rFonts w:asciiTheme="minorHAnsi" w:hAnsiTheme="minorHAnsi" w:cs="Arial"/>
          <w:b/>
        </w:rPr>
        <w:t>δ</w:t>
      </w:r>
      <w:r>
        <w:rPr>
          <w:rFonts w:asciiTheme="minorHAnsi" w:hAnsiTheme="minorHAnsi" w:cs="Arial"/>
          <w:b/>
        </w:rPr>
        <w:t> ;</w:t>
      </w:r>
    </w:p>
    <w:p w14:paraId="1B5CAC1C" w14:textId="77777777" w:rsidR="00FE43B0" w:rsidRPr="00432202" w:rsidRDefault="00331A4F" w:rsidP="00D148BB">
      <w:pPr>
        <w:numPr>
          <w:ilvl w:val="0"/>
          <w:numId w:val="1"/>
        </w:numPr>
        <w:spacing w:line="276" w:lineRule="auto"/>
        <w:jc w:val="both"/>
        <w:rPr>
          <w:rFonts w:asciiTheme="minorHAnsi" w:hAnsiTheme="minorHAnsi" w:cs="Arial"/>
        </w:rPr>
      </w:pPr>
      <w:r>
        <w:rPr>
          <w:rFonts w:asciiTheme="minorHAnsi" w:hAnsiTheme="minorHAnsi" w:cs="Arial"/>
        </w:rPr>
        <w:t>l</w:t>
      </w:r>
      <w:r w:rsidR="00E7188D" w:rsidRPr="00432202">
        <w:rPr>
          <w:rFonts w:asciiTheme="minorHAnsi" w:hAnsiTheme="minorHAnsi" w:cs="Arial"/>
        </w:rPr>
        <w:t xml:space="preserve">e </w:t>
      </w:r>
      <w:r w:rsidR="00FE43B0" w:rsidRPr="00432202">
        <w:rPr>
          <w:rFonts w:asciiTheme="minorHAnsi" w:hAnsiTheme="minorHAnsi" w:cs="Arial"/>
        </w:rPr>
        <w:t>dévers de voie en mm</w:t>
      </w:r>
      <w:r w:rsidR="00E7188D" w:rsidRPr="00432202">
        <w:rPr>
          <w:rFonts w:asciiTheme="minorHAnsi" w:hAnsiTheme="minorHAnsi" w:cs="Arial"/>
        </w:rPr>
        <w:t xml:space="preserve"> est noté </w:t>
      </w:r>
      <w:r w:rsidR="00E7188D" w:rsidRPr="00432202">
        <w:rPr>
          <w:rFonts w:asciiTheme="minorHAnsi" w:hAnsiTheme="minorHAnsi" w:cs="Arial"/>
          <w:b/>
        </w:rPr>
        <w:t>d</w:t>
      </w:r>
      <w:r>
        <w:rPr>
          <w:rFonts w:asciiTheme="minorHAnsi" w:hAnsiTheme="minorHAnsi" w:cs="Arial"/>
          <w:b/>
        </w:rPr>
        <w:t> </w:t>
      </w:r>
      <w:r>
        <w:rPr>
          <w:rFonts w:asciiTheme="minorHAnsi" w:hAnsiTheme="minorHAnsi" w:cs="Arial"/>
        </w:rPr>
        <w:t>;</w:t>
      </w:r>
    </w:p>
    <w:p w14:paraId="4D435BBA" w14:textId="77777777" w:rsidR="00D11FF2" w:rsidRPr="00432202" w:rsidRDefault="00331A4F" w:rsidP="00D11FF2">
      <w:pPr>
        <w:numPr>
          <w:ilvl w:val="0"/>
          <w:numId w:val="1"/>
        </w:numPr>
        <w:spacing w:line="276" w:lineRule="auto"/>
        <w:rPr>
          <w:rFonts w:asciiTheme="minorHAnsi" w:hAnsiTheme="minorHAnsi" w:cs="Arial"/>
        </w:rPr>
      </w:pPr>
      <w:r>
        <w:rPr>
          <w:rFonts w:asciiTheme="minorHAnsi" w:hAnsiTheme="minorHAnsi" w:cs="Arial"/>
        </w:rPr>
        <w:t>l</w:t>
      </w:r>
      <w:r w:rsidR="00E7188D" w:rsidRPr="00432202">
        <w:rPr>
          <w:rFonts w:asciiTheme="minorHAnsi" w:hAnsiTheme="minorHAnsi" w:cs="Arial"/>
        </w:rPr>
        <w:t xml:space="preserve">e </w:t>
      </w:r>
      <w:r w:rsidR="00140195" w:rsidRPr="00432202">
        <w:rPr>
          <w:rFonts w:asciiTheme="minorHAnsi" w:hAnsiTheme="minorHAnsi" w:cs="Arial"/>
        </w:rPr>
        <w:t>point G</w:t>
      </w:r>
      <w:r w:rsidR="00E7188D" w:rsidRPr="00432202">
        <w:rPr>
          <w:rFonts w:asciiTheme="minorHAnsi" w:hAnsiTheme="minorHAnsi" w:cs="Arial"/>
        </w:rPr>
        <w:t xml:space="preserve"> est</w:t>
      </w:r>
      <w:r w:rsidR="00140195" w:rsidRPr="00432202">
        <w:rPr>
          <w:rFonts w:asciiTheme="minorHAnsi" w:hAnsiTheme="minorHAnsi" w:cs="Arial"/>
        </w:rPr>
        <w:t xml:space="preserve"> </w:t>
      </w:r>
      <w:r w:rsidR="00E7188D" w:rsidRPr="00432202">
        <w:rPr>
          <w:rFonts w:asciiTheme="minorHAnsi" w:hAnsiTheme="minorHAnsi" w:cs="Arial"/>
        </w:rPr>
        <w:t xml:space="preserve">le </w:t>
      </w:r>
      <w:r w:rsidR="00140195" w:rsidRPr="00432202">
        <w:rPr>
          <w:rFonts w:asciiTheme="minorHAnsi" w:hAnsiTheme="minorHAnsi" w:cs="Arial"/>
        </w:rPr>
        <w:t xml:space="preserve">centre de gravité de l’ensemble </w:t>
      </w:r>
      <w:r w:rsidR="00B06E7B" w:rsidRPr="00432202">
        <w:rPr>
          <w:rFonts w:asciiTheme="minorHAnsi" w:hAnsiTheme="minorHAnsi" w:cs="Arial"/>
        </w:rPr>
        <w:t>{</w:t>
      </w:r>
      <w:r w:rsidR="001814E0">
        <w:rPr>
          <w:rFonts w:asciiTheme="minorHAnsi" w:hAnsiTheme="minorHAnsi" w:cs="Arial"/>
        </w:rPr>
        <w:t>D</w:t>
      </w:r>
      <w:r w:rsidR="00B06E7B" w:rsidRPr="00432202">
        <w:rPr>
          <w:rFonts w:asciiTheme="minorHAnsi" w:hAnsiTheme="minorHAnsi" w:cs="Arial"/>
        </w:rPr>
        <w:t>}</w:t>
      </w:r>
      <w:r w:rsidR="00C52F62" w:rsidRPr="00432202">
        <w:rPr>
          <w:rFonts w:asciiTheme="minorHAnsi" w:hAnsiTheme="minorHAnsi" w:cs="Arial"/>
        </w:rPr>
        <w:t>.</w:t>
      </w:r>
    </w:p>
    <w:p w14:paraId="2C22D932" w14:textId="77777777" w:rsidR="00D11FF2" w:rsidRPr="00315221" w:rsidRDefault="00D11FF2">
      <w:pPr>
        <w:rPr>
          <w:rFonts w:ascii="Arial" w:hAnsi="Arial" w:cs="Arial"/>
          <w:color w:val="7F7F7F" w:themeColor="text1" w:themeTint="80"/>
        </w:rPr>
      </w:pPr>
    </w:p>
    <w:p w14:paraId="4FF318D9" w14:textId="77777777" w:rsidR="00F368B2" w:rsidRPr="00315221" w:rsidRDefault="00F14354" w:rsidP="00D11FF2">
      <w:pPr>
        <w:rPr>
          <w:rFonts w:ascii="Arial" w:hAnsi="Arial" w:cs="Arial"/>
          <w:color w:val="7F7F7F" w:themeColor="text1" w:themeTint="80"/>
        </w:rPr>
      </w:pPr>
      <w:r>
        <w:rPr>
          <w:rFonts w:ascii="Arial" w:hAnsi="Arial" w:cs="Arial"/>
          <w:noProof/>
          <w:color w:val="7F7F7F" w:themeColor="text1" w:themeTint="80"/>
        </w:rPr>
        <mc:AlternateContent>
          <mc:Choice Requires="wps">
            <w:drawing>
              <wp:anchor distT="0" distB="0" distL="114300" distR="114300" simplePos="0" relativeHeight="252150784" behindDoc="0" locked="0" layoutInCell="1" allowOverlap="1" wp14:anchorId="6748FCF9" wp14:editId="761DCE45">
                <wp:simplePos x="0" y="0"/>
                <wp:positionH relativeFrom="column">
                  <wp:posOffset>2691130</wp:posOffset>
                </wp:positionH>
                <wp:positionV relativeFrom="paragraph">
                  <wp:posOffset>71755</wp:posOffset>
                </wp:positionV>
                <wp:extent cx="133350" cy="367665"/>
                <wp:effectExtent l="0" t="0" r="19050" b="13335"/>
                <wp:wrapNone/>
                <wp:docPr id="2396" name="AutoShape 2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0" cy="367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81" o:spid="_x0000_s1026" type="#_x0000_t32" style="position:absolute;margin-left:211.9pt;margin-top:5.65pt;width:10.5pt;height:28.95pt;flip:x y;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"/>
            </w:pict>
          </mc:Fallback>
        </mc:AlternateContent>
      </w:r>
    </w:p>
    <w:p w14:paraId="3C0D13D3" w14:textId="77777777" w:rsidR="00F368B2" w:rsidRPr="00315221" w:rsidRDefault="00F14354" w:rsidP="00F368B2">
      <w:pPr>
        <w:rPr>
          <w:rFonts w:ascii="Arial" w:hAnsi="Arial" w:cs="Arial"/>
          <w:color w:val="7F7F7F" w:themeColor="text1" w:themeTint="80"/>
        </w:rPr>
      </w:pPr>
      <w:r>
        <w:rPr>
          <w:rFonts w:ascii="Arial" w:hAnsi="Arial" w:cs="Arial"/>
          <w:noProof/>
          <w:color w:val="7F7F7F" w:themeColor="text1" w:themeTint="80"/>
        </w:rPr>
        <mc:AlternateContent>
          <mc:Choice Requires="wps">
            <w:drawing>
              <wp:anchor distT="0" distB="0" distL="114300" distR="114300" simplePos="0" relativeHeight="252153856" behindDoc="0" locked="0" layoutInCell="1" allowOverlap="1" wp14:anchorId="707F29E5" wp14:editId="597727B5">
                <wp:simplePos x="0" y="0"/>
                <wp:positionH relativeFrom="column">
                  <wp:posOffset>548640</wp:posOffset>
                </wp:positionH>
                <wp:positionV relativeFrom="paragraph">
                  <wp:posOffset>-3810</wp:posOffset>
                </wp:positionV>
                <wp:extent cx="3604895" cy="1193800"/>
                <wp:effectExtent l="0" t="0" r="14605" b="25400"/>
                <wp:wrapNone/>
                <wp:docPr id="2398" name="AutoShape 2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4895" cy="1193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77" o:spid="_x0000_s1026" type="#_x0000_t32" style="position:absolute;margin-left:43.2pt;margin-top:-.3pt;width:283.85pt;height:94pt;flip:y;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"/>
            </w:pict>
          </mc:Fallback>
        </mc:AlternateContent>
      </w:r>
      <w:r>
        <w:rPr>
          <w:rFonts w:ascii="Arial" w:hAnsi="Arial" w:cs="Arial"/>
          <w:noProof/>
          <w:color w:val="7F7F7F" w:themeColor="text1" w:themeTint="80"/>
        </w:rPr>
        <mc:AlternateContent>
          <mc:Choice Requires="wps">
            <w:drawing>
              <wp:anchor distT="0" distB="0" distL="114300" distR="114300" simplePos="0" relativeHeight="252127232" behindDoc="0" locked="0" layoutInCell="1" allowOverlap="1" wp14:anchorId="4B3B2BC9" wp14:editId="380BA07A">
                <wp:simplePos x="0" y="0"/>
                <wp:positionH relativeFrom="column">
                  <wp:posOffset>1614170</wp:posOffset>
                </wp:positionH>
                <wp:positionV relativeFrom="paragraph">
                  <wp:posOffset>90170</wp:posOffset>
                </wp:positionV>
                <wp:extent cx="315595" cy="277495"/>
                <wp:effectExtent l="0" t="0" r="8255" b="8255"/>
                <wp:wrapNone/>
                <wp:docPr id="2078" name="Text Box 2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EC57E3" w14:textId="77777777" w:rsidR="00B53E60" w:rsidRPr="00F368B2" w:rsidRDefault="00B53E60" w:rsidP="00F368B2">
                            <w:pPr>
                              <w:rPr>
                                <w:rFonts w:asciiTheme="minorHAnsi" w:hAnsiTheme="minorHAnsi"/>
                              </w:rPr>
                            </w:pPr>
                            <w:proofErr w:type="gramStart"/>
                            <w:r w:rsidRPr="00F368B2">
                              <w:rPr>
                                <w:rFonts w:asciiTheme="minorHAnsi" w:hAnsiTheme="minorHAnsi"/>
                              </w:rPr>
                              <w:t>e</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266" o:spid="_x0000_s1207" type="#_x0000_t202" style="position:absolute;margin-left:127.1pt;margin-top:7.1pt;width:24.85pt;height:21.85pt;z-index:252127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" stroked="f">
                <v:textbox style="mso-fit-shape-to-text:t">
                  <w:txbxContent>
                    <w:p w:rsidR="00292822" w:rsidRPr="00F368B2" w:rsidRDefault="00292822" w:rsidP="00F368B2">
                      <w:pPr>
                        <w:rPr>
                          <w:rFonts w:asciiTheme="minorHAnsi" w:hAnsiTheme="minorHAnsi"/>
                        </w:rPr>
                      </w:pPr>
                      <w:proofErr w:type="gramStart"/>
                      <w:r w:rsidRPr="00F368B2">
                        <w:rPr>
                          <w:rFonts w:asciiTheme="minorHAnsi" w:hAnsiTheme="minorHAnsi"/>
                        </w:rPr>
                        <w:t>e</w:t>
                      </w:r>
                      <w:proofErr w:type="gramEnd"/>
                    </w:p>
                  </w:txbxContent>
                </v:textbox>
              </v:shape>
            </w:pict>
          </mc:Fallback>
        </mc:AlternateContent>
      </w:r>
      <w:r>
        <w:rPr>
          <w:rFonts w:ascii="Arial" w:hAnsi="Arial" w:cs="Arial"/>
          <w:noProof/>
          <w:color w:val="7F7F7F" w:themeColor="text1" w:themeTint="80"/>
        </w:rPr>
        <mc:AlternateContent>
          <mc:Choice Requires="wps">
            <w:drawing>
              <wp:anchor distT="0" distB="0" distL="114300" distR="114300" simplePos="0" relativeHeight="252138496" behindDoc="0" locked="0" layoutInCell="1" allowOverlap="1" wp14:anchorId="311835B9" wp14:editId="08D1C60A">
                <wp:simplePos x="0" y="0"/>
                <wp:positionH relativeFrom="column">
                  <wp:posOffset>1023620</wp:posOffset>
                </wp:positionH>
                <wp:positionV relativeFrom="paragraph">
                  <wp:posOffset>42545</wp:posOffset>
                </wp:positionV>
                <wp:extent cx="1733550" cy="610235"/>
                <wp:effectExtent l="38100" t="38100" r="57150" b="75565"/>
                <wp:wrapNone/>
                <wp:docPr id="2077" name="AutoShape 2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3550" cy="6102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83" o:spid="_x0000_s1026" type="#_x0000_t32" style="position:absolute;margin-left:80.6pt;margin-top:3.35pt;width:136.5pt;height:48.05pt;flip:y;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">
                <v:stroke startarrow="block" endarrow="block"/>
              </v:shape>
            </w:pict>
          </mc:Fallback>
        </mc:AlternateContent>
      </w:r>
    </w:p>
    <w:p w14:paraId="5CBE5B12" w14:textId="77777777" w:rsidR="00F368B2" w:rsidRPr="00315221" w:rsidRDefault="00F368B2" w:rsidP="00F368B2">
      <w:pPr>
        <w:rPr>
          <w:rFonts w:ascii="Arial" w:hAnsi="Arial" w:cs="Arial"/>
          <w:color w:val="7F7F7F" w:themeColor="text1" w:themeTint="80"/>
        </w:rPr>
      </w:pPr>
    </w:p>
    <w:p w14:paraId="0DB89E14" w14:textId="77777777" w:rsidR="00F368B2" w:rsidRPr="00315221" w:rsidRDefault="00F14354" w:rsidP="00F368B2">
      <w:pPr>
        <w:rPr>
          <w:rFonts w:ascii="Arial" w:hAnsi="Arial" w:cs="Arial"/>
          <w:color w:val="7F7F7F" w:themeColor="text1" w:themeTint="80"/>
        </w:rPr>
      </w:pPr>
      <w:r>
        <w:rPr>
          <w:rFonts w:ascii="Arial" w:hAnsi="Arial" w:cs="Arial"/>
          <w:noProof/>
          <w:color w:val="7F7F7F" w:themeColor="text1" w:themeTint="80"/>
        </w:rPr>
        <mc:AlternateContent>
          <mc:Choice Requires="wps">
            <w:drawing>
              <wp:anchor distT="0" distB="0" distL="114300" distR="114300" simplePos="0" relativeHeight="252136448" behindDoc="0" locked="0" layoutInCell="1" allowOverlap="1" wp14:anchorId="72A71A36" wp14:editId="0FA58CBF">
                <wp:simplePos x="0" y="0"/>
                <wp:positionH relativeFrom="column">
                  <wp:posOffset>937895</wp:posOffset>
                </wp:positionH>
                <wp:positionV relativeFrom="paragraph">
                  <wp:posOffset>153035</wp:posOffset>
                </wp:positionV>
                <wp:extent cx="133350" cy="367665"/>
                <wp:effectExtent l="0" t="0" r="19050" b="13335"/>
                <wp:wrapNone/>
                <wp:docPr id="2076" name="AutoShape 2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0" cy="367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81" o:spid="_x0000_s1026" type="#_x0000_t32" style="position:absolute;margin-left:73.85pt;margin-top:12.05pt;width:10.5pt;height:28.95pt;flip:x y;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"/>
            </w:pict>
          </mc:Fallback>
        </mc:AlternateContent>
      </w:r>
      <w:r>
        <w:rPr>
          <w:rFonts w:ascii="Arial" w:hAnsi="Arial" w:cs="Arial"/>
          <w:noProof/>
          <w:color w:val="7F7F7F" w:themeColor="text1" w:themeTint="80"/>
        </w:rPr>
        <mc:AlternateContent>
          <mc:Choice Requires="wps">
            <w:drawing>
              <wp:anchor distT="0" distB="0" distL="114299" distR="114299" simplePos="0" relativeHeight="252134400" behindDoc="0" locked="0" layoutInCell="1" allowOverlap="1" wp14:anchorId="5D152A11" wp14:editId="0FFBAE3D">
                <wp:simplePos x="0" y="0"/>
                <wp:positionH relativeFrom="column">
                  <wp:posOffset>4014469</wp:posOffset>
                </wp:positionH>
                <wp:positionV relativeFrom="paragraph">
                  <wp:posOffset>70485</wp:posOffset>
                </wp:positionV>
                <wp:extent cx="0" cy="583565"/>
                <wp:effectExtent l="76200" t="38100" r="57150" b="64135"/>
                <wp:wrapNone/>
                <wp:docPr id="2075" name="AutoShape 2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35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79" o:spid="_x0000_s1026" type="#_x0000_t32" style="position:absolute;margin-left:316.1pt;margin-top:5.55pt;width:0;height:45.95pt;z-index:252134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">
                <v:stroke startarrow="block" endarrow="block"/>
              </v:shape>
            </w:pict>
          </mc:Fallback>
        </mc:AlternateContent>
      </w:r>
      <w:r>
        <w:rPr>
          <w:rFonts w:ascii="Arial" w:hAnsi="Arial" w:cs="Arial"/>
          <w:noProof/>
          <w:color w:val="7F7F7F" w:themeColor="text1" w:themeTint="80"/>
        </w:rPr>
        <mc:AlternateContent>
          <mc:Choice Requires="wps">
            <w:drawing>
              <wp:anchor distT="4294967295" distB="4294967295" distL="114300" distR="114300" simplePos="0" relativeHeight="252133376" behindDoc="0" locked="0" layoutInCell="1" allowOverlap="1" wp14:anchorId="45580864" wp14:editId="5D46C0F0">
                <wp:simplePos x="0" y="0"/>
                <wp:positionH relativeFrom="column">
                  <wp:posOffset>2757170</wp:posOffset>
                </wp:positionH>
                <wp:positionV relativeFrom="paragraph">
                  <wp:posOffset>59054</wp:posOffset>
                </wp:positionV>
                <wp:extent cx="1685925" cy="0"/>
                <wp:effectExtent l="0" t="0" r="9525" b="19050"/>
                <wp:wrapNone/>
                <wp:docPr id="2074" name="AutoShape 2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78" o:spid="_x0000_s1026" type="#_x0000_t32" style="position:absolute;margin-left:217.1pt;margin-top:4.65pt;width:132.75pt;height:0;z-index:252133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"/>
            </w:pict>
          </mc:Fallback>
        </mc:AlternateContent>
      </w:r>
      <w:r>
        <w:rPr>
          <w:rFonts w:ascii="Arial" w:hAnsi="Arial" w:cs="Arial"/>
          <w:noProof/>
          <w:color w:val="7F7F7F" w:themeColor="text1" w:themeTint="80"/>
        </w:rPr>
        <mc:AlternateContent>
          <mc:Choice Requires="wpg">
            <w:drawing>
              <wp:anchor distT="0" distB="0" distL="114300" distR="114300" simplePos="0" relativeHeight="252130304" behindDoc="0" locked="0" layoutInCell="1" allowOverlap="1" wp14:anchorId="7E64A481" wp14:editId="7607E996">
                <wp:simplePos x="0" y="0"/>
                <wp:positionH relativeFrom="column">
                  <wp:posOffset>2757170</wp:posOffset>
                </wp:positionH>
                <wp:positionV relativeFrom="paragraph">
                  <wp:posOffset>70485</wp:posOffset>
                </wp:positionV>
                <wp:extent cx="276225" cy="238125"/>
                <wp:effectExtent l="0" t="19050" r="47625" b="47625"/>
                <wp:wrapNone/>
                <wp:docPr id="2070" name="Group 2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01164">
                          <a:off x="0" y="0"/>
                          <a:ext cx="276225" cy="238125"/>
                          <a:chOff x="3030" y="13740"/>
                          <a:chExt cx="570" cy="765"/>
                        </a:xfrm>
                      </wpg:grpSpPr>
                      <wps:wsp>
                        <wps:cNvPr id="2071" name="AutoShape 2273"/>
                        <wps:cNvCnPr>
                          <a:cxnSpLocks noChangeShapeType="1"/>
                        </wps:cNvCnPr>
                        <wps:spPr bwMode="auto">
                          <a:xfrm>
                            <a:off x="3345" y="14025"/>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2" name="AutoShape 2274"/>
                        <wps:cNvCnPr>
                          <a:cxnSpLocks noChangeShapeType="1"/>
                        </wps:cNvCnPr>
                        <wps:spPr bwMode="auto">
                          <a:xfrm>
                            <a:off x="3030" y="14505"/>
                            <a:ext cx="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3" name="Oval 2275"/>
                        <wps:cNvSpPr>
                          <a:spLocks noChangeArrowheads="1"/>
                        </wps:cNvSpPr>
                        <wps:spPr bwMode="auto">
                          <a:xfrm>
                            <a:off x="3225" y="13740"/>
                            <a:ext cx="240" cy="3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72" o:spid="_x0000_s1026" style="position:absolute;margin-left:217.1pt;margin-top:5.55pt;width:21.75pt;height:18.75pt;rotation:-1093538fd;z-index:252130304" coordorigin="3030,13740" coordsize="57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">
                <v:shape id="AutoShape 2273" o:spid="_x0000_s1027" type="#_x0000_t32" style="position:absolute;left:3345;top:14025;width:0;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FVE8YAAADdAAAADwAAAGRycy9kb3ducmV2LnhtbESPQWsCMRSE74X+h/AKXopmV9CWrVG2&#10;gqAFD9p6f928bkI3L9tN1PXfm4LgcZiZb5jZoneNOFEXrGcF+SgDQVx5bblW8PW5Gr6CCBFZY+OZ&#10;FFwowGL++DDDQvsz7+i0j7VIEA4FKjAxtoWUoTLkMIx8S5y8H985jEl2tdQdnhPcNXKcZVPp0HJa&#10;MNjS0lD1uz86BdtN/l5+G7v52P3Z7WRVNsf6+aDU4Kkv30BE6uM9fGuvtYJx9pL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BVRPGAAAA3QAAAA8AAAAAAAAA&#10;AAAAAAAAoQIAAGRycy9kb3ducmV2LnhtbFBLBQYAAAAABAAEAPkAAACUAwAAAAA=&#10;"/>
                <v:shape id="AutoShape 2274" o:spid="_x0000_s1028" type="#_x0000_t32" style="position:absolute;left:3030;top:14505;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PLZMYAAADdAAAADwAAAGRycy9kb3ducmV2LnhtbESPQWsCMRSE74X+h/AKXopmXdCWrVG2&#10;gqAFD9p6f928bkI3L9tN1PXfm4LgcZiZb5jZoneNOFEXrGcF41EGgrjy2nKt4OtzNXwFESKyxsYz&#10;KbhQgMX88WGGhfZn3tFpH2uRIBwKVGBibAspQ2XIYRj5ljh5P75zGJPsaqk7PCe4a2SeZVPp0HJa&#10;MNjS0lD1uz86BdvN+L38Nnbzsfuz28mqbI7180GpwVNfvoGI1Md7+NZeawV59pL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y2TGAAAA3QAAAA8AAAAAAAAA&#10;AAAAAAAAoQIAAGRycy9kb3ducmV2LnhtbFBLBQYAAAAABAAEAPkAAACUAwAAAAA=&#10;"/>
                <v:oval id="Oval 2275" o:spid="_x0000_s1029" style="position:absolute;left:3225;top:13740;width:24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j8QA&#10;AADdAAAADwAAAGRycy9kb3ducmV2LnhtbESPQWvCQBSE7wX/w/KEXoputFQluooEFK+NHjw+s88k&#10;mH0bdrcm+fduodDjMDPfMJtdbxrxJOdrywpm0wQEcWF1zaWCy/kwWYHwAVljY5kUDORhtx29bTDV&#10;tuNveuahFBHCPkUFVQhtKqUvKjLop7Yljt7dOoMhSldK7bCLcNPIeZIspMGa40KFLWUVFY/8xyhw&#10;H+2QDafsMLvxMf/qVvq6uGil3sf9fg0iUB/+w3/tk1YwT5af8PsmPgG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aLY/EAAAA3QAAAA8AAAAAAAAAAAAAAAAAmAIAAGRycy9k&#10;b3ducmV2LnhtbFBLBQYAAAAABAAEAPUAAACJAwAAAAA=&#10;" fillcolor="black"/>
              </v:group>
            </w:pict>
          </mc:Fallback>
        </mc:AlternateContent>
      </w:r>
    </w:p>
    <w:p w14:paraId="7E952540" w14:textId="77777777" w:rsidR="00F368B2" w:rsidRPr="00315221" w:rsidRDefault="00F14354" w:rsidP="00F368B2">
      <w:pPr>
        <w:rPr>
          <w:rFonts w:ascii="Arial" w:hAnsi="Arial" w:cs="Arial"/>
          <w:color w:val="7F7F7F" w:themeColor="text1" w:themeTint="80"/>
        </w:rPr>
      </w:pPr>
      <w:r>
        <w:rPr>
          <w:rFonts w:ascii="Arial" w:hAnsi="Arial" w:cs="Arial"/>
          <w:noProof/>
          <w:color w:val="7F7F7F" w:themeColor="text1" w:themeTint="80"/>
        </w:rPr>
        <mc:AlternateContent>
          <mc:Choice Requires="wps">
            <w:drawing>
              <wp:anchor distT="0" distB="0" distL="114300" distR="114300" simplePos="0" relativeHeight="252128256" behindDoc="0" locked="0" layoutInCell="1" allowOverlap="1" wp14:anchorId="28992218" wp14:editId="15BDBD46">
                <wp:simplePos x="0" y="0"/>
                <wp:positionH relativeFrom="column">
                  <wp:posOffset>4014470</wp:posOffset>
                </wp:positionH>
                <wp:positionV relativeFrom="paragraph">
                  <wp:posOffset>10160</wp:posOffset>
                </wp:positionV>
                <wp:extent cx="798830" cy="277495"/>
                <wp:effectExtent l="0" t="0" r="1270" b="8255"/>
                <wp:wrapNone/>
                <wp:docPr id="2069" name="Text Box 2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2CC18F" w14:textId="77777777" w:rsidR="00B53E60" w:rsidRPr="00F368B2" w:rsidRDefault="00B53E60" w:rsidP="00F368B2">
                            <w:pPr>
                              <w:rPr>
                                <w:rFonts w:asciiTheme="minorHAnsi" w:hAnsiTheme="minorHAnsi"/>
                              </w:rPr>
                            </w:pPr>
                            <w:proofErr w:type="gramStart"/>
                            <w:r w:rsidRPr="00F368B2">
                              <w:rPr>
                                <w:rFonts w:asciiTheme="minorHAnsi" w:hAnsiTheme="minorHAnsi"/>
                              </w:rPr>
                              <w:t>dévers</w:t>
                            </w:r>
                            <w:proofErr w:type="gramEnd"/>
                            <w:r w:rsidRPr="00F368B2">
                              <w:rPr>
                                <w:rFonts w:asciiTheme="minorHAnsi" w:hAnsiTheme="minorHAnsi"/>
                              </w:rPr>
                              <w:t> : 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267" o:spid="_x0000_s1208" type="#_x0000_t202" style="position:absolute;margin-left:316.1pt;margin-top:.8pt;width:62.9pt;height:21.85pt;z-index:252128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" stroked="f">
                <v:textbox style="mso-fit-shape-to-text:t">
                  <w:txbxContent>
                    <w:p w:rsidR="00292822" w:rsidRPr="00F368B2" w:rsidRDefault="00292822" w:rsidP="00F368B2">
                      <w:pPr>
                        <w:rPr>
                          <w:rFonts w:asciiTheme="minorHAnsi" w:hAnsiTheme="minorHAnsi"/>
                        </w:rPr>
                      </w:pPr>
                      <w:proofErr w:type="gramStart"/>
                      <w:r w:rsidRPr="00F368B2">
                        <w:rPr>
                          <w:rFonts w:asciiTheme="minorHAnsi" w:hAnsiTheme="minorHAnsi"/>
                        </w:rPr>
                        <w:t>dévers</w:t>
                      </w:r>
                      <w:proofErr w:type="gramEnd"/>
                      <w:r w:rsidRPr="00F368B2">
                        <w:rPr>
                          <w:rFonts w:asciiTheme="minorHAnsi" w:hAnsiTheme="minorHAnsi"/>
                        </w:rPr>
                        <w:t> : d</w:t>
                      </w:r>
                    </w:p>
                  </w:txbxContent>
                </v:textbox>
              </v:shape>
            </w:pict>
          </mc:Fallback>
        </mc:AlternateContent>
      </w:r>
      <w:r>
        <w:rPr>
          <w:rFonts w:ascii="Arial" w:hAnsi="Arial" w:cs="Arial"/>
          <w:noProof/>
          <w:color w:val="7F7F7F" w:themeColor="text1" w:themeTint="80"/>
        </w:rPr>
        <mc:AlternateContent>
          <mc:Choice Requires="wps">
            <w:drawing>
              <wp:anchor distT="0" distB="0" distL="114300" distR="114300" simplePos="0" relativeHeight="252139520" behindDoc="0" locked="0" layoutInCell="1" allowOverlap="1" wp14:anchorId="2B12F601" wp14:editId="11745A76">
                <wp:simplePos x="0" y="0"/>
                <wp:positionH relativeFrom="column">
                  <wp:posOffset>2214245</wp:posOffset>
                </wp:positionH>
                <wp:positionV relativeFrom="paragraph">
                  <wp:posOffset>133350</wp:posOffset>
                </wp:positionV>
                <wp:extent cx="315595" cy="277495"/>
                <wp:effectExtent l="0" t="0" r="8255" b="8255"/>
                <wp:wrapNone/>
                <wp:docPr id="2068" name="Text Box 2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F776A" w14:textId="77777777" w:rsidR="00B53E60" w:rsidRPr="00F368B2" w:rsidRDefault="00B53E60" w:rsidP="00F368B2">
                            <w:pPr>
                              <w:rPr>
                                <w:rFonts w:asciiTheme="minorHAnsi" w:hAnsiTheme="minorHAnsi" w:cs="Arial"/>
                              </w:rPr>
                            </w:pPr>
                            <w:r w:rsidRPr="00F368B2">
                              <w:rPr>
                                <w:rFonts w:asciiTheme="minorHAnsi" w:hAnsiTheme="minorHAnsi" w:cs="Arial"/>
                              </w:rPr>
                              <w:t>δ</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284" o:spid="_x0000_s1209" type="#_x0000_t202" style="position:absolute;margin-left:174.35pt;margin-top:10.5pt;width:24.85pt;height:21.85pt;z-index:252139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" stroked="f">
                <v:textbox style="mso-fit-shape-to-text:t">
                  <w:txbxContent>
                    <w:p w:rsidR="00292822" w:rsidRPr="00F368B2" w:rsidRDefault="00292822" w:rsidP="00F368B2">
                      <w:pPr>
                        <w:rPr>
                          <w:rFonts w:asciiTheme="minorHAnsi" w:hAnsiTheme="minorHAnsi" w:cs="Arial"/>
                        </w:rPr>
                      </w:pPr>
                      <w:proofErr w:type="gramStart"/>
                      <w:r w:rsidRPr="00F368B2">
                        <w:rPr>
                          <w:rFonts w:asciiTheme="minorHAnsi" w:hAnsiTheme="minorHAnsi" w:cs="Arial"/>
                        </w:rPr>
                        <w:t>δ</w:t>
                      </w:r>
                      <w:proofErr w:type="gramEnd"/>
                    </w:p>
                  </w:txbxContent>
                </v:textbox>
              </v:shape>
            </w:pict>
          </mc:Fallback>
        </mc:AlternateContent>
      </w:r>
    </w:p>
    <w:p w14:paraId="3AC30D19" w14:textId="77777777" w:rsidR="00F368B2" w:rsidRPr="00315221" w:rsidRDefault="00F14354" w:rsidP="00F368B2">
      <w:pPr>
        <w:rPr>
          <w:rFonts w:ascii="Arial" w:hAnsi="Arial" w:cs="Arial"/>
          <w:color w:val="7F7F7F" w:themeColor="text1" w:themeTint="80"/>
        </w:rPr>
      </w:pPr>
      <w:r>
        <w:rPr>
          <w:rFonts w:ascii="Arial" w:hAnsi="Arial" w:cs="Arial"/>
          <w:noProof/>
          <w:color w:val="7F7F7F" w:themeColor="text1" w:themeTint="80"/>
        </w:rPr>
        <mc:AlternateContent>
          <mc:Choice Requires="wps">
            <w:drawing>
              <wp:anchor distT="0" distB="0" distL="114300" distR="114300" simplePos="0" relativeHeight="252135424" behindDoc="0" locked="0" layoutInCell="1" allowOverlap="1" wp14:anchorId="37BF0908" wp14:editId="36CA392B">
                <wp:simplePos x="0" y="0"/>
                <wp:positionH relativeFrom="column">
                  <wp:posOffset>2012315</wp:posOffset>
                </wp:positionH>
                <wp:positionV relativeFrom="paragraph">
                  <wp:posOffset>25400</wp:posOffset>
                </wp:positionV>
                <wp:extent cx="201930" cy="257175"/>
                <wp:effectExtent l="0" t="82550" r="5080" b="69850"/>
                <wp:wrapNone/>
                <wp:docPr id="37" name="Arc 2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453665">
                          <a:off x="0" y="0"/>
                          <a:ext cx="201930" cy="257175"/>
                        </a:xfrm>
                        <a:custGeom>
                          <a:avLst/>
                          <a:gdLst>
                            <a:gd name="T0" fmla="*/ 0 w 21600"/>
                            <a:gd name="T1" fmla="*/ 0 h 21600"/>
                            <a:gd name="T2" fmla="*/ 201930 w 21600"/>
                            <a:gd name="T3" fmla="*/ 257175 h 21600"/>
                            <a:gd name="T4" fmla="*/ 0 w 21600"/>
                            <a:gd name="T5" fmla="*/ 25717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2280" o:spid="_x0000_s1026" style="position:absolute;margin-left:158.45pt;margin-top:2pt;width:15.9pt;height:20.25pt;rotation:1587790fd;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" path="m-1,nfc11929,,21600,9670,21600,21600em-1,nsc11929,,21600,9670,21600,21600l,21600,-1,xe" filled="f">
                <v:stroke startarrow="block" endarrow="block"/>
                <v:path arrowok="t" o:extrusionok="f" o:connecttype="custom" o:connectlocs="0,0;1887765,3061990;0,3061990" o:connectangles="0,0,0"/>
              </v:shape>
            </w:pict>
          </mc:Fallback>
        </mc:AlternateContent>
      </w:r>
    </w:p>
    <w:p w14:paraId="67DA53DE" w14:textId="77777777" w:rsidR="00F368B2" w:rsidRPr="00315221" w:rsidRDefault="00F14354" w:rsidP="00F368B2">
      <w:pPr>
        <w:rPr>
          <w:rFonts w:ascii="Arial" w:hAnsi="Arial" w:cs="Arial"/>
          <w:color w:val="7F7F7F" w:themeColor="text1" w:themeTint="80"/>
        </w:rPr>
      </w:pPr>
      <w:r>
        <w:rPr>
          <w:rFonts w:ascii="Arial" w:hAnsi="Arial" w:cs="Arial"/>
          <w:noProof/>
          <w:color w:val="7F7F7F" w:themeColor="text1" w:themeTint="80"/>
        </w:rPr>
        <mc:AlternateContent>
          <mc:Choice Requires="wps">
            <w:drawing>
              <wp:anchor distT="4294967295" distB="4294967295" distL="114300" distR="114300" simplePos="0" relativeHeight="252151808" behindDoc="0" locked="0" layoutInCell="1" allowOverlap="1" wp14:anchorId="0700087B" wp14:editId="275212B4">
                <wp:simplePos x="0" y="0"/>
                <wp:positionH relativeFrom="column">
                  <wp:posOffset>642620</wp:posOffset>
                </wp:positionH>
                <wp:positionV relativeFrom="paragraph">
                  <wp:posOffset>118744</wp:posOffset>
                </wp:positionV>
                <wp:extent cx="3857625" cy="0"/>
                <wp:effectExtent l="0" t="0" r="9525" b="19050"/>
                <wp:wrapNone/>
                <wp:docPr id="2066" name="AutoShape 2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7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77" o:spid="_x0000_s1026" type="#_x0000_t32" style="position:absolute;margin-left:50.6pt;margin-top:9.35pt;width:303.75pt;height:0;z-index:252151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"/>
            </w:pict>
          </mc:Fallback>
        </mc:AlternateContent>
      </w:r>
      <w:r>
        <w:rPr>
          <w:rFonts w:ascii="Arial" w:hAnsi="Arial" w:cs="Arial"/>
          <w:noProof/>
          <w:color w:val="7F7F7F" w:themeColor="text1" w:themeTint="80"/>
        </w:rPr>
        <mc:AlternateContent>
          <mc:Choice Requires="wpg">
            <w:drawing>
              <wp:anchor distT="0" distB="0" distL="114300" distR="114300" simplePos="0" relativeHeight="252129280" behindDoc="0" locked="0" layoutInCell="1" allowOverlap="1" wp14:anchorId="12A449D4" wp14:editId="43B0F39A">
                <wp:simplePos x="0" y="0"/>
                <wp:positionH relativeFrom="column">
                  <wp:posOffset>1023620</wp:posOffset>
                </wp:positionH>
                <wp:positionV relativeFrom="paragraph">
                  <wp:posOffset>118745</wp:posOffset>
                </wp:positionV>
                <wp:extent cx="276225" cy="238125"/>
                <wp:effectExtent l="0" t="19050" r="47625" b="47625"/>
                <wp:wrapNone/>
                <wp:docPr id="2062" name="Group 2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01164">
                          <a:off x="0" y="0"/>
                          <a:ext cx="276225" cy="238125"/>
                          <a:chOff x="3030" y="13740"/>
                          <a:chExt cx="570" cy="765"/>
                        </a:xfrm>
                      </wpg:grpSpPr>
                      <wps:wsp>
                        <wps:cNvPr id="2063" name="AutoShape 2269"/>
                        <wps:cNvCnPr>
                          <a:cxnSpLocks noChangeShapeType="1"/>
                        </wps:cNvCnPr>
                        <wps:spPr bwMode="auto">
                          <a:xfrm>
                            <a:off x="3345" y="14025"/>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4" name="AutoShape 2270"/>
                        <wps:cNvCnPr>
                          <a:cxnSpLocks noChangeShapeType="1"/>
                        </wps:cNvCnPr>
                        <wps:spPr bwMode="auto">
                          <a:xfrm>
                            <a:off x="3030" y="14505"/>
                            <a:ext cx="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5" name="Oval 2271"/>
                        <wps:cNvSpPr>
                          <a:spLocks noChangeArrowheads="1"/>
                        </wps:cNvSpPr>
                        <wps:spPr bwMode="auto">
                          <a:xfrm>
                            <a:off x="3225" y="13740"/>
                            <a:ext cx="240" cy="3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68" o:spid="_x0000_s1026" style="position:absolute;margin-left:80.6pt;margin-top:9.35pt;width:21.75pt;height:18.75pt;rotation:-1093538fd;z-index:252129280" coordorigin="3030,13740" coordsize="57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">
                <v:shape id="AutoShape 2269" o:spid="_x0000_s1027" type="#_x0000_t32" style="position:absolute;left:3345;top:14025;width:0;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4IsYAAADdAAAADwAAAGRycy9kb3ducmV2LnhtbESPT2sCMRTE7wW/Q3iFXopmtSiyNcoq&#10;CLXgwX/35+Z1E7p5WTdRt9++EQo9DjPzG2a26FwtbtQG61nBcJCBIC69tlwpOB7W/SmIEJE11p5J&#10;wQ8FWMx7TzPMtb/zjm77WIkE4ZCjAhNjk0sZSkMOw8A3xMn78q3DmGRbSd3iPcFdLUdZNpEOLacF&#10;gw2tDJXf+6tTsN0Ml8XZ2M3n7mK343VRX6vXk1Ivz13xDiJSF//Df+0PrWCUTd7g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G+CLGAAAA3QAAAA8AAAAAAAAA&#10;AAAAAAAAoQIAAGRycy9kb3ducmV2LnhtbFBLBQYAAAAABAAEAPkAAACUAwAAAAA=&#10;"/>
                <v:shape id="AutoShape 2270" o:spid="_x0000_s1028" type="#_x0000_t32" style="position:absolute;left:3030;top:14505;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9gVsYAAADdAAAADwAAAGRycy9kb3ducmV2LnhtbESPT2sCMRTE7wW/Q3iFXopmlSqyNcoq&#10;CLXgwX/35+Z1E7p5WTdRt9++EQo9DjPzG2a26FwtbtQG61nBcJCBIC69tlwpOB7W/SmIEJE11p5J&#10;wQ8FWMx7TzPMtb/zjm77WIkE4ZCjAhNjk0sZSkMOw8A3xMn78q3DmGRbSd3iPcFdLUdZNpEOLacF&#10;gw2tDJXf+6tTsN0Ml8XZ2M3n7mK343VRX6vXk1Ivz13xDiJSF//Df+0PrWCUTd7g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vYFbGAAAA3QAAAA8AAAAAAAAA&#10;AAAAAAAAoQIAAGRycy9kb3ducmV2LnhtbFBLBQYAAAAABAAEAPkAAACUAwAAAAA=&#10;"/>
                <v:oval id="Oval 2271" o:spid="_x0000_s1029" style="position:absolute;left:3225;top:13740;width:24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aGvcMA&#10;AADdAAAADwAAAGRycy9kb3ducmV2LnhtbESPQYvCMBSE7wv+h/CEvSyaKlikGkUKLl6tHvb4tnm2&#10;xealJNG2/94sLHgcZuYbZrsfTCue5HxjWcFinoAgLq1uuFJwvRxnaxA+IGtsLZOCkTzsd5OPLWba&#10;9nymZxEqESHsM1RQh9BlUvqyJoN+bjvi6N2sMxiidJXUDvsIN61cJkkqDTYcF2rsKK+pvBcPo8B9&#10;dWM+nvLj4pe/i1W/1j/pVSv1OR0OGxCBhvAO/7dPWsEySVfw9yY+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aGvcMAAADdAAAADwAAAAAAAAAAAAAAAACYAgAAZHJzL2Rv&#10;d25yZXYueG1sUEsFBgAAAAAEAAQA9QAAAIgDAAAAAA==&#10;" fillcolor="black"/>
              </v:group>
            </w:pict>
          </mc:Fallback>
        </mc:AlternateContent>
      </w:r>
    </w:p>
    <w:p w14:paraId="3DD0590B" w14:textId="77777777" w:rsidR="00F368B2" w:rsidRPr="00315221" w:rsidRDefault="00F368B2" w:rsidP="00F368B2">
      <w:pPr>
        <w:rPr>
          <w:rFonts w:ascii="Arial" w:hAnsi="Arial" w:cs="Arial"/>
          <w:color w:val="7F7F7F" w:themeColor="text1" w:themeTint="80"/>
        </w:rPr>
      </w:pPr>
    </w:p>
    <w:p w14:paraId="7CF4DC53" w14:textId="77777777" w:rsidR="00F368B2" w:rsidRPr="00315221" w:rsidRDefault="00F14354" w:rsidP="00F368B2">
      <w:pPr>
        <w:rPr>
          <w:rFonts w:ascii="Arial" w:hAnsi="Arial" w:cs="Arial"/>
          <w:color w:val="7F7F7F" w:themeColor="text1" w:themeTint="80"/>
        </w:rPr>
      </w:pPr>
      <w:r>
        <w:rPr>
          <w:rFonts w:ascii="Arial" w:hAnsi="Arial" w:cs="Arial"/>
          <w:noProof/>
          <w:color w:val="7F7F7F" w:themeColor="text1" w:themeTint="80"/>
        </w:rPr>
        <mc:AlternateContent>
          <mc:Choice Requires="wps">
            <w:drawing>
              <wp:anchor distT="0" distB="0" distL="114299" distR="114299" simplePos="0" relativeHeight="252164096" behindDoc="0" locked="0" layoutInCell="1" allowOverlap="1" wp14:anchorId="767E2D83" wp14:editId="61A5013C">
                <wp:simplePos x="0" y="0"/>
                <wp:positionH relativeFrom="column">
                  <wp:posOffset>5422899</wp:posOffset>
                </wp:positionH>
                <wp:positionV relativeFrom="paragraph">
                  <wp:posOffset>158115</wp:posOffset>
                </wp:positionV>
                <wp:extent cx="0" cy="1114425"/>
                <wp:effectExtent l="0" t="0" r="19050" b="9525"/>
                <wp:wrapNone/>
                <wp:docPr id="10245" name="Connecteur droit 10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144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245" o:spid="_x0000_s1026" style="position:absolute;z-index:252164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27pt,12.45pt" to="427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" strokecolor="black [3213]">
                <v:stroke dashstyle="dash"/>
                <o:lock v:ext="edit" shapetype="f"/>
              </v:line>
            </w:pict>
          </mc:Fallback>
        </mc:AlternateContent>
      </w:r>
    </w:p>
    <w:p w14:paraId="58B55A7B" w14:textId="77777777" w:rsidR="00F368B2" w:rsidRPr="00315221" w:rsidRDefault="00187138" w:rsidP="00F368B2">
      <w:pPr>
        <w:rPr>
          <w:rFonts w:ascii="Arial" w:hAnsi="Arial" w:cs="Arial"/>
          <w:color w:val="7F7F7F" w:themeColor="text1" w:themeTint="80"/>
        </w:rPr>
      </w:pPr>
      <w:r>
        <w:rPr>
          <w:noProof/>
        </w:rPr>
        <w:drawing>
          <wp:anchor distT="0" distB="0" distL="114300" distR="114300" simplePos="0" relativeHeight="252161024" behindDoc="1" locked="0" layoutInCell="1" allowOverlap="1" wp14:anchorId="122D4460" wp14:editId="6DA4C7BA">
            <wp:simplePos x="0" y="0"/>
            <wp:positionH relativeFrom="column">
              <wp:posOffset>4722495</wp:posOffset>
            </wp:positionH>
            <wp:positionV relativeFrom="paragraph">
              <wp:posOffset>45085</wp:posOffset>
            </wp:positionV>
            <wp:extent cx="252730" cy="246380"/>
            <wp:effectExtent l="0" t="0" r="0" b="1270"/>
            <wp:wrapNone/>
            <wp:docPr id="10243" name="Imag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730" cy="246380"/>
                    </a:xfrm>
                    <a:prstGeom prst="rect">
                      <a:avLst/>
                    </a:prstGeom>
                  </pic:spPr>
                </pic:pic>
              </a:graphicData>
            </a:graphic>
          </wp:anchor>
        </w:drawing>
      </w:r>
    </w:p>
    <w:p w14:paraId="405D041D" w14:textId="77777777" w:rsidR="005504FA" w:rsidRPr="00315221" w:rsidRDefault="00F14354" w:rsidP="00D45847">
      <w:pPr>
        <w:rPr>
          <w:rFonts w:ascii="Arial" w:hAnsi="Arial" w:cs="Arial"/>
          <w:color w:val="7F7F7F" w:themeColor="text1" w:themeTint="80"/>
        </w:rPr>
      </w:pPr>
      <w:r>
        <w:rPr>
          <w:rFonts w:ascii="Arial" w:hAnsi="Arial" w:cs="Arial"/>
          <w:noProof/>
          <w:color w:val="7F7F7F" w:themeColor="text1" w:themeTint="80"/>
        </w:rPr>
        <mc:AlternateContent>
          <mc:Choice Requires="wps">
            <w:drawing>
              <wp:anchor distT="0" distB="0" distL="114300" distR="114300" simplePos="0" relativeHeight="251508717" behindDoc="0" locked="0" layoutInCell="1" allowOverlap="1" wp14:anchorId="658F14E4" wp14:editId="3D216571">
                <wp:simplePos x="0" y="0"/>
                <wp:positionH relativeFrom="column">
                  <wp:posOffset>5139690</wp:posOffset>
                </wp:positionH>
                <wp:positionV relativeFrom="paragraph">
                  <wp:posOffset>-5715</wp:posOffset>
                </wp:positionV>
                <wp:extent cx="315595" cy="277495"/>
                <wp:effectExtent l="0" t="0" r="8255" b="8255"/>
                <wp:wrapNone/>
                <wp:docPr id="10248" name="Text Box 1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D8DFF" w14:textId="77777777" w:rsidR="00B53E60" w:rsidRPr="00F368B2" w:rsidRDefault="00B53E60" w:rsidP="00187138">
                            <w:pPr>
                              <w:rPr>
                                <w:rFonts w:asciiTheme="minorHAnsi" w:hAnsiTheme="minorHAnsi" w:cs="Arial"/>
                              </w:rPr>
                            </w:pPr>
                            <w:r w:rsidRPr="00F368B2">
                              <w:rPr>
                                <w:rFonts w:asciiTheme="minorHAnsi" w:hAnsiTheme="minorHAnsi" w:cs="Arial"/>
                              </w:rPr>
                              <w:t>θ</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45" o:spid="_x0000_s1210" type="#_x0000_t202" style="position:absolute;margin-left:404.7pt;margin-top:-.45pt;width:24.85pt;height:21.85pt;z-index:25150871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" stroked="f">
                <v:textbox style="mso-fit-shape-to-text:t">
                  <w:txbxContent>
                    <w:p w:rsidR="00292822" w:rsidRPr="00F368B2" w:rsidRDefault="00292822" w:rsidP="00187138">
                      <w:pPr>
                        <w:rPr>
                          <w:rFonts w:asciiTheme="minorHAnsi" w:hAnsiTheme="minorHAnsi" w:cs="Arial"/>
                        </w:rPr>
                      </w:pPr>
                      <w:proofErr w:type="gramStart"/>
                      <w:r w:rsidRPr="00F368B2">
                        <w:rPr>
                          <w:rFonts w:asciiTheme="minorHAnsi" w:hAnsiTheme="minorHAnsi" w:cs="Arial"/>
                        </w:rPr>
                        <w:t>θ</w:t>
                      </w:r>
                      <w:proofErr w:type="gramEnd"/>
                    </w:p>
                  </w:txbxContent>
                </v:textbox>
              </v:shape>
            </w:pict>
          </mc:Fallback>
        </mc:AlternateContent>
      </w:r>
      <w:r>
        <w:rPr>
          <w:rFonts w:ascii="Arial" w:hAnsi="Arial" w:cs="Arial"/>
          <w:noProof/>
          <w:color w:val="7F7F7F" w:themeColor="text1" w:themeTint="80"/>
        </w:rPr>
        <mc:AlternateContent>
          <mc:Choice Requires="wps">
            <w:drawing>
              <wp:anchor distT="0" distB="0" distL="114300" distR="114300" simplePos="0" relativeHeight="252166144" behindDoc="0" locked="0" layoutInCell="1" allowOverlap="1" wp14:anchorId="453D6822" wp14:editId="5FD0B026">
                <wp:simplePos x="0" y="0"/>
                <wp:positionH relativeFrom="column">
                  <wp:posOffset>5193030</wp:posOffset>
                </wp:positionH>
                <wp:positionV relativeFrom="paragraph">
                  <wp:posOffset>156210</wp:posOffset>
                </wp:positionV>
                <wp:extent cx="154305" cy="270510"/>
                <wp:effectExtent l="77470" t="13970" r="23495" b="0"/>
                <wp:wrapNone/>
                <wp:docPr id="36" name="AutoShape 2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4532631">
                          <a:off x="0" y="0"/>
                          <a:ext cx="154305" cy="270510"/>
                        </a:xfrm>
                        <a:custGeom>
                          <a:avLst/>
                          <a:gdLst>
                            <a:gd name="T0" fmla="*/ 0 w 21600"/>
                            <a:gd name="T1" fmla="*/ 0 h 21600"/>
                            <a:gd name="T2" fmla="*/ 154388 w 21600"/>
                            <a:gd name="T3" fmla="*/ 270434 h 21600"/>
                            <a:gd name="T4" fmla="*/ 0 w 21600"/>
                            <a:gd name="T5" fmla="*/ 270434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77" o:spid="_x0000_s1026" style="position:absolute;margin-left:408.9pt;margin-top:12.3pt;width:12.15pt;height:21.3pt;rotation:-4950842fd;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" path="m-1,nfc11929,,21600,9670,21600,21600em-1,nsc11929,,21600,9670,21600,21600l,21600,-1,xe" filled="f">
                <v:stroke startarrow="block"/>
                <v:path arrowok="t" o:extrusionok="f" o:connecttype="custom" o:connectlocs="0,0;1102909,3386810;0,3386810" o:connectangles="0,0,0"/>
              </v:shape>
            </w:pict>
          </mc:Fallback>
        </mc:AlternateContent>
      </w:r>
      <w:r>
        <w:rPr>
          <w:rFonts w:ascii="Arial" w:hAnsi="Arial" w:cs="Arial"/>
          <w:b/>
          <w:noProof/>
          <w:color w:val="7F7F7F" w:themeColor="text1" w:themeTint="80"/>
        </w:rPr>
        <mc:AlternateContent>
          <mc:Choice Requires="wps">
            <w:drawing>
              <wp:anchor distT="0" distB="0" distL="114300" distR="114300" simplePos="0" relativeHeight="252160000" behindDoc="0" locked="0" layoutInCell="1" allowOverlap="1" wp14:anchorId="64028CCD" wp14:editId="50E07CFF">
                <wp:simplePos x="0" y="0"/>
                <wp:positionH relativeFrom="column">
                  <wp:posOffset>4976495</wp:posOffset>
                </wp:positionH>
                <wp:positionV relativeFrom="paragraph">
                  <wp:posOffset>36195</wp:posOffset>
                </wp:positionV>
                <wp:extent cx="446405" cy="887095"/>
                <wp:effectExtent l="38100" t="38100" r="29845" b="27305"/>
                <wp:wrapNone/>
                <wp:docPr id="10242" name="Connecteur droit avec flèche 10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46405" cy="887095"/>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0242" o:spid="_x0000_s1026" type="#_x0000_t32" style="position:absolute;margin-left:391.85pt;margin-top:2.85pt;width:35.15pt;height:69.85pt;flip:x y;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" strokecolor="black [3213]">
                <v:stroke endarrow="block"/>
                <o:lock v:ext="edit" shapetype="f"/>
              </v:shape>
            </w:pict>
          </mc:Fallback>
        </mc:AlternateContent>
      </w:r>
    </w:p>
    <w:p w14:paraId="4B73A7CC" w14:textId="77777777" w:rsidR="005504FA" w:rsidRPr="00315221" w:rsidRDefault="00F14354" w:rsidP="00D45847">
      <w:pPr>
        <w:rPr>
          <w:rFonts w:ascii="Arial" w:hAnsi="Arial" w:cs="Arial"/>
          <w:color w:val="7F7F7F" w:themeColor="text1" w:themeTint="80"/>
        </w:rPr>
      </w:pPr>
      <w:r>
        <w:rPr>
          <w:rFonts w:ascii="Arial" w:hAnsi="Arial" w:cs="Arial"/>
          <w:b/>
          <w:noProof/>
          <w:color w:val="7F7F7F" w:themeColor="text1" w:themeTint="80"/>
        </w:rPr>
        <mc:AlternateContent>
          <mc:Choice Requires="wpg">
            <w:drawing>
              <wp:anchor distT="0" distB="0" distL="114300" distR="114300" simplePos="0" relativeHeight="251606016" behindDoc="0" locked="0" layoutInCell="1" allowOverlap="1" wp14:anchorId="4F282B63" wp14:editId="53154C41">
                <wp:simplePos x="0" y="0"/>
                <wp:positionH relativeFrom="column">
                  <wp:posOffset>697230</wp:posOffset>
                </wp:positionH>
                <wp:positionV relativeFrom="paragraph">
                  <wp:posOffset>2712085</wp:posOffset>
                </wp:positionV>
                <wp:extent cx="276225" cy="238125"/>
                <wp:effectExtent l="0" t="19050" r="47625" b="47625"/>
                <wp:wrapNone/>
                <wp:docPr id="2056" name="Group 19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01164">
                          <a:off x="0" y="0"/>
                          <a:ext cx="276225" cy="238125"/>
                          <a:chOff x="3030" y="13740"/>
                          <a:chExt cx="570" cy="765"/>
                        </a:xfrm>
                      </wpg:grpSpPr>
                      <wps:wsp>
                        <wps:cNvPr id="2057" name="AutoShape 1924"/>
                        <wps:cNvCnPr>
                          <a:cxnSpLocks noChangeShapeType="1"/>
                        </wps:cNvCnPr>
                        <wps:spPr bwMode="auto">
                          <a:xfrm>
                            <a:off x="3345" y="14025"/>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8" name="AutoShape 1925"/>
                        <wps:cNvCnPr>
                          <a:cxnSpLocks noChangeShapeType="1"/>
                        </wps:cNvCnPr>
                        <wps:spPr bwMode="auto">
                          <a:xfrm>
                            <a:off x="3030" y="14505"/>
                            <a:ext cx="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9" name="Oval 1926"/>
                        <wps:cNvSpPr>
                          <a:spLocks noChangeArrowheads="1"/>
                        </wps:cNvSpPr>
                        <wps:spPr bwMode="auto">
                          <a:xfrm>
                            <a:off x="3225" y="13740"/>
                            <a:ext cx="240" cy="3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3" o:spid="_x0000_s1026" style="position:absolute;margin-left:54.9pt;margin-top:213.55pt;width:21.75pt;height:18.75pt;rotation:-1093538fd;z-index:251606016" coordorigin="3030,13740" coordsize="57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">
                <v:shape id="AutoShape 1924" o:spid="_x0000_s1027" type="#_x0000_t32" style="position:absolute;left:3345;top:14025;width:0;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E0nMcAAADdAAAADwAAAGRycy9kb3ducmV2LnhtbESPW2sCMRSE3wv+h3AKfSmaVfDC1ihr&#10;QagFH7y9Hzenm9DNyXYTdfvvm4Lg4zAz3zDzZedqcaU2WM8KhoMMBHHpteVKwfGw7s9AhIissfZM&#10;Cn4pwHLRe5pjrv2Nd3Tdx0okCIccFZgYm1zKUBpyGAa+IU7el28dxiTbSuoWbwnuajnKsol0aDkt&#10;GGzo3VD5vb84BdvNcFWcjd187n7sdrwu6kv1elLq5bkr3kBE6uIjfG9/aAWjbDy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ETScxwAAAN0AAAAPAAAAAAAA&#10;AAAAAAAAAKECAABkcnMvZG93bnJldi54bWxQSwUGAAAAAAQABAD5AAAAlQMAAAAA&#10;"/>
                <v:shape id="AutoShape 1925" o:spid="_x0000_s1028" type="#_x0000_t32" style="position:absolute;left:3030;top:14505;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g7sIAAADdAAAADwAAAGRycy9kb3ducmV2LnhtbERPy2oCMRTdF/yHcIVuimYUFBmNMhaE&#10;WnDha3+dXCfByc10EnX6982i4PJw3otV52rxoDZYzwpGwwwEcem15UrB6bgZzECEiKyx9kwKfinA&#10;atl7W2Cu/ZP39DjESqQQDjkqMDE2uZShNOQwDH1DnLirbx3GBNtK6hafKdzVcpxlU+nQcmow2NCn&#10;ofJ2uDsFu+1oXVyM3X7vf+xusinqe/VxVuq93xVzEJG6+BL/u7+0gnE2SXPTm/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6g7sIAAADdAAAADwAAAAAAAAAAAAAA&#10;AAChAgAAZHJzL2Rvd25yZXYueG1sUEsFBgAAAAAEAAQA+QAAAJADAAAAAA==&#10;"/>
                <v:oval id="Oval 1926" o:spid="_x0000_s1029" style="position:absolute;left:3225;top:13740;width:24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dGBcMA&#10;AADdAAAADwAAAGRycy9kb3ducmV2LnhtbESPQYvCMBSE78L+h/AW9iKaKihajSIFF692PXh8Ns+2&#10;2LyUJNr2328WhD0OM/MNs933phEvcr62rGA2TUAQF1bXXCq4/BwnKxA+IGtsLJOCgTzsdx+jLaba&#10;dnymVx5KESHsU1RQhdCmUvqiIoN+alvi6N2tMxiidKXUDrsIN42cJ8lSGqw5LlTYUlZR8cifRoEb&#10;t0M2nLLj7Mbf+aJb6evyopX6+uwPGxCB+vAffrdPWsE8Wazh701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dGBcMAAADdAAAADwAAAAAAAAAAAAAAAACYAgAAZHJzL2Rv&#10;d25yZXYueG1sUEsFBgAAAAAEAAQA9QAAAIgDAAAAAA==&#10;" fillcolor="black"/>
              </v:group>
            </w:pict>
          </mc:Fallback>
        </mc:AlternateContent>
      </w:r>
      <w:r w:rsidR="00B84F5D">
        <w:rPr>
          <w:noProof/>
          <w:color w:val="7F7F7F" w:themeColor="text1" w:themeTint="80"/>
        </w:rPr>
        <w:pict w14:anchorId="731B4AE7">
          <v:shape id="_x0000_s4004" type="#_x0000_t75" style="position:absolute;margin-left:109.2pt;margin-top:1.45pt;width:10.5pt;height:14.25pt;z-index:-251688960;mso-position-horizontal-relative:text;mso-position-vertical-relative:text" equationxml="&lt;">
            <v:imagedata r:id="rId22" o:title="" chromakey="white"/>
          </v:shape>
        </w:pict>
      </w:r>
      <w:r w:rsidR="00B84F5D">
        <w:rPr>
          <w:noProof/>
          <w:color w:val="7F7F7F" w:themeColor="text1" w:themeTint="80"/>
        </w:rPr>
        <w:pict w14:anchorId="79157255">
          <v:shape id="_x0000_s4003" type="#_x0000_t75" style="position:absolute;margin-left:67.85pt;margin-top:1.45pt;width:11.25pt;height:14.25pt;z-index:-251689984;mso-position-horizontal-relative:text;mso-position-vertical-relative:text" equationxml="&lt;">
            <v:imagedata r:id="rId23" o:title="" chromakey="white"/>
          </v:shape>
        </w:pict>
      </w:r>
      <w:r>
        <w:rPr>
          <w:rFonts w:ascii="Arial" w:hAnsi="Arial" w:cs="Arial"/>
          <w:noProof/>
          <w:color w:val="7F7F7F" w:themeColor="text1" w:themeTint="80"/>
        </w:rPr>
        <mc:AlternateContent>
          <mc:Choice Requires="wps">
            <w:drawing>
              <wp:anchor distT="4294967295" distB="4294967295" distL="114300" distR="114300" simplePos="0" relativeHeight="252154880" behindDoc="0" locked="0" layoutInCell="1" allowOverlap="1" wp14:anchorId="46D00ECE" wp14:editId="36D4CC47">
                <wp:simplePos x="0" y="0"/>
                <wp:positionH relativeFrom="column">
                  <wp:posOffset>1430020</wp:posOffset>
                </wp:positionH>
                <wp:positionV relativeFrom="paragraph">
                  <wp:posOffset>1216024</wp:posOffset>
                </wp:positionV>
                <wp:extent cx="1257935" cy="0"/>
                <wp:effectExtent l="0" t="76200" r="18415" b="95250"/>
                <wp:wrapNone/>
                <wp:docPr id="2054" name="AutoShape 1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9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31" o:spid="_x0000_s1026" type="#_x0000_t32" style="position:absolute;margin-left:112.6pt;margin-top:95.75pt;width:99.05pt;height:0;z-index:252154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">
                <v:stroke endarrow="block"/>
              </v:shape>
            </w:pict>
          </mc:Fallback>
        </mc:AlternateContent>
      </w:r>
      <w:r>
        <w:rPr>
          <w:rFonts w:ascii="Arial" w:hAnsi="Arial" w:cs="Arial"/>
          <w:noProof/>
          <w:color w:val="7F7F7F" w:themeColor="text1" w:themeTint="80"/>
        </w:rPr>
        <mc:AlternateContent>
          <mc:Choice Requires="wps">
            <w:drawing>
              <wp:anchor distT="0" distB="0" distL="114299" distR="114299" simplePos="0" relativeHeight="252155904" behindDoc="0" locked="0" layoutInCell="1" allowOverlap="1" wp14:anchorId="1CAD98A9" wp14:editId="4AC64F34">
                <wp:simplePos x="0" y="0"/>
                <wp:positionH relativeFrom="column">
                  <wp:posOffset>1353819</wp:posOffset>
                </wp:positionH>
                <wp:positionV relativeFrom="paragraph">
                  <wp:posOffset>199390</wp:posOffset>
                </wp:positionV>
                <wp:extent cx="0" cy="930910"/>
                <wp:effectExtent l="76200" t="38100" r="57150" b="21590"/>
                <wp:wrapNone/>
                <wp:docPr id="2053" name="AutoShape 1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30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32" o:spid="_x0000_s1026" type="#_x0000_t32" style="position:absolute;margin-left:106.6pt;margin-top:15.7pt;width:0;height:73.3pt;flip:y;z-index:252155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">
                <v:stroke endarrow="block"/>
              </v:shape>
            </w:pict>
          </mc:Fallback>
        </mc:AlternateContent>
      </w:r>
      <w:r>
        <w:rPr>
          <w:rFonts w:ascii="Arial" w:hAnsi="Arial" w:cs="Arial"/>
          <w:i/>
          <w:noProof/>
          <w:color w:val="7F7F7F" w:themeColor="text1" w:themeTint="80"/>
        </w:rPr>
        <mc:AlternateContent>
          <mc:Choice Requires="wps">
            <w:drawing>
              <wp:anchor distT="0" distB="0" distL="114300" distR="114300" simplePos="0" relativeHeight="251610112" behindDoc="0" locked="0" layoutInCell="1" allowOverlap="1" wp14:anchorId="34D9667E" wp14:editId="133DB922">
                <wp:simplePos x="0" y="0"/>
                <wp:positionH relativeFrom="column">
                  <wp:posOffset>2196465</wp:posOffset>
                </wp:positionH>
                <wp:positionV relativeFrom="paragraph">
                  <wp:posOffset>1019175</wp:posOffset>
                </wp:positionV>
                <wp:extent cx="183515" cy="257175"/>
                <wp:effectExtent l="0" t="85725" r="0" b="0"/>
                <wp:wrapNone/>
                <wp:docPr id="35" name="Arc 19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453665">
                          <a:off x="0" y="0"/>
                          <a:ext cx="183515" cy="257175"/>
                        </a:xfrm>
                        <a:custGeom>
                          <a:avLst/>
                          <a:gdLst>
                            <a:gd name="T0" fmla="*/ 0 w 21600"/>
                            <a:gd name="T1" fmla="*/ 0 h 21600"/>
                            <a:gd name="T2" fmla="*/ 183515 w 21600"/>
                            <a:gd name="T3" fmla="*/ 150245 h 21600"/>
                            <a:gd name="T4" fmla="*/ 0 w 21600"/>
                            <a:gd name="T5" fmla="*/ 25717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8453" y="0"/>
                                <a:pt x="16129" y="4931"/>
                                <a:pt x="19644" y="12618"/>
                              </a:cubicBezTo>
                            </a:path>
                            <a:path w="21600" h="21600" stroke="0" extrusionOk="0">
                              <a:moveTo>
                                <a:pt x="-1" y="0"/>
                              </a:moveTo>
                              <a:cubicBezTo>
                                <a:pt x="8453" y="0"/>
                                <a:pt x="16129" y="4931"/>
                                <a:pt x="19644" y="12618"/>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1933" o:spid="_x0000_s1026" style="position:absolute;margin-left:172.95pt;margin-top:80.25pt;width:14.45pt;height:20.25pt;rotation:1587790fd;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" path="m-1,nfc8453,,16129,4931,19644,12618em-1,nsc8453,,16129,4931,19644,12618l,21600,-1,xe" filled="f">
                <v:stroke startarrow="block"/>
                <v:path arrowok="t" o:extrusionok="f" o:connecttype="custom" o:connectlocs="0,0;1559155,1788855;0,3061990" o:connectangles="0,0,0"/>
              </v:shape>
            </w:pict>
          </mc:Fallback>
        </mc:AlternateContent>
      </w:r>
      <w:r>
        <w:rPr>
          <w:rFonts w:ascii="Arial" w:hAnsi="Arial" w:cs="Arial"/>
          <w:b/>
          <w:noProof/>
          <w:color w:val="7F7F7F" w:themeColor="text1" w:themeTint="80"/>
        </w:rPr>
        <mc:AlternateContent>
          <mc:Choice Requires="wps">
            <w:drawing>
              <wp:anchor distT="0" distB="0" distL="114300" distR="114300" simplePos="0" relativeHeight="251509742" behindDoc="0" locked="0" layoutInCell="1" allowOverlap="1" wp14:anchorId="41F3FA29" wp14:editId="47D0C233">
                <wp:simplePos x="0" y="0"/>
                <wp:positionH relativeFrom="column">
                  <wp:posOffset>2378075</wp:posOffset>
                </wp:positionH>
                <wp:positionV relativeFrom="paragraph">
                  <wp:posOffset>949325</wp:posOffset>
                </wp:positionV>
                <wp:extent cx="315595" cy="277495"/>
                <wp:effectExtent l="0" t="0" r="8255" b="8255"/>
                <wp:wrapNone/>
                <wp:docPr id="2051" name="Text Box 1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7F71A" w14:textId="77777777" w:rsidR="00B53E60" w:rsidRPr="00F368B2" w:rsidRDefault="00B53E60" w:rsidP="00BC4991">
                            <w:pPr>
                              <w:rPr>
                                <w:rFonts w:asciiTheme="minorHAnsi" w:hAnsiTheme="minorHAnsi" w:cs="Arial"/>
                              </w:rPr>
                            </w:pPr>
                            <w:r w:rsidRPr="00F368B2">
                              <w:rPr>
                                <w:rFonts w:asciiTheme="minorHAnsi" w:hAnsiTheme="minorHAnsi" w:cs="Arial"/>
                              </w:rPr>
                              <w:t>δ</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38" o:spid="_x0000_s1211" type="#_x0000_t202" style="position:absolute;margin-left:187.25pt;margin-top:74.75pt;width:24.85pt;height:21.85pt;z-index:25150974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" stroked="f">
                <v:textbox style="mso-fit-shape-to-text:t">
                  <w:txbxContent>
                    <w:p w:rsidR="00292822" w:rsidRPr="00F368B2" w:rsidRDefault="00292822" w:rsidP="00BC4991">
                      <w:pPr>
                        <w:rPr>
                          <w:rFonts w:asciiTheme="minorHAnsi" w:hAnsiTheme="minorHAnsi" w:cs="Arial"/>
                        </w:rPr>
                      </w:pPr>
                      <w:proofErr w:type="gramStart"/>
                      <w:r w:rsidRPr="00F368B2">
                        <w:rPr>
                          <w:rFonts w:asciiTheme="minorHAnsi" w:hAnsiTheme="minorHAnsi" w:cs="Arial"/>
                        </w:rPr>
                        <w:t>δ</w:t>
                      </w:r>
                      <w:proofErr w:type="gramEnd"/>
                    </w:p>
                  </w:txbxContent>
                </v:textbox>
              </v:shape>
            </w:pict>
          </mc:Fallback>
        </mc:AlternateContent>
      </w:r>
    </w:p>
    <w:p w14:paraId="2EF92017" w14:textId="77777777" w:rsidR="005504FA" w:rsidRPr="00315221" w:rsidRDefault="00F14354" w:rsidP="00D45847">
      <w:pPr>
        <w:rPr>
          <w:rFonts w:ascii="Arial" w:hAnsi="Arial" w:cs="Arial"/>
          <w:color w:val="7F7F7F" w:themeColor="text1" w:themeTint="80"/>
        </w:rPr>
      </w:pPr>
      <w:r>
        <w:rPr>
          <w:noProof/>
          <w:color w:val="7F7F7F" w:themeColor="text1" w:themeTint="80"/>
        </w:rPr>
        <mc:AlternateContent>
          <mc:Choice Requires="wpg">
            <w:drawing>
              <wp:anchor distT="0" distB="0" distL="114300" distR="114300" simplePos="0" relativeHeight="251512817" behindDoc="0" locked="0" layoutInCell="1" allowOverlap="1" wp14:anchorId="2EB6E70F" wp14:editId="39CAFDB2">
                <wp:simplePos x="0" y="0"/>
                <wp:positionH relativeFrom="column">
                  <wp:posOffset>584835</wp:posOffset>
                </wp:positionH>
                <wp:positionV relativeFrom="paragraph">
                  <wp:posOffset>24130</wp:posOffset>
                </wp:positionV>
                <wp:extent cx="2132965" cy="2512060"/>
                <wp:effectExtent l="152400" t="19050" r="19685" b="2540"/>
                <wp:wrapNone/>
                <wp:docPr id="1817" name="Group 2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2965" cy="2512060"/>
                          <a:chOff x="2338" y="5043"/>
                          <a:chExt cx="3359" cy="3956"/>
                        </a:xfrm>
                      </wpg:grpSpPr>
                      <wps:wsp>
                        <wps:cNvPr id="1818" name="Rectangle 1913"/>
                        <wps:cNvSpPr>
                          <a:spLocks noChangeArrowheads="1"/>
                        </wps:cNvSpPr>
                        <wps:spPr bwMode="auto">
                          <a:xfrm rot="-923707">
                            <a:off x="2432" y="5545"/>
                            <a:ext cx="2190" cy="24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9" name="AutoShape 1915"/>
                        <wps:cNvCnPr>
                          <a:cxnSpLocks noChangeShapeType="1"/>
                        </wps:cNvCnPr>
                        <wps:spPr bwMode="auto">
                          <a:xfrm rot="-923707">
                            <a:off x="2338" y="8136"/>
                            <a:ext cx="3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0" name="AutoShape 1916"/>
                        <wps:cNvCnPr>
                          <a:cxnSpLocks noChangeShapeType="1"/>
                        </wps:cNvCnPr>
                        <wps:spPr bwMode="auto">
                          <a:xfrm rot="-923707">
                            <a:off x="2556" y="8039"/>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1" name="AutoShape 1917"/>
                        <wps:cNvCnPr>
                          <a:cxnSpLocks noChangeShapeType="1"/>
                        </wps:cNvCnPr>
                        <wps:spPr bwMode="auto">
                          <a:xfrm rot="-923707">
                            <a:off x="5217" y="7307"/>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2" name="AutoShape 1918"/>
                        <wps:cNvCnPr>
                          <a:cxnSpLocks noChangeShapeType="1"/>
                        </wps:cNvCnPr>
                        <wps:spPr bwMode="auto">
                          <a:xfrm rot="-923707">
                            <a:off x="3549" y="6509"/>
                            <a:ext cx="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3" name="AutoShape 1919"/>
                        <wps:cNvCnPr>
                          <a:cxnSpLocks noChangeShapeType="1"/>
                        </wps:cNvCnPr>
                        <wps:spPr bwMode="auto">
                          <a:xfrm rot="-923707">
                            <a:off x="3429" y="6644"/>
                            <a:ext cx="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8" name="AutoShape 1920"/>
                        <wps:cNvCnPr>
                          <a:cxnSpLocks noChangeShapeType="1"/>
                        </wps:cNvCnPr>
                        <wps:spPr bwMode="auto">
                          <a:xfrm rot="-923707">
                            <a:off x="3672" y="6331"/>
                            <a:ext cx="2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0" name="AutoShape 1921"/>
                        <wps:cNvCnPr>
                          <a:cxnSpLocks noChangeShapeType="1"/>
                        </wps:cNvCnPr>
                        <wps:spPr bwMode="auto">
                          <a:xfrm rot="20676293" flipV="1">
                            <a:off x="3302" y="5043"/>
                            <a:ext cx="0" cy="1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260" o:spid="_x0000_s1026" style="position:absolute;margin-left:46.05pt;margin-top:1.9pt;width:167.95pt;height:197.8pt;z-index:251512817" coordorigin="2338,5043" coordsize="3359,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">
                <v:rect id="Rectangle 1913" o:spid="_x0000_s1027" style="position:absolute;left:2432;top:5545;width:2190;height:2490;rotation:-10089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2DcYA&#10;AADdAAAADwAAAGRycy9kb3ducmV2LnhtbESPQW/CMAyF70j7D5En7QYp0zSxQkBjW6VpJ2AIrlZi&#10;2kLjVE0G5d/PByRutt7ze59ni9436kxdrAMbGI8yUMQ2uJpLA9vfYjgBFROywyYwGbhShMX8YTDD&#10;3IULr+m8SaWSEI45GqhSanOto63IYxyFlli0Q+g8Jlm7UrsOLxLuG/2cZa/aY83SUGFLHxXZ0+bP&#10;G1jpw1tc40+xtC/7wu6Wn+76dTTm6bF/n4JK1Ke7+Xb97QR/MhZ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C2DcYAAADdAAAADwAAAAAAAAAAAAAAAACYAgAAZHJz&#10;L2Rvd25yZXYueG1sUEsFBgAAAAAEAAQA9QAAAIsDAAAAAA==&#10;"/>
                <v:shape id="AutoShape 1915" o:spid="_x0000_s1028" type="#_x0000_t32" style="position:absolute;left:2338;top:8136;width:3105;height:0;rotation:-1008934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6MgsAAAADdAAAADwAAAGRycy9kb3ducmV2LnhtbERPy6rCMBDdX/AfwgjurqlX0FqNIl4F&#10;Ny584HpoxrbaTGoTtf69EQR3czjPmcwaU4o71a6wrKDXjUAQp1YXnCk47Fe/MQjnkTWWlknBkxzM&#10;pq2fCSbaPnhL953PRAhhl6CC3PsqkdKlORl0XVsRB+5ka4M+wDqTusZHCDel/IuigTRYcGjIsaJF&#10;TulldzMKrkOp+3JZHeenDa8a9z+izdkr1Wk38zEIT43/ij/utQ7z494I3t+EE+T0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OjILAAAAA3QAAAA8AAAAAAAAAAAAAAAAA&#10;oQIAAGRycy9kb3ducmV2LnhtbFBLBQYAAAAABAAEAPkAAACOAwAAAAA=&#10;"/>
                <v:shape id="AutoShape 1916" o:spid="_x0000_s1029" type="#_x0000_t32" style="position:absolute;left:2556;top:8039;width:0;height:960;rotation:-1008934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jvosQAAADdAAAADwAAAGRycy9kb3ducmV2LnhtbESPzW7CQAyE75V4h5UrcSubglQgsCDE&#10;j8SFA1D1bGVNEsh6Q3aB8Pb1AYmbrRnPfJ7OW1epOzWh9Gzgu5eAIs68LTk38HvcfI1AhYhssfJM&#10;Bp4UYD7rfEwxtf7Be7ofYq4khEOKBooY61TrkBXkMPR8TSzayTcOo6xNrm2DDwl3le4nyY92WLI0&#10;FFjTsqDscrg5A9ehtgO9rv8Wpx1v2rAa0+4cjel+tosJqEhtfJtf11sr+KO+8Ms3MoK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O+ixAAAAN0AAAAPAAAAAAAAAAAA&#10;AAAAAKECAABkcnMvZG93bnJldi54bWxQSwUGAAAAAAQABAD5AAAAkgMAAAAA&#10;"/>
                <v:shape id="AutoShape 1917" o:spid="_x0000_s1030" type="#_x0000_t32" style="position:absolute;left:5217;top:7307;width:0;height:960;rotation:-1008934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KOcAAAADdAAAADwAAAGRycy9kb3ducmV2LnhtbERPy6rCMBDdX/AfwgjurqkKWqtRxAfc&#10;jQsfuB6asa02k9pE7f17Iwju5nCeM503phQPql1hWUGvG4EgTq0uOFNwPGx+YxDOI2ssLZOCf3Iw&#10;n7V+ppho++QdPfY+EyGEXYIKcu+rREqX5mTQdW1FHLizrQ36AOtM6hqfIdyUsh9FQ2mw4NCQY0XL&#10;nNLr/m4U3EZSD+S6Oi3OW940bjWm7cUr1Wk3iwkIT43/ij/uPx3mx/0evL8JJ8j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USjnAAAAA3QAAAA8AAAAAAAAAAAAAAAAA&#10;oQIAAGRycy9kb3ducmV2LnhtbFBLBQYAAAAABAAEAPkAAACOAwAAAAA=&#10;"/>
                <v:shape id="AutoShape 1918" o:spid="_x0000_s1031" type="#_x0000_t32" style="position:absolute;left:3549;top:6509;width:0;height:270;rotation:-1008934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UTsMAAADdAAAADwAAAGRycy9kb3ducmV2LnhtbERPS2vCQBC+C/0PyxS86aYRWo3ZhNBW&#10;8OKhKp6H7OTRZmfT7DbGf98tFLzNx/ecNJ9MJ0YaXGtZwdMyAkFcWt1yreB82i3WIJxH1thZJgU3&#10;cpBnD7MUE22v/EHj0dcihLBLUEHjfZ9I6cqGDLql7YkDV9nBoA9wqKUe8BrCTSfjKHqWBlsODQ32&#10;9NpQ+XX8MQq+X6Reyff+UlQH3k3ubUOHT6/U/HEqtiA8Tf4u/nfvdZi/jmP4+yacI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G1E7DAAAA3QAAAA8AAAAAAAAAAAAA&#10;AAAAoQIAAGRycy9kb3ducmV2LnhtbFBLBQYAAAAABAAEAPkAAACRAwAAAAA=&#10;"/>
                <v:shape id="AutoShape 1919" o:spid="_x0000_s1032" type="#_x0000_t32" style="position:absolute;left:3429;top:6644;width:240;height:0;rotation:-1008934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x1b8AAADdAAAADwAAAGRycy9kb3ducmV2LnhtbERPTc/BQBC+S/yHzUjc2CLxUpaIj8TF&#10;4UWcJ93Rlu5sdRf1761E4jZPns+ZzmtTiAdVLresoNeNQBAnVuecKjgeNp0RCOeRNRaWScGLHMxn&#10;zcYUY22f/E+PvU9FCGEXo4LM+zKW0iUZGXRdWxIH7mwrgz7AKpW6wmcIN4XsR9FQGsw5NGRY0jKj&#10;5Lq/GwW3P6kHcl2eFucdb2q3GtPu4pVqt+rFBISn2v/EX/dWh/mj/gA+34QT5Ow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opx1b8AAADdAAAADwAAAAAAAAAAAAAAAACh&#10;AgAAZHJzL2Rvd25yZXYueG1sUEsFBgAAAAAEAAQA+QAAAI0DAAAAAA==&#10;"/>
                <v:shape id="AutoShape 1920" o:spid="_x0000_s1033" type="#_x0000_t32" style="position:absolute;left:3672;top:6331;width:2025;height:0;rotation:-1008934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nyfMAAAADdAAAADwAAAGRycy9kb3ducmV2LnhtbERPy4rCMBTdC/5DuMLsNLWIlGoUFXQG&#10;Vz5xe22ubbG5KU1G69+bheDycN7TeWsq8aDGlZYVDAcRCOLM6pJzBafjup+AcB5ZY2WZFLzIwXzW&#10;7Uwx1fbJe3ocfC5CCLsUFRTe16mULivIoBvYmjhwN9sY9AE2udQNPkO4qWQcRWNpsOTQUGBNq4Ky&#10;++HfKEiWm2updze/Op9fozjZXsze/Sr102sXExCeWv8Vf9x/WkEcjcLc8CY8AT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p8nzAAAAA3QAAAA8AAAAAAAAAAAAAAAAA&#10;oQIAAGRycy9kb3ducmV2LnhtbFBLBQYAAAAABAAEAPkAAACOAwAAAAA=&#10;">
                  <v:stroke endarrow="block"/>
                </v:shape>
                <v:shape id="AutoShape 1921" o:spid="_x0000_s1034" type="#_x0000_t32" style="position:absolute;left:3302;top:5043;width:0;height:1410;rotation:1008934fd;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Q6icIAAADdAAAADwAAAGRycy9kb3ducmV2LnhtbERPW2vCMBR+H/gfwhH2NtMpjtIZpcpc&#10;hT15weez5qwJNielybT+e/Mw2OPHd1+sBteKK/XBelbwOslAENdeW24UnI7blxxEiMgaW8+k4E4B&#10;VsvR0wIL7W+8p+shNiKFcChQgYmxK6QMtSGHYeI74sT9+N5hTLBvpO7xlsJdK6dZ9iYdWk4NBjva&#10;GKovh1+nQGO1npnyu6vK/PNs7dfpo8ovSj2Ph/IdRKQh/ov/3DutYJrN0/70Jj0B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Q6icIAAADdAAAADwAAAAAAAAAAAAAA&#10;AAChAgAAZHJzL2Rvd25yZXYueG1sUEsFBgAAAAAEAAQA+QAAAJADAAAAAA==&#10;">
                  <v:stroke endarrow="block"/>
                </v:shape>
              </v:group>
            </w:pict>
          </mc:Fallback>
        </mc:AlternateContent>
      </w:r>
      <w:r w:rsidR="00C66B44" w:rsidRPr="00315221">
        <w:rPr>
          <w:noProof/>
          <w:color w:val="7F7F7F" w:themeColor="text1" w:themeTint="80"/>
        </w:rPr>
        <w:drawing>
          <wp:anchor distT="0" distB="0" distL="114300" distR="114300" simplePos="0" relativeHeight="252026880" behindDoc="1" locked="0" layoutInCell="1" allowOverlap="1" wp14:anchorId="3B7367F0" wp14:editId="55672699">
            <wp:simplePos x="0" y="0"/>
            <wp:positionH relativeFrom="column">
              <wp:posOffset>5938520</wp:posOffset>
            </wp:positionH>
            <wp:positionV relativeFrom="paragraph">
              <wp:posOffset>123825</wp:posOffset>
            </wp:positionV>
            <wp:extent cx="247650" cy="342900"/>
            <wp:effectExtent l="19050" t="0" r="0" b="0"/>
            <wp:wrapNone/>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 cy="342900"/>
                    </a:xfrm>
                    <a:prstGeom prst="rect">
                      <a:avLst/>
                    </a:prstGeom>
                    <a:noFill/>
                    <a:ln w="9525">
                      <a:noFill/>
                      <a:miter lim="800000"/>
                      <a:headEnd/>
                      <a:tailEnd/>
                    </a:ln>
                  </pic:spPr>
                </pic:pic>
              </a:graphicData>
            </a:graphic>
          </wp:anchor>
        </w:drawing>
      </w:r>
      <w:r w:rsidR="00B84F5D">
        <w:rPr>
          <w:noProof/>
          <w:color w:val="7F7F7F" w:themeColor="text1" w:themeTint="80"/>
        </w:rPr>
        <w:pict w14:anchorId="71408F33">
          <v:shape id="_x0000_s4005" type="#_x0000_t75" style="position:absolute;margin-left:275.05pt;margin-top:4.05pt;width:12pt;height:14.25pt;z-index:-251687936;mso-position-horizontal-relative:text;mso-position-vertical-relative:text" equationxml="&lt;">
            <v:imagedata r:id="rId25" o:title="" chromakey="white"/>
          </v:shape>
        </w:pict>
      </w:r>
      <w:r>
        <w:rPr>
          <w:rFonts w:ascii="Arial" w:hAnsi="Arial" w:cs="Arial"/>
          <w:i/>
          <w:noProof/>
          <w:color w:val="7F7F7F" w:themeColor="text1" w:themeTint="80"/>
        </w:rPr>
        <mc:AlternateContent>
          <mc:Choice Requires="wps">
            <w:drawing>
              <wp:anchor distT="0" distB="0" distL="114299" distR="114299" simplePos="0" relativeHeight="251625472" behindDoc="0" locked="0" layoutInCell="1" allowOverlap="1" wp14:anchorId="54C28CA4" wp14:editId="469A45D2">
                <wp:simplePos x="0" y="0"/>
                <wp:positionH relativeFrom="column">
                  <wp:posOffset>3442969</wp:posOffset>
                </wp:positionH>
                <wp:positionV relativeFrom="paragraph">
                  <wp:posOffset>156210</wp:posOffset>
                </wp:positionV>
                <wp:extent cx="0" cy="1203325"/>
                <wp:effectExtent l="76200" t="38100" r="57150" b="15875"/>
                <wp:wrapNone/>
                <wp:docPr id="1816" name="AutoShape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03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4" o:spid="_x0000_s1026" type="#_x0000_t32" style="position:absolute;margin-left:271.1pt;margin-top:12.3pt;width:0;height:94.75pt;flip:y;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">
                <v:stroke endarrow="block"/>
              </v:shape>
            </w:pict>
          </mc:Fallback>
        </mc:AlternateContent>
      </w:r>
      <w:r>
        <w:rPr>
          <w:rFonts w:ascii="Arial" w:hAnsi="Arial" w:cs="Arial"/>
          <w:noProof/>
          <w:color w:val="7F7F7F" w:themeColor="text1" w:themeTint="80"/>
        </w:rPr>
        <mc:AlternateContent>
          <mc:Choice Requires="wps">
            <w:drawing>
              <wp:anchor distT="0" distB="0" distL="114300" distR="114300" simplePos="0" relativeHeight="251529216" behindDoc="0" locked="0" layoutInCell="1" allowOverlap="1" wp14:anchorId="277565C1" wp14:editId="5DCD5622">
                <wp:simplePos x="0" y="0"/>
                <wp:positionH relativeFrom="column">
                  <wp:posOffset>3645535</wp:posOffset>
                </wp:positionH>
                <wp:positionV relativeFrom="paragraph">
                  <wp:posOffset>1959610</wp:posOffset>
                </wp:positionV>
                <wp:extent cx="2339340" cy="277495"/>
                <wp:effectExtent l="0" t="0" r="1270" b="8255"/>
                <wp:wrapNone/>
                <wp:docPr id="1815" name="Text Box 1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E4175A" w14:textId="77777777" w:rsidR="00B53E60" w:rsidRPr="00F368B2" w:rsidRDefault="00B53E60">
                            <w:pPr>
                              <w:rPr>
                                <w:rFonts w:asciiTheme="minorHAnsi" w:hAnsiTheme="minorHAnsi"/>
                              </w:rPr>
                            </w:pPr>
                            <w:r w:rsidRPr="00F368B2">
                              <w:rPr>
                                <w:rFonts w:asciiTheme="minorHAnsi" w:hAnsiTheme="minorHAnsi"/>
                              </w:rPr>
                              <w:t>Courbe de rayon 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1948" o:spid="_x0000_s1212" type="#_x0000_t202" style="position:absolute;margin-left:287.05pt;margin-top:154.3pt;width:181.35pt;height:21.85pt;z-index:2515292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" stroked="f">
                <v:textbox style="mso-fit-shape-to-text:t">
                  <w:txbxContent>
                    <w:p w:rsidR="00292822" w:rsidRPr="00F368B2" w:rsidRDefault="00292822">
                      <w:pPr>
                        <w:rPr>
                          <w:rFonts w:asciiTheme="minorHAnsi" w:hAnsiTheme="minorHAnsi"/>
                        </w:rPr>
                      </w:pPr>
                      <w:r w:rsidRPr="00F368B2">
                        <w:rPr>
                          <w:rFonts w:asciiTheme="minorHAnsi" w:hAnsiTheme="minorHAnsi"/>
                        </w:rPr>
                        <w:t>Courbe de rayon R</w:t>
                      </w:r>
                    </w:p>
                  </w:txbxContent>
                </v:textbox>
              </v:shape>
            </w:pict>
          </mc:Fallback>
        </mc:AlternateContent>
      </w:r>
      <w:r>
        <w:rPr>
          <w:rFonts w:ascii="Arial" w:hAnsi="Arial" w:cs="Arial"/>
          <w:b/>
          <w:noProof/>
          <w:color w:val="7F7F7F" w:themeColor="text1" w:themeTint="80"/>
        </w:rPr>
        <mc:AlternateContent>
          <mc:Choice Requires="wps">
            <w:drawing>
              <wp:anchor distT="0" distB="0" distL="114300" distR="114300" simplePos="0" relativeHeight="251620352" behindDoc="0" locked="0" layoutInCell="1" allowOverlap="1" wp14:anchorId="296E38F5" wp14:editId="048BEA58">
                <wp:simplePos x="0" y="0"/>
                <wp:positionH relativeFrom="column">
                  <wp:posOffset>4813300</wp:posOffset>
                </wp:positionH>
                <wp:positionV relativeFrom="paragraph">
                  <wp:posOffset>2226310</wp:posOffset>
                </wp:positionV>
                <wp:extent cx="296545" cy="309880"/>
                <wp:effectExtent l="0" t="0" r="84455" b="52070"/>
                <wp:wrapNone/>
                <wp:docPr id="1814" name="AutoShape 1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545"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46" o:spid="_x0000_s1026" type="#_x0000_t32" style="position:absolute;margin-left:379pt;margin-top:175.3pt;width:23.35pt;height:24.4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">
                <v:stroke endarrow="block"/>
              </v:shape>
            </w:pict>
          </mc:Fallback>
        </mc:AlternateContent>
      </w:r>
      <w:r>
        <w:rPr>
          <w:rFonts w:ascii="Arial" w:hAnsi="Arial" w:cs="Arial"/>
          <w:noProof/>
          <w:color w:val="7F7F7F" w:themeColor="text1" w:themeTint="80"/>
        </w:rPr>
        <mc:AlternateContent>
          <mc:Choice Requires="wps">
            <w:drawing>
              <wp:anchor distT="0" distB="0" distL="114300" distR="114300" simplePos="0" relativeHeight="251528192" behindDoc="0" locked="0" layoutInCell="1" allowOverlap="1" wp14:anchorId="06A9F58F" wp14:editId="413E1C48">
                <wp:simplePos x="0" y="0"/>
                <wp:positionH relativeFrom="column">
                  <wp:posOffset>5337810</wp:posOffset>
                </wp:positionH>
                <wp:positionV relativeFrom="paragraph">
                  <wp:posOffset>268605</wp:posOffset>
                </wp:positionV>
                <wp:extent cx="379730" cy="277495"/>
                <wp:effectExtent l="0" t="0" r="1270" b="8255"/>
                <wp:wrapNone/>
                <wp:docPr id="1813" name="Text Box 1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B8843E" w14:textId="77777777" w:rsidR="00B53E60" w:rsidRPr="00F368B2" w:rsidRDefault="00B53E60">
                            <w:pPr>
                              <w:rPr>
                                <w:rFonts w:asciiTheme="minorHAnsi" w:hAnsiTheme="minorHAnsi"/>
                              </w:rPr>
                            </w:pPr>
                            <w:r w:rsidRPr="00F368B2">
                              <w:rPr>
                                <w:rFonts w:asciiTheme="minorHAnsi" w:hAnsiTheme="minorHAnsi"/>
                              </w:rPr>
                              <w:t>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49" o:spid="_x0000_s1213" type="#_x0000_t202" style="position:absolute;margin-left:420.3pt;margin-top:21.15pt;width:29.9pt;height:21.85pt;z-index:251528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" stroked="f">
                <v:textbox style="mso-fit-shape-to-text:t">
                  <w:txbxContent>
                    <w:p w:rsidR="00292822" w:rsidRPr="00F368B2" w:rsidRDefault="00292822">
                      <w:pPr>
                        <w:rPr>
                          <w:rFonts w:asciiTheme="minorHAnsi" w:hAnsiTheme="minorHAnsi"/>
                        </w:rPr>
                      </w:pPr>
                      <w:r w:rsidRPr="00F368B2">
                        <w:rPr>
                          <w:rFonts w:asciiTheme="minorHAnsi" w:hAnsiTheme="minorHAnsi"/>
                        </w:rPr>
                        <w:t>G</w:t>
                      </w:r>
                    </w:p>
                  </w:txbxContent>
                </v:textbox>
              </v:shape>
            </w:pict>
          </mc:Fallback>
        </mc:AlternateContent>
      </w:r>
      <w:r>
        <w:rPr>
          <w:rFonts w:ascii="Arial" w:hAnsi="Arial" w:cs="Arial"/>
          <w:noProof/>
          <w:color w:val="7F7F7F" w:themeColor="text1" w:themeTint="80"/>
        </w:rPr>
        <mc:AlternateContent>
          <mc:Choice Requires="wps">
            <w:drawing>
              <wp:anchor distT="0" distB="0" distL="114300" distR="114300" simplePos="0" relativeHeight="251618304" behindDoc="0" locked="0" layoutInCell="1" allowOverlap="1" wp14:anchorId="06CFCBE1" wp14:editId="6CCD226B">
                <wp:simplePos x="0" y="0"/>
                <wp:positionH relativeFrom="column">
                  <wp:posOffset>4295775</wp:posOffset>
                </wp:positionH>
                <wp:positionV relativeFrom="paragraph">
                  <wp:posOffset>1059815</wp:posOffset>
                </wp:positionV>
                <wp:extent cx="201930" cy="257175"/>
                <wp:effectExtent l="0" t="88265" r="7620" b="35560"/>
                <wp:wrapNone/>
                <wp:docPr id="34" name="Arc 19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453665">
                          <a:off x="0" y="0"/>
                          <a:ext cx="201930" cy="257175"/>
                        </a:xfrm>
                        <a:custGeom>
                          <a:avLst/>
                          <a:gdLst>
                            <a:gd name="T0" fmla="*/ 0 w 21600"/>
                            <a:gd name="T1" fmla="*/ 0 h 21600"/>
                            <a:gd name="T2" fmla="*/ 201930 w 21600"/>
                            <a:gd name="T3" fmla="*/ 257175 h 21600"/>
                            <a:gd name="T4" fmla="*/ 0 w 21600"/>
                            <a:gd name="T5" fmla="*/ 25717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1944" o:spid="_x0000_s1026" style="position:absolute;margin-left:338.25pt;margin-top:83.45pt;width:15.9pt;height:20.25pt;rotation:1587790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" path="m-1,nfc11929,,21600,9670,21600,21600em-1,nsc11929,,21600,9670,21600,21600l,21600,-1,xe" filled="f">
                <v:stroke startarrow="block"/>
                <v:path arrowok="t" o:extrusionok="f" o:connecttype="custom" o:connectlocs="0,0;1887765,3061990;0,3061990" o:connectangles="0,0,0"/>
              </v:shape>
            </w:pict>
          </mc:Fallback>
        </mc:AlternateContent>
      </w:r>
      <w:r>
        <w:rPr>
          <w:rFonts w:ascii="Arial" w:hAnsi="Arial" w:cs="Arial"/>
          <w:noProof/>
          <w:color w:val="7F7F7F" w:themeColor="text1" w:themeTint="80"/>
        </w:rPr>
        <mc:AlternateContent>
          <mc:Choice Requires="wps">
            <w:drawing>
              <wp:anchor distT="0" distB="0" distL="114300" distR="114300" simplePos="0" relativeHeight="251619328" behindDoc="0" locked="0" layoutInCell="1" allowOverlap="1" wp14:anchorId="14AE5F1B" wp14:editId="00834895">
                <wp:simplePos x="0" y="0"/>
                <wp:positionH relativeFrom="column">
                  <wp:posOffset>4497705</wp:posOffset>
                </wp:positionH>
                <wp:positionV relativeFrom="paragraph">
                  <wp:posOffset>992505</wp:posOffset>
                </wp:positionV>
                <wp:extent cx="315595" cy="277495"/>
                <wp:effectExtent l="0" t="0" r="8255" b="8255"/>
                <wp:wrapNone/>
                <wp:docPr id="1811" name="Text Box 1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C00EE0" w14:textId="77777777" w:rsidR="00B53E60" w:rsidRPr="00F368B2" w:rsidRDefault="00B53E60" w:rsidP="00D81714">
                            <w:pPr>
                              <w:rPr>
                                <w:rFonts w:asciiTheme="minorHAnsi" w:hAnsiTheme="minorHAnsi" w:cs="Arial"/>
                              </w:rPr>
                            </w:pPr>
                            <w:r w:rsidRPr="00F368B2">
                              <w:rPr>
                                <w:rFonts w:asciiTheme="minorHAnsi" w:hAnsiTheme="minorHAnsi" w:cs="Arial"/>
                              </w:rPr>
                              <w:t>θ</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214" type="#_x0000_t202" style="position:absolute;margin-left:354.15pt;margin-top:78.15pt;width:24.85pt;height:21.85pt;z-index:251619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" stroked="f">
                <v:textbox style="mso-fit-shape-to-text:t">
                  <w:txbxContent>
                    <w:p w:rsidR="00292822" w:rsidRPr="00F368B2" w:rsidRDefault="00292822" w:rsidP="00D81714">
                      <w:pPr>
                        <w:rPr>
                          <w:rFonts w:asciiTheme="minorHAnsi" w:hAnsiTheme="minorHAnsi" w:cs="Arial"/>
                        </w:rPr>
                      </w:pPr>
                      <w:proofErr w:type="gramStart"/>
                      <w:r w:rsidRPr="00F368B2">
                        <w:rPr>
                          <w:rFonts w:asciiTheme="minorHAnsi" w:hAnsiTheme="minorHAnsi" w:cs="Arial"/>
                        </w:rPr>
                        <w:t>θ</w:t>
                      </w:r>
                      <w:proofErr w:type="gramEnd"/>
                    </w:p>
                  </w:txbxContent>
                </v:textbox>
              </v:shape>
            </w:pict>
          </mc:Fallback>
        </mc:AlternateContent>
      </w:r>
      <w:r>
        <w:rPr>
          <w:rFonts w:ascii="Arial" w:hAnsi="Arial" w:cs="Arial"/>
          <w:noProof/>
          <w:color w:val="7F7F7F" w:themeColor="text1" w:themeTint="80"/>
        </w:rPr>
        <mc:AlternateContent>
          <mc:Choice Requires="wps">
            <w:drawing>
              <wp:anchor distT="0" distB="0" distL="114300" distR="114300" simplePos="0" relativeHeight="251615232" behindDoc="0" locked="0" layoutInCell="1" allowOverlap="1" wp14:anchorId="47843154" wp14:editId="35653C02">
                <wp:simplePos x="0" y="0"/>
                <wp:positionH relativeFrom="column">
                  <wp:posOffset>4295775</wp:posOffset>
                </wp:positionH>
                <wp:positionV relativeFrom="paragraph">
                  <wp:posOffset>535305</wp:posOffset>
                </wp:positionV>
                <wp:extent cx="1602740" cy="1823085"/>
                <wp:effectExtent l="0" t="306705" r="0" b="518160"/>
                <wp:wrapNone/>
                <wp:docPr id="33" name="Arc 19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581737">
                          <a:off x="0" y="0"/>
                          <a:ext cx="1602740" cy="1823085"/>
                        </a:xfrm>
                        <a:custGeom>
                          <a:avLst/>
                          <a:gdLst>
                            <a:gd name="T0" fmla="*/ 0 w 21600"/>
                            <a:gd name="T1" fmla="*/ 0 h 21600"/>
                            <a:gd name="T2" fmla="*/ 1579589 w 21600"/>
                            <a:gd name="T3" fmla="*/ 1823085 h 21600"/>
                            <a:gd name="T4" fmla="*/ 0 w 21600"/>
                            <a:gd name="T5" fmla="*/ 1559056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cubicBezTo>
                                <a:pt x="21600" y="22825"/>
                                <a:pt x="21495" y="24049"/>
                                <a:pt x="21288" y="25258"/>
                              </a:cubicBezTo>
                            </a:path>
                            <a:path w="21600" h="21600" stroke="0" extrusionOk="0">
                              <a:moveTo>
                                <a:pt x="-1" y="0"/>
                              </a:moveTo>
                              <a:cubicBezTo>
                                <a:pt x="11929" y="0"/>
                                <a:pt x="21600" y="9670"/>
                                <a:pt x="21600" y="21600"/>
                              </a:cubicBezTo>
                              <a:cubicBezTo>
                                <a:pt x="21600" y="22825"/>
                                <a:pt x="21495" y="24049"/>
                                <a:pt x="21288" y="25258"/>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1941" o:spid="_x0000_s1026" style="position:absolute;margin-left:338.25pt;margin-top:42.15pt;width:126.2pt;height:143.55pt;rotation:2819945fd;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" path="m-1,nfc11929,,21600,9670,21600,21600v,1225,-105,2449,-312,3658em-1,nsc11929,,21600,9670,21600,21600v,1225,-105,2449,-312,3658l,21600,-1,xe" filled="f">
                <v:path arrowok="t" o:extrusionok="f" o:connecttype="custom" o:connectlocs="0,0;117206966,153872172;0,131587574" o:connectangles="0,0,0"/>
              </v:shape>
            </w:pict>
          </mc:Fallback>
        </mc:AlternateContent>
      </w:r>
      <w:r>
        <w:rPr>
          <w:rFonts w:ascii="Arial" w:hAnsi="Arial" w:cs="Arial"/>
          <w:i/>
          <w:noProof/>
          <w:color w:val="7F7F7F" w:themeColor="text1" w:themeTint="80"/>
        </w:rPr>
        <mc:AlternateContent>
          <mc:Choice Requires="wps">
            <w:drawing>
              <wp:anchor distT="0" distB="0" distL="114300" distR="114300" simplePos="0" relativeHeight="252158976" behindDoc="0" locked="0" layoutInCell="1" allowOverlap="1" wp14:anchorId="07BBEB87" wp14:editId="4F474281">
                <wp:simplePos x="0" y="0"/>
                <wp:positionH relativeFrom="column">
                  <wp:posOffset>3442970</wp:posOffset>
                </wp:positionH>
                <wp:positionV relativeFrom="paragraph">
                  <wp:posOffset>1359535</wp:posOffset>
                </wp:positionV>
                <wp:extent cx="2638425" cy="635"/>
                <wp:effectExtent l="0" t="76200" r="28575" b="94615"/>
                <wp:wrapNone/>
                <wp:docPr id="1808" name="AutoShape 19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84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42" o:spid="_x0000_s1026" type="#_x0000_t32" style="position:absolute;margin-left:271.1pt;margin-top:107.05pt;width:207.75pt;height:.0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ljAOQIAAGU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">
                <v:stroke endarrow="block"/>
              </v:shape>
            </w:pict>
          </mc:Fallback>
        </mc:AlternateContent>
      </w:r>
    </w:p>
    <w:p w14:paraId="2650EA2C" w14:textId="77777777" w:rsidR="00D45847" w:rsidRPr="00315221" w:rsidRDefault="0010545F" w:rsidP="00D45847">
      <w:pPr>
        <w:rPr>
          <w:rFonts w:ascii="Arial" w:hAnsi="Arial" w:cs="Arial"/>
          <w:color w:val="7F7F7F" w:themeColor="text1" w:themeTint="80"/>
        </w:rPr>
      </w:pPr>
      <w:r w:rsidRPr="00315221">
        <w:rPr>
          <w:rFonts w:ascii="Arial" w:hAnsi="Arial" w:cs="Arial"/>
          <w:noProof/>
          <w:color w:val="7F7F7F" w:themeColor="text1" w:themeTint="80"/>
          <w:lang w:eastAsia="en-US"/>
        </w:rPr>
        <w:fldChar w:fldCharType="begin"/>
      </w:r>
      <w:r w:rsidR="00AE3542" w:rsidRPr="00315221">
        <w:rPr>
          <w:rFonts w:ascii="Arial" w:hAnsi="Arial" w:cs="Arial"/>
          <w:noProof/>
          <w:color w:val="7F7F7F" w:themeColor="text1" w:themeTint="80"/>
          <w:lang w:eastAsia="en-US"/>
        </w:rPr>
        <w:instrText xml:space="preserve"> QUOTE </w:instrText>
      </w:r>
      <m:oMath>
        <m:acc>
          <m:accPr>
            <m:chr m:val="⃗"/>
            <m:ctrlPr>
              <w:rPr>
                <w:rFonts w:ascii="Cambria Math" w:hAnsi="Cambria Math"/>
                <w:i/>
                <w:color w:val="7F7F7F" w:themeColor="text1" w:themeTint="80"/>
              </w:rPr>
            </m:ctrlPr>
          </m:accPr>
          <m:e>
            <m:sSub>
              <m:sSubPr>
                <m:ctrlPr>
                  <w:rPr>
                    <w:rFonts w:ascii="Cambria Math" w:hAnsi="Cambria Math"/>
                    <w:i/>
                    <w:color w:val="7F7F7F" w:themeColor="text1" w:themeTint="80"/>
                  </w:rPr>
                </m:ctrlPr>
              </m:sSubPr>
              <m:e>
                <m:r>
                  <m:rPr>
                    <m:sty m:val="p"/>
                  </m:rPr>
                  <w:rPr>
                    <w:rFonts w:ascii="Cambria Math" w:hAnsi="Cambria Math"/>
                    <w:color w:val="7F7F7F" w:themeColor="text1" w:themeTint="80"/>
                  </w:rPr>
                  <m:t>z</m:t>
                </m:r>
              </m:e>
              <m:sub>
                <m:r>
                  <m:rPr>
                    <m:sty m:val="p"/>
                  </m:rPr>
                  <w:rPr>
                    <w:rFonts w:ascii="Cambria Math" w:hAnsi="Cambria Math"/>
                    <w:color w:val="7F7F7F" w:themeColor="text1" w:themeTint="80"/>
                  </w:rPr>
                  <m:t>2</m:t>
                </m:r>
              </m:sub>
            </m:sSub>
          </m:e>
        </m:acc>
      </m:oMath>
      <w:r w:rsidR="00AE3542" w:rsidRPr="00315221">
        <w:rPr>
          <w:rFonts w:ascii="Arial" w:hAnsi="Arial" w:cs="Arial"/>
          <w:noProof/>
          <w:color w:val="7F7F7F" w:themeColor="text1" w:themeTint="80"/>
          <w:lang w:eastAsia="en-US"/>
        </w:rPr>
        <w:instrText xml:space="preserve"> </w:instrText>
      </w:r>
      <w:r w:rsidRPr="00315221">
        <w:rPr>
          <w:rFonts w:ascii="Arial" w:hAnsi="Arial" w:cs="Arial"/>
          <w:noProof/>
          <w:color w:val="7F7F7F" w:themeColor="text1" w:themeTint="80"/>
          <w:lang w:eastAsia="en-US"/>
        </w:rPr>
        <w:fldChar w:fldCharType="end"/>
      </w:r>
    </w:p>
    <w:p w14:paraId="09346F55" w14:textId="77777777" w:rsidR="006B5BD8" w:rsidRPr="00315221" w:rsidRDefault="00F14354" w:rsidP="00D45847">
      <w:pPr>
        <w:rPr>
          <w:rFonts w:ascii="Arial" w:hAnsi="Arial" w:cs="Arial"/>
          <w:color w:val="7F7F7F" w:themeColor="text1" w:themeTint="80"/>
        </w:rPr>
      </w:pPr>
      <w:r>
        <w:rPr>
          <w:rFonts w:ascii="Arial" w:hAnsi="Arial" w:cs="Arial"/>
          <w:noProof/>
          <w:color w:val="7F7F7F" w:themeColor="text1" w:themeTint="80"/>
        </w:rPr>
        <mc:AlternateContent>
          <mc:Choice Requires="wps">
            <w:drawing>
              <wp:anchor distT="0" distB="0" distL="114300" distR="114300" simplePos="0" relativeHeight="251617280" behindDoc="0" locked="0" layoutInCell="1" allowOverlap="1" wp14:anchorId="7BCF2BFF" wp14:editId="55D7CD5F">
                <wp:simplePos x="0" y="0"/>
                <wp:positionH relativeFrom="column">
                  <wp:posOffset>5422900</wp:posOffset>
                </wp:positionH>
                <wp:positionV relativeFrom="paragraph">
                  <wp:posOffset>30480</wp:posOffset>
                </wp:positionV>
                <wp:extent cx="525145" cy="191135"/>
                <wp:effectExtent l="0" t="38100" r="65405" b="37465"/>
                <wp:wrapNone/>
                <wp:docPr id="1807" name="AutoShape 1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5145" cy="19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43" o:spid="_x0000_s1026" type="#_x0000_t32" style="position:absolute;margin-left:427pt;margin-top:2.4pt;width:41.35pt;height:15.05pt;flip:y;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">
                <v:stroke endarrow="block"/>
              </v:shape>
            </w:pict>
          </mc:Fallback>
        </mc:AlternateContent>
      </w:r>
      <w:r w:rsidR="00C66B44" w:rsidRPr="00315221">
        <w:rPr>
          <w:rFonts w:ascii="Arial" w:hAnsi="Arial" w:cs="Arial"/>
          <w:noProof/>
          <w:color w:val="7F7F7F" w:themeColor="text1" w:themeTint="80"/>
        </w:rPr>
        <w:drawing>
          <wp:anchor distT="0" distB="0" distL="114300" distR="114300" simplePos="0" relativeHeight="252034048" behindDoc="1" locked="0" layoutInCell="1" allowOverlap="1" wp14:anchorId="52EE998A" wp14:editId="26852FC8">
            <wp:simplePos x="0" y="0"/>
            <wp:positionH relativeFrom="column">
              <wp:posOffset>2385695</wp:posOffset>
            </wp:positionH>
            <wp:positionV relativeFrom="paragraph">
              <wp:posOffset>11430</wp:posOffset>
            </wp:positionV>
            <wp:extent cx="352425" cy="314325"/>
            <wp:effectExtent l="19050" t="0" r="9525" b="0"/>
            <wp:wrapNone/>
            <wp:docPr id="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352425" cy="314325"/>
                    </a:xfrm>
                    <a:prstGeom prst="rect">
                      <a:avLst/>
                    </a:prstGeom>
                    <a:noFill/>
                    <a:ln w="9525">
                      <a:noFill/>
                      <a:miter lim="800000"/>
                      <a:headEnd/>
                      <a:tailEnd/>
                    </a:ln>
                  </pic:spPr>
                </pic:pic>
              </a:graphicData>
            </a:graphic>
          </wp:anchor>
        </w:drawing>
      </w:r>
    </w:p>
    <w:p w14:paraId="3B9FBF16" w14:textId="77777777" w:rsidR="006B5BD8" w:rsidRPr="00315221" w:rsidRDefault="00F14354" w:rsidP="00BC4991">
      <w:pPr>
        <w:tabs>
          <w:tab w:val="left" w:pos="6225"/>
        </w:tabs>
        <w:rPr>
          <w:rFonts w:ascii="Arial" w:hAnsi="Arial" w:cs="Arial"/>
          <w:color w:val="7F7F7F" w:themeColor="text1" w:themeTint="80"/>
        </w:rPr>
      </w:pPr>
      <w:r>
        <w:rPr>
          <w:rFonts w:ascii="Arial" w:hAnsi="Arial" w:cs="Arial"/>
          <w:noProof/>
          <w:color w:val="7F7F7F" w:themeColor="text1" w:themeTint="80"/>
        </w:rPr>
        <mc:AlternateContent>
          <mc:Choice Requires="wps">
            <w:drawing>
              <wp:anchor distT="0" distB="0" distL="114300" distR="114300" simplePos="0" relativeHeight="252162048" behindDoc="0" locked="0" layoutInCell="1" allowOverlap="1" wp14:anchorId="5E86CDAB" wp14:editId="748CF3EE">
                <wp:simplePos x="0" y="0"/>
                <wp:positionH relativeFrom="column">
                  <wp:posOffset>3442970</wp:posOffset>
                </wp:positionH>
                <wp:positionV relativeFrom="paragraph">
                  <wp:posOffset>46990</wp:posOffset>
                </wp:positionV>
                <wp:extent cx="1979930" cy="771525"/>
                <wp:effectExtent l="0" t="0" r="20320" b="28575"/>
                <wp:wrapNone/>
                <wp:docPr id="10244" name="Connecteur droit 10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79930" cy="7715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necteur droit 10244" o:spid="_x0000_s1026" style="position:absolute;flip: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1pt,3.7pt" to="427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" strokecolor="black [3213]">
                <v:stroke dashstyle="dash"/>
                <o:lock v:ext="edit" shapetype="f"/>
              </v:line>
            </w:pict>
          </mc:Fallback>
        </mc:AlternateContent>
      </w:r>
      <w:r w:rsidR="00BC4991" w:rsidRPr="00315221">
        <w:rPr>
          <w:rFonts w:ascii="Arial" w:hAnsi="Arial" w:cs="Arial"/>
          <w:color w:val="7F7F7F" w:themeColor="text1" w:themeTint="80"/>
        </w:rPr>
        <w:tab/>
      </w:r>
    </w:p>
    <w:p w14:paraId="7A727319" w14:textId="77777777" w:rsidR="006B5BD8" w:rsidRPr="00315221" w:rsidRDefault="006B5BD8" w:rsidP="00D45847">
      <w:pPr>
        <w:rPr>
          <w:rFonts w:ascii="Arial" w:hAnsi="Arial" w:cs="Arial"/>
          <w:color w:val="7F7F7F" w:themeColor="text1" w:themeTint="80"/>
        </w:rPr>
      </w:pPr>
    </w:p>
    <w:p w14:paraId="13B68A8F" w14:textId="77777777" w:rsidR="006B5BD8" w:rsidRPr="00315221" w:rsidRDefault="00C66B44" w:rsidP="00D45847">
      <w:pPr>
        <w:rPr>
          <w:rFonts w:ascii="Arial" w:hAnsi="Arial" w:cs="Arial"/>
          <w:color w:val="7F7F7F" w:themeColor="text1" w:themeTint="80"/>
        </w:rPr>
      </w:pPr>
      <w:r w:rsidRPr="00315221">
        <w:rPr>
          <w:rFonts w:ascii="Arial" w:hAnsi="Arial" w:cs="Arial"/>
          <w:noProof/>
          <w:color w:val="7F7F7F" w:themeColor="text1" w:themeTint="80"/>
        </w:rPr>
        <w:drawing>
          <wp:anchor distT="0" distB="0" distL="114300" distR="114300" simplePos="0" relativeHeight="252030976" behindDoc="1" locked="0" layoutInCell="1" allowOverlap="1" wp14:anchorId="5E76F75B" wp14:editId="14FC4EAE">
            <wp:simplePos x="0" y="0"/>
            <wp:positionH relativeFrom="column">
              <wp:posOffset>2566670</wp:posOffset>
            </wp:positionH>
            <wp:positionV relativeFrom="paragraph">
              <wp:posOffset>161925</wp:posOffset>
            </wp:positionV>
            <wp:extent cx="247650" cy="342900"/>
            <wp:effectExtent l="19050" t="0" r="0" b="0"/>
            <wp:wrapNone/>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 cy="342900"/>
                    </a:xfrm>
                    <a:prstGeom prst="rect">
                      <a:avLst/>
                    </a:prstGeom>
                    <a:noFill/>
                    <a:ln w="9525">
                      <a:noFill/>
                      <a:miter lim="800000"/>
                      <a:headEnd/>
                      <a:tailEnd/>
                    </a:ln>
                  </pic:spPr>
                </pic:pic>
              </a:graphicData>
            </a:graphic>
          </wp:anchor>
        </w:drawing>
      </w:r>
      <w:r w:rsidR="00F14354">
        <w:rPr>
          <w:rFonts w:ascii="Arial" w:hAnsi="Arial" w:cs="Arial"/>
          <w:noProof/>
          <w:color w:val="7F7F7F" w:themeColor="text1" w:themeTint="80"/>
        </w:rPr>
        <mc:AlternateContent>
          <mc:Choice Requires="wps">
            <w:drawing>
              <wp:anchor distT="0" distB="0" distL="114300" distR="114300" simplePos="0" relativeHeight="251622400" behindDoc="0" locked="0" layoutInCell="1" allowOverlap="1" wp14:anchorId="2E631CEA" wp14:editId="2B58FD39">
                <wp:simplePos x="0" y="0"/>
                <wp:positionH relativeFrom="column">
                  <wp:posOffset>1007110</wp:posOffset>
                </wp:positionH>
                <wp:positionV relativeFrom="paragraph">
                  <wp:posOffset>164465</wp:posOffset>
                </wp:positionV>
                <wp:extent cx="379730" cy="277495"/>
                <wp:effectExtent l="0" t="0" r="0" b="8255"/>
                <wp:wrapNone/>
                <wp:docPr id="1805" name="Text Box 1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63207" w14:textId="77777777" w:rsidR="00B53E60" w:rsidRPr="00F368B2" w:rsidRDefault="00B53E60" w:rsidP="00E20E8C">
                            <w:pPr>
                              <w:rPr>
                                <w:rFonts w:asciiTheme="minorHAnsi" w:hAnsiTheme="minorHAnsi"/>
                              </w:rPr>
                            </w:pPr>
                            <w:r w:rsidRPr="00F368B2">
                              <w:rPr>
                                <w:rFonts w:asciiTheme="minorHAnsi" w:hAnsiTheme="minorHAnsi"/>
                              </w:rPr>
                              <w:t>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50" o:spid="_x0000_s1215" type="#_x0000_t202" style="position:absolute;margin-left:79.3pt;margin-top:12.95pt;width:29.9pt;height:21.85pt;z-index:251622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" filled="f" stroked="f">
                <v:textbox style="mso-fit-shape-to-text:t">
                  <w:txbxContent>
                    <w:p w:rsidR="00292822" w:rsidRPr="00F368B2" w:rsidRDefault="00292822" w:rsidP="00E20E8C">
                      <w:pPr>
                        <w:rPr>
                          <w:rFonts w:asciiTheme="minorHAnsi" w:hAnsiTheme="minorHAnsi"/>
                        </w:rPr>
                      </w:pPr>
                      <w:r w:rsidRPr="00F368B2">
                        <w:rPr>
                          <w:rFonts w:asciiTheme="minorHAnsi" w:hAnsiTheme="minorHAnsi"/>
                        </w:rPr>
                        <w:t>G</w:t>
                      </w:r>
                    </w:p>
                  </w:txbxContent>
                </v:textbox>
              </v:shape>
            </w:pict>
          </mc:Fallback>
        </mc:AlternateContent>
      </w:r>
    </w:p>
    <w:p w14:paraId="5CEE48D1" w14:textId="77777777" w:rsidR="006B5BD8" w:rsidRPr="00315221" w:rsidRDefault="006B5BD8" w:rsidP="00D45847">
      <w:pPr>
        <w:rPr>
          <w:rFonts w:ascii="Arial" w:hAnsi="Arial" w:cs="Arial"/>
          <w:i/>
          <w:color w:val="7F7F7F" w:themeColor="text1" w:themeTint="80"/>
        </w:rPr>
      </w:pPr>
    </w:p>
    <w:p w14:paraId="3C6C74F5" w14:textId="77777777" w:rsidR="006B5BD8" w:rsidRPr="00315221" w:rsidRDefault="00F14354" w:rsidP="00D45847">
      <w:pPr>
        <w:rPr>
          <w:rFonts w:ascii="Arial" w:hAnsi="Arial" w:cs="Arial"/>
          <w:i/>
          <w:color w:val="7F7F7F" w:themeColor="text1" w:themeTint="80"/>
        </w:rPr>
      </w:pPr>
      <w:r>
        <w:rPr>
          <w:rFonts w:ascii="Arial" w:hAnsi="Arial" w:cs="Arial"/>
          <w:noProof/>
          <w:color w:val="7F7F7F" w:themeColor="text1" w:themeTint="80"/>
        </w:rPr>
        <mc:AlternateContent>
          <mc:Choice Requires="wps">
            <w:drawing>
              <wp:anchor distT="0" distB="0" distL="114300" distR="114300" simplePos="0" relativeHeight="252094464" behindDoc="0" locked="0" layoutInCell="1" allowOverlap="1" wp14:anchorId="0FF740BD" wp14:editId="1B7B3BA6">
                <wp:simplePos x="0" y="0"/>
                <wp:positionH relativeFrom="column">
                  <wp:posOffset>648970</wp:posOffset>
                </wp:positionH>
                <wp:positionV relativeFrom="paragraph">
                  <wp:posOffset>50800</wp:posOffset>
                </wp:positionV>
                <wp:extent cx="1680845" cy="506730"/>
                <wp:effectExtent l="0" t="0" r="0" b="0"/>
                <wp:wrapNone/>
                <wp:docPr id="1804" name="Text Box 2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5067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42F13" w14:textId="77777777" w:rsidR="00B53E60" w:rsidRPr="00F368B2" w:rsidRDefault="00B53E60" w:rsidP="007D5C9A">
                            <w:pPr>
                              <w:jc w:val="center"/>
                              <w:rPr>
                                <w:rFonts w:asciiTheme="minorHAnsi" w:hAnsiTheme="minorHAnsi"/>
                              </w:rPr>
                            </w:pPr>
                            <w:r w:rsidRPr="00F368B2">
                              <w:rPr>
                                <w:rFonts w:asciiTheme="minorHAnsi" w:hAnsiTheme="minorHAnsi"/>
                              </w:rPr>
                              <w:t>Ensemble</w:t>
                            </w:r>
                            <w:r>
                              <w:rPr>
                                <w:rFonts w:asciiTheme="minorHAnsi" w:hAnsiTheme="minorHAnsi"/>
                              </w:rPr>
                              <w:t xml:space="preserve"> D</w:t>
                            </w:r>
                            <w:r w:rsidRPr="00F368B2">
                              <w:rPr>
                                <w:rFonts w:asciiTheme="minorHAnsi" w:hAnsiTheme="minorHAnsi"/>
                              </w:rPr>
                              <w:br/>
                              <w:t>caisse-traverse-bogie</w:t>
                            </w:r>
                          </w:p>
                          <w:p w14:paraId="383ECBF6" w14:textId="77777777" w:rsidR="00B53E60" w:rsidRPr="00F368B2" w:rsidRDefault="00B53E60">
                            <w:pPr>
                              <w:rPr>
                                <w:rFonts w:asciiTheme="minorHAnsi" w:hAnsiTheme="minorHAns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65" o:spid="_x0000_s1216" type="#_x0000_t202" style="position:absolute;margin-left:51.1pt;margin-top:4pt;width:132.35pt;height:39.9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" stroked="f">
                <v:fill opacity="0"/>
                <v:textbox>
                  <w:txbxContent>
                    <w:p w:rsidR="00292822" w:rsidRPr="00F368B2" w:rsidRDefault="00292822" w:rsidP="007D5C9A">
                      <w:pPr>
                        <w:jc w:val="center"/>
                        <w:rPr>
                          <w:rFonts w:asciiTheme="minorHAnsi" w:hAnsiTheme="minorHAnsi"/>
                        </w:rPr>
                      </w:pPr>
                      <w:r w:rsidRPr="00F368B2">
                        <w:rPr>
                          <w:rFonts w:asciiTheme="minorHAnsi" w:hAnsiTheme="minorHAnsi"/>
                        </w:rPr>
                        <w:t>Ensemble</w:t>
                      </w:r>
                      <w:r>
                        <w:rPr>
                          <w:rFonts w:asciiTheme="minorHAnsi" w:hAnsiTheme="minorHAnsi"/>
                        </w:rPr>
                        <w:t xml:space="preserve"> D</w:t>
                      </w:r>
                      <w:r w:rsidRPr="00F368B2">
                        <w:rPr>
                          <w:rFonts w:asciiTheme="minorHAnsi" w:hAnsiTheme="minorHAnsi"/>
                        </w:rPr>
                        <w:br/>
                        <w:t>caisse-traverse-bogie</w:t>
                      </w:r>
                    </w:p>
                    <w:p w:rsidR="00292822" w:rsidRPr="00F368B2" w:rsidRDefault="00292822">
                      <w:pPr>
                        <w:rPr>
                          <w:rFonts w:asciiTheme="minorHAnsi" w:hAnsiTheme="minorHAnsi"/>
                        </w:rPr>
                      </w:pPr>
                    </w:p>
                  </w:txbxContent>
                </v:textbox>
              </v:shape>
            </w:pict>
          </mc:Fallback>
        </mc:AlternateContent>
      </w:r>
      <w:r w:rsidR="00B84F5D">
        <w:rPr>
          <w:noProof/>
          <w:color w:val="7F7F7F" w:themeColor="text1" w:themeTint="80"/>
        </w:rPr>
        <w:pict w14:anchorId="61AC107E">
          <v:shape id="_x0000_s4006" type="#_x0000_t75" style="position:absolute;margin-left:478.85pt;margin-top:10.5pt;width:12pt;height:14.25pt;z-index:-251686912;mso-position-horizontal-relative:text;mso-position-vertical-relative:text" equationxml="&lt;">
            <v:imagedata r:id="rId27" o:title="" chromakey="white"/>
          </v:shape>
        </w:pict>
      </w:r>
      <w:r w:rsidR="0010545F" w:rsidRPr="00315221">
        <w:rPr>
          <w:rFonts w:ascii="Arial" w:hAnsi="Arial" w:cs="Arial"/>
          <w:noProof/>
          <w:color w:val="7F7F7F" w:themeColor="text1" w:themeTint="80"/>
        </w:rPr>
        <w:fldChar w:fldCharType="begin"/>
      </w:r>
      <w:r w:rsidR="00AE3542" w:rsidRPr="00315221">
        <w:rPr>
          <w:rFonts w:ascii="Arial" w:hAnsi="Arial" w:cs="Arial"/>
          <w:noProof/>
          <w:color w:val="7F7F7F" w:themeColor="text1" w:themeTint="80"/>
        </w:rPr>
        <w:instrText xml:space="preserve"> QUOTE </w:instrText>
      </w:r>
      <m:oMath>
        <m:acc>
          <m:accPr>
            <m:chr m:val="⃗"/>
            <m:ctrlPr>
              <w:rPr>
                <w:rFonts w:ascii="Cambria Math" w:hAnsi="Cambria Math"/>
                <w:i/>
                <w:color w:val="7F7F7F" w:themeColor="text1" w:themeTint="80"/>
              </w:rPr>
            </m:ctrlPr>
          </m:accPr>
          <m:e>
            <m:sSub>
              <m:sSubPr>
                <m:ctrlPr>
                  <w:rPr>
                    <w:rFonts w:ascii="Cambria Math" w:hAnsi="Cambria Math"/>
                    <w:i/>
                    <w:color w:val="7F7F7F" w:themeColor="text1" w:themeTint="80"/>
                  </w:rPr>
                </m:ctrlPr>
              </m:sSubPr>
              <m:e>
                <m:r>
                  <m:rPr>
                    <m:sty m:val="p"/>
                  </m:rPr>
                  <w:rPr>
                    <w:rFonts w:ascii="Cambria Math" w:hAnsi="Cambria Math"/>
                    <w:color w:val="7F7F7F" w:themeColor="text1" w:themeTint="80"/>
                  </w:rPr>
                  <m:t>z</m:t>
                </m:r>
              </m:e>
              <m:sub>
                <m:r>
                  <m:rPr>
                    <m:sty m:val="p"/>
                  </m:rPr>
                  <w:rPr>
                    <w:rFonts w:ascii="Cambria Math" w:hAnsi="Cambria Math"/>
                    <w:color w:val="7F7F7F" w:themeColor="text1" w:themeTint="80"/>
                  </w:rPr>
                  <m:t>1</m:t>
                </m:r>
              </m:sub>
            </m:sSub>
          </m:e>
        </m:acc>
      </m:oMath>
      <w:r w:rsidR="00AE3542" w:rsidRPr="00315221">
        <w:rPr>
          <w:rFonts w:ascii="Arial" w:hAnsi="Arial" w:cs="Arial"/>
          <w:noProof/>
          <w:color w:val="7F7F7F" w:themeColor="text1" w:themeTint="80"/>
        </w:rPr>
        <w:instrText xml:space="preserve"> </w:instrText>
      </w:r>
      <w:r w:rsidR="0010545F" w:rsidRPr="00315221">
        <w:rPr>
          <w:rFonts w:ascii="Arial" w:hAnsi="Arial" w:cs="Arial"/>
          <w:noProof/>
          <w:color w:val="7F7F7F" w:themeColor="text1" w:themeTint="80"/>
        </w:rPr>
        <w:fldChar w:fldCharType="end"/>
      </w:r>
    </w:p>
    <w:p w14:paraId="27CFBE96" w14:textId="77777777" w:rsidR="006B5BD8" w:rsidRPr="00315221" w:rsidRDefault="00137D75" w:rsidP="00137D75">
      <w:pPr>
        <w:ind w:left="2124" w:firstLine="708"/>
        <w:rPr>
          <w:rFonts w:ascii="Arial" w:hAnsi="Arial" w:cs="Arial"/>
          <w:i/>
          <w:color w:val="7F7F7F" w:themeColor="text1" w:themeTint="80"/>
        </w:rPr>
      </w:pPr>
      <m:oMathPara>
        <m:oMath>
          <m:r>
            <w:rPr>
              <w:rFonts w:ascii="Cambria Math" w:hAnsi="Cambria Math"/>
            </w:rPr>
            <m:t>O,</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0</m:t>
                  </m:r>
                </m:sub>
              </m:sSub>
            </m:e>
          </m:acc>
        </m:oMath>
      </m:oMathPara>
    </w:p>
    <w:p w14:paraId="67CF4353" w14:textId="77777777" w:rsidR="006B5BD8" w:rsidRPr="00315221" w:rsidRDefault="006B5BD8" w:rsidP="00D45847">
      <w:pPr>
        <w:rPr>
          <w:rFonts w:ascii="Arial" w:hAnsi="Arial" w:cs="Arial"/>
          <w:i/>
          <w:color w:val="7F7F7F" w:themeColor="text1" w:themeTint="80"/>
        </w:rPr>
      </w:pPr>
    </w:p>
    <w:p w14:paraId="1556C842" w14:textId="77777777" w:rsidR="006B5BD8" w:rsidRPr="00315221" w:rsidRDefault="006B5BD8" w:rsidP="00D45847">
      <w:pPr>
        <w:rPr>
          <w:rFonts w:ascii="Arial" w:hAnsi="Arial" w:cs="Arial"/>
          <w:i/>
          <w:color w:val="7F7F7F" w:themeColor="text1" w:themeTint="80"/>
        </w:rPr>
      </w:pPr>
    </w:p>
    <w:p w14:paraId="3D4D3E2E" w14:textId="77777777" w:rsidR="006B5BD8" w:rsidRPr="00315221" w:rsidRDefault="00F14354" w:rsidP="00D45847">
      <w:pPr>
        <w:rPr>
          <w:rFonts w:ascii="Arial" w:hAnsi="Arial" w:cs="Arial"/>
          <w:i/>
          <w:color w:val="7F7F7F" w:themeColor="text1" w:themeTint="80"/>
        </w:rPr>
      </w:pPr>
      <w:r>
        <w:rPr>
          <w:rFonts w:ascii="Arial" w:hAnsi="Arial" w:cs="Arial"/>
          <w:b/>
          <w:noProof/>
          <w:color w:val="7F7F7F" w:themeColor="text1" w:themeTint="80"/>
        </w:rPr>
        <mc:AlternateContent>
          <mc:Choice Requires="wpg">
            <w:drawing>
              <wp:anchor distT="0" distB="0" distL="114300" distR="114300" simplePos="0" relativeHeight="251607040" behindDoc="0" locked="0" layoutInCell="1" allowOverlap="1" wp14:anchorId="21018CAA" wp14:editId="537E15E5">
                <wp:simplePos x="0" y="0"/>
                <wp:positionH relativeFrom="column">
                  <wp:posOffset>2378075</wp:posOffset>
                </wp:positionH>
                <wp:positionV relativeFrom="paragraph">
                  <wp:posOffset>143510</wp:posOffset>
                </wp:positionV>
                <wp:extent cx="276225" cy="238125"/>
                <wp:effectExtent l="0" t="19050" r="47625" b="47625"/>
                <wp:wrapNone/>
                <wp:docPr id="1800" name="Group 1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01164">
                          <a:off x="0" y="0"/>
                          <a:ext cx="276225" cy="238125"/>
                          <a:chOff x="3030" y="13740"/>
                          <a:chExt cx="570" cy="765"/>
                        </a:xfrm>
                      </wpg:grpSpPr>
                      <wps:wsp>
                        <wps:cNvPr id="1801" name="AutoShape 1928"/>
                        <wps:cNvCnPr>
                          <a:cxnSpLocks noChangeShapeType="1"/>
                        </wps:cNvCnPr>
                        <wps:spPr bwMode="auto">
                          <a:xfrm>
                            <a:off x="3345" y="14025"/>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2" name="AutoShape 1929"/>
                        <wps:cNvCnPr>
                          <a:cxnSpLocks noChangeShapeType="1"/>
                        </wps:cNvCnPr>
                        <wps:spPr bwMode="auto">
                          <a:xfrm>
                            <a:off x="3030" y="14505"/>
                            <a:ext cx="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3" name="Oval 1930"/>
                        <wps:cNvSpPr>
                          <a:spLocks noChangeArrowheads="1"/>
                        </wps:cNvSpPr>
                        <wps:spPr bwMode="auto">
                          <a:xfrm>
                            <a:off x="3225" y="13740"/>
                            <a:ext cx="240" cy="3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7" o:spid="_x0000_s1026" style="position:absolute;margin-left:187.25pt;margin-top:11.3pt;width:21.75pt;height:18.75pt;rotation:-1093538fd;z-index:251607040" coordorigin="3030,13740" coordsize="57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">
                <v:shape id="AutoShape 1928" o:spid="_x0000_s1027" type="#_x0000_t32" style="position:absolute;left:3345;top:14025;width:0;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MCTMQAAADdAAAADwAAAGRycy9kb3ducmV2LnhtbERPTWsCMRC9C/6HMEIvUrMrVGRrlFUQ&#10;tOBB296nm+kmuJmsm6jbf98UhN7m8T5nsepdI27UBetZQT7JQBBXXluuFXy8b5/nIEJE1th4JgU/&#10;FGC1HA4WWGh/5yPdTrEWKYRDgQpMjG0hZagMOQwT3xIn7tt3DmOCXS11h/cU7ho5zbKZdGg5NRhs&#10;aWOoOp+uTsFhn6/LL2P3b8eLPbxsy+Zajz+Vehr15SuISH38Fz/cO53mz7Mc/r5JJ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cwJMxAAAAN0AAAAPAAAAAAAAAAAA&#10;AAAAAKECAABkcnMvZG93bnJldi54bWxQSwUGAAAAAAQABAD5AAAAkgMAAAAA&#10;"/>
                <v:shape id="AutoShape 1929" o:spid="_x0000_s1028" type="#_x0000_t32" style="position:absolute;left:3030;top:14505;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GcO8MAAADdAAAADwAAAGRycy9kb3ducmV2LnhtbERPS2sCMRC+F/wPYYReimYVWmQ1yloQ&#10;asGDr/u4mW5CN5N1E3X7741Q8DYf33Nmi87V4kptsJ4VjIYZCOLSa8uVgsN+NZiACBFZY+2ZFPxR&#10;gMW89zLDXPsbb+m6i5VIIRxyVGBibHIpQ2nIYRj6hjhxP751GBNsK6lbvKVwV8txln1Ih5ZTg8GG&#10;Pg2Vv7uLU7BZj5bFydj19/ZsN++ror5Ub0elXvtdMQURqYtP8b/7S6f5k2wMj2/SC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hnDvDAAAA3QAAAA8AAAAAAAAAAAAA&#10;AAAAoQIAAGRycy9kb3ducmV2LnhtbFBLBQYAAAAABAAEAPkAAACRAwAAAAA=&#10;"/>
                <v:oval id="Oval 1930" o:spid="_x0000_s1029" style="position:absolute;left:3225;top:13740;width:24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h60MIA&#10;AADdAAAADwAAAGRycy9kb3ducmV2LnhtbERPTYvCMBC9L/gfwgheFk11WSnVKFJw8bpdDx7HZmyL&#10;zaQkWdv+eyMs7G0e73O2+8G04kHON5YVLBcJCOLS6oYrBeef4zwF4QOyxtYyKRjJw343edtipm3P&#10;3/QoQiViCPsMFdQhdJmUvqzJoF/YjjhyN+sMhghdJbXDPoabVq6SZC0NNhwbauwor6m8F79GgXvv&#10;xnw85cfllb+Kzz7Vl/V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aHrQwgAAAN0AAAAPAAAAAAAAAAAAAAAAAJgCAABkcnMvZG93&#10;bnJldi54bWxQSwUGAAAAAAQABAD1AAAAhwMAAAAA&#10;" fillcolor="black"/>
              </v:group>
            </w:pict>
          </mc:Fallback>
        </mc:AlternateContent>
      </w:r>
    </w:p>
    <w:p w14:paraId="57573903" w14:textId="77777777" w:rsidR="006B5BD8" w:rsidRPr="00315221" w:rsidRDefault="006B5BD8" w:rsidP="00D45847">
      <w:pPr>
        <w:rPr>
          <w:rFonts w:ascii="Arial" w:hAnsi="Arial" w:cs="Arial"/>
          <w:i/>
          <w:color w:val="7F7F7F" w:themeColor="text1" w:themeTint="80"/>
        </w:rPr>
      </w:pPr>
    </w:p>
    <w:p w14:paraId="4832FACF" w14:textId="77777777" w:rsidR="006B5BD8" w:rsidRPr="00315221" w:rsidRDefault="006B5BD8" w:rsidP="00D45847">
      <w:pPr>
        <w:rPr>
          <w:rFonts w:ascii="Arial" w:hAnsi="Arial" w:cs="Arial"/>
          <w:i/>
          <w:color w:val="7F7F7F" w:themeColor="text1" w:themeTint="80"/>
        </w:rPr>
      </w:pPr>
    </w:p>
    <w:p w14:paraId="66CCC56B" w14:textId="77777777" w:rsidR="006B5BD8" w:rsidRPr="00315221" w:rsidRDefault="006B5BD8" w:rsidP="00D45847">
      <w:pPr>
        <w:rPr>
          <w:rFonts w:ascii="Arial" w:hAnsi="Arial" w:cs="Arial"/>
          <w:i/>
          <w:color w:val="7F7F7F" w:themeColor="text1" w:themeTint="80"/>
        </w:rPr>
      </w:pPr>
    </w:p>
    <w:p w14:paraId="58BE7B20" w14:textId="77777777" w:rsidR="00D81714" w:rsidRPr="00315221" w:rsidRDefault="00F14354" w:rsidP="005924C4">
      <w:pPr>
        <w:tabs>
          <w:tab w:val="left" w:pos="9070"/>
        </w:tabs>
        <w:ind w:right="-2"/>
        <w:rPr>
          <w:rFonts w:ascii="Arial" w:hAnsi="Arial" w:cs="Arial"/>
          <w:i/>
          <w:color w:val="7F7F7F" w:themeColor="text1" w:themeTint="80"/>
        </w:rPr>
      </w:pPr>
      <w:r>
        <w:rPr>
          <w:rFonts w:ascii="Arial" w:hAnsi="Arial" w:cs="Arial"/>
          <w:i/>
          <w:noProof/>
          <w:color w:val="7F7F7F" w:themeColor="text1" w:themeTint="80"/>
        </w:rPr>
        <mc:AlternateContent>
          <mc:Choice Requires="wps">
            <w:drawing>
              <wp:anchor distT="0" distB="0" distL="114300" distR="114300" simplePos="0" relativeHeight="251621376" behindDoc="0" locked="0" layoutInCell="1" allowOverlap="1" wp14:anchorId="271ADE9D" wp14:editId="4CDB0081">
                <wp:simplePos x="0" y="0"/>
                <wp:positionH relativeFrom="column">
                  <wp:posOffset>4036695</wp:posOffset>
                </wp:positionH>
                <wp:positionV relativeFrom="paragraph">
                  <wp:posOffset>52705</wp:posOffset>
                </wp:positionV>
                <wp:extent cx="2339340" cy="277495"/>
                <wp:effectExtent l="0" t="0" r="1270" b="8255"/>
                <wp:wrapNone/>
                <wp:docPr id="2060" name="Text Box 1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169FA" w14:textId="77777777" w:rsidR="00B53E60" w:rsidRPr="00F368B2" w:rsidRDefault="00B53E60">
                            <w:pPr>
                              <w:rPr>
                                <w:rFonts w:asciiTheme="minorHAnsi" w:hAnsiTheme="minorHAnsi"/>
                              </w:rPr>
                            </w:pPr>
                            <w:r w:rsidRPr="00F368B2">
                              <w:rPr>
                                <w:rFonts w:asciiTheme="minorHAnsi" w:hAnsiTheme="minorHAnsi"/>
                              </w:rPr>
                              <w:t>Trajectoire du point G</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1947" o:spid="_x0000_s1217" type="#_x0000_t202" style="position:absolute;margin-left:317.85pt;margin-top:4.15pt;width:181.35pt;height:21.85pt;z-index:2516213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" stroked="f">
                <v:textbox style="mso-fit-shape-to-text:t">
                  <w:txbxContent>
                    <w:p w:rsidR="00292822" w:rsidRPr="00F368B2" w:rsidRDefault="00292822">
                      <w:pPr>
                        <w:rPr>
                          <w:rFonts w:asciiTheme="minorHAnsi" w:hAnsiTheme="minorHAnsi"/>
                        </w:rPr>
                      </w:pPr>
                      <w:r w:rsidRPr="00F368B2">
                        <w:rPr>
                          <w:rFonts w:asciiTheme="minorHAnsi" w:hAnsiTheme="minorHAnsi"/>
                        </w:rPr>
                        <w:t>Trajectoire du point G</w:t>
                      </w:r>
                    </w:p>
                  </w:txbxContent>
                </v:textbox>
              </v:shape>
            </w:pict>
          </mc:Fallback>
        </mc:AlternateContent>
      </w:r>
      <w:r>
        <w:rPr>
          <w:noProof/>
          <w:color w:val="7F7F7F" w:themeColor="text1" w:themeTint="80"/>
        </w:rPr>
        <mc:AlternateContent>
          <mc:Choice Requires="wps">
            <w:drawing>
              <wp:anchor distT="0" distB="0" distL="114300" distR="114300" simplePos="0" relativeHeight="251863040" behindDoc="0" locked="0" layoutInCell="1" allowOverlap="1" wp14:anchorId="08AF3C0B" wp14:editId="459F2A0B">
                <wp:simplePos x="0" y="0"/>
                <wp:positionH relativeFrom="column">
                  <wp:posOffset>-777240</wp:posOffset>
                </wp:positionH>
                <wp:positionV relativeFrom="paragraph">
                  <wp:posOffset>135255</wp:posOffset>
                </wp:positionV>
                <wp:extent cx="1071880" cy="283210"/>
                <wp:effectExtent l="0" t="95250" r="585470" b="21590"/>
                <wp:wrapNone/>
                <wp:docPr id="2055" name="AutoShape 20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1880" cy="283210"/>
                        </a:xfrm>
                        <a:prstGeom prst="callout1">
                          <a:avLst>
                            <a:gd name="adj1" fmla="val 40356"/>
                            <a:gd name="adj2" fmla="val 107111"/>
                            <a:gd name="adj3" fmla="val -19060"/>
                            <a:gd name="adj4" fmla="val 150653"/>
                          </a:avLst>
                        </a:prstGeom>
                        <a:solidFill>
                          <a:srgbClr val="FFFFFF"/>
                        </a:solidFill>
                        <a:ln w="9525">
                          <a:solidFill>
                            <a:srgbClr val="000000"/>
                          </a:solidFill>
                          <a:miter lim="800000"/>
                          <a:headEnd/>
                          <a:tailEnd type="triangle" w="med" len="med"/>
                        </a:ln>
                      </wps:spPr>
                      <wps:txbx>
                        <w:txbxContent>
                          <w:p w14:paraId="5A090471" w14:textId="77777777" w:rsidR="00B53E60" w:rsidRPr="00F368B2" w:rsidRDefault="00B53E60" w:rsidP="00E35D37">
                            <w:pPr>
                              <w:jc w:val="right"/>
                              <w:rPr>
                                <w:rFonts w:asciiTheme="minorHAnsi" w:hAnsiTheme="minorHAnsi"/>
                              </w:rPr>
                            </w:pPr>
                            <w:r w:rsidRPr="00F368B2">
                              <w:rPr>
                                <w:rFonts w:asciiTheme="minorHAnsi" w:hAnsiTheme="minorHAnsi"/>
                              </w:rPr>
                              <w:t>Rail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93" o:spid="_x0000_s1218" type="#_x0000_t41" style="position:absolute;margin-left:-61.2pt;margin-top:10.65pt;width:84.4pt;height:22.3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" adj="32541,-4117,23136,8717">
                <v:stroke startarrow="block"/>
                <v:textbox>
                  <w:txbxContent>
                    <w:p w:rsidR="00292822" w:rsidRPr="00F368B2" w:rsidRDefault="00292822" w:rsidP="00E35D37">
                      <w:pPr>
                        <w:jc w:val="right"/>
                        <w:rPr>
                          <w:rFonts w:asciiTheme="minorHAnsi" w:hAnsiTheme="minorHAnsi"/>
                        </w:rPr>
                      </w:pPr>
                      <w:r w:rsidRPr="00F368B2">
                        <w:rPr>
                          <w:rFonts w:asciiTheme="minorHAnsi" w:hAnsiTheme="minorHAnsi"/>
                        </w:rPr>
                        <w:t>Rail</w:t>
                      </w:r>
                    </w:p>
                  </w:txbxContent>
                </v:textbox>
                <o:callout v:ext="edit" minusx="t"/>
              </v:shape>
            </w:pict>
          </mc:Fallback>
        </mc:AlternateContent>
      </w:r>
      <w:r>
        <w:rPr>
          <w:noProof/>
          <w:color w:val="7F7F7F" w:themeColor="text1" w:themeTint="80"/>
        </w:rPr>
        <mc:AlternateContent>
          <mc:Choice Requires="wps">
            <w:drawing>
              <wp:anchor distT="0" distB="0" distL="114300" distR="114300" simplePos="0" relativeHeight="251862016" behindDoc="0" locked="0" layoutInCell="1" allowOverlap="1" wp14:anchorId="061CBCBE" wp14:editId="17818936">
                <wp:simplePos x="0" y="0"/>
                <wp:positionH relativeFrom="column">
                  <wp:posOffset>1866900</wp:posOffset>
                </wp:positionH>
                <wp:positionV relativeFrom="paragraph">
                  <wp:posOffset>36830</wp:posOffset>
                </wp:positionV>
                <wp:extent cx="1071880" cy="283210"/>
                <wp:effectExtent l="590550" t="647700" r="13970" b="21590"/>
                <wp:wrapNone/>
                <wp:docPr id="1799" name="AutoShape 20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1880" cy="283210"/>
                        </a:xfrm>
                        <a:prstGeom prst="callout1">
                          <a:avLst>
                            <a:gd name="adj1" fmla="val 40356"/>
                            <a:gd name="adj2" fmla="val -7111"/>
                            <a:gd name="adj3" fmla="val -214125"/>
                            <a:gd name="adj4" fmla="val -51894"/>
                          </a:avLst>
                        </a:prstGeom>
                        <a:solidFill>
                          <a:srgbClr val="FFFFFF"/>
                        </a:solidFill>
                        <a:ln w="9525">
                          <a:solidFill>
                            <a:srgbClr val="000000"/>
                          </a:solidFill>
                          <a:miter lim="800000"/>
                          <a:headEnd/>
                          <a:tailEnd type="triangle" w="med" len="med"/>
                        </a:ln>
                      </wps:spPr>
                      <wps:txbx>
                        <w:txbxContent>
                          <w:p w14:paraId="3614C45D" w14:textId="77777777" w:rsidR="00B53E60" w:rsidRPr="00F368B2" w:rsidRDefault="00B53E60" w:rsidP="000E0241">
                            <w:pPr>
                              <w:rPr>
                                <w:rFonts w:asciiTheme="minorHAnsi" w:hAnsiTheme="minorHAnsi"/>
                              </w:rPr>
                            </w:pPr>
                            <w:r w:rsidRPr="00F368B2">
                              <w:rPr>
                                <w:rFonts w:asciiTheme="minorHAnsi" w:hAnsiTheme="minorHAnsi"/>
                              </w:rPr>
                              <w:t>Essieu - roues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92" o:spid="_x0000_s1219" type="#_x0000_t41" style="position:absolute;margin-left:147pt;margin-top:2.9pt;width:84.4pt;height:22.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" adj="-11209,-46251,-1536,8717">
                <v:stroke startarrow="block"/>
                <v:textbox>
                  <w:txbxContent>
                    <w:p w:rsidR="00292822" w:rsidRPr="00F368B2" w:rsidRDefault="00292822" w:rsidP="000E0241">
                      <w:pPr>
                        <w:rPr>
                          <w:rFonts w:asciiTheme="minorHAnsi" w:hAnsiTheme="minorHAnsi"/>
                        </w:rPr>
                      </w:pPr>
                      <w:r w:rsidRPr="00F368B2">
                        <w:rPr>
                          <w:rFonts w:asciiTheme="minorHAnsi" w:hAnsiTheme="minorHAnsi"/>
                        </w:rPr>
                        <w:t>Essieu - roues</w:t>
                      </w:r>
                    </w:p>
                  </w:txbxContent>
                </v:textbox>
              </v:shape>
            </w:pict>
          </mc:Fallback>
        </mc:AlternateContent>
      </w:r>
    </w:p>
    <w:p w14:paraId="1E8671FD" w14:textId="77777777" w:rsidR="00D81714" w:rsidRPr="00315221" w:rsidRDefault="00D81714" w:rsidP="005924C4">
      <w:pPr>
        <w:tabs>
          <w:tab w:val="left" w:pos="9070"/>
        </w:tabs>
        <w:ind w:right="-2"/>
        <w:rPr>
          <w:rFonts w:ascii="Arial" w:hAnsi="Arial" w:cs="Arial"/>
          <w:i/>
          <w:color w:val="7F7F7F" w:themeColor="text1" w:themeTint="80"/>
        </w:rPr>
      </w:pPr>
    </w:p>
    <w:p w14:paraId="26CFB7F3" w14:textId="77777777" w:rsidR="00375CE3" w:rsidRPr="00315221" w:rsidRDefault="00F14354" w:rsidP="005924C4">
      <w:pPr>
        <w:tabs>
          <w:tab w:val="left" w:pos="9070"/>
        </w:tabs>
        <w:ind w:right="-2"/>
        <w:rPr>
          <w:rFonts w:ascii="Arial" w:hAnsi="Arial" w:cs="Arial"/>
          <w:color w:val="7F7F7F" w:themeColor="text1" w:themeTint="80"/>
        </w:rPr>
      </w:pPr>
      <w:r>
        <w:rPr>
          <w:rFonts w:ascii="Arial" w:hAnsi="Arial" w:cs="Arial"/>
          <w:i/>
          <w:noProof/>
          <w:color w:val="7F7F7F" w:themeColor="text1" w:themeTint="80"/>
        </w:rPr>
        <mc:AlternateContent>
          <mc:Choice Requires="wps">
            <w:drawing>
              <wp:anchor distT="0" distB="0" distL="114300" distR="114300" simplePos="0" relativeHeight="252140544" behindDoc="0" locked="0" layoutInCell="1" allowOverlap="1" wp14:anchorId="5F799B55" wp14:editId="5748E6FE">
                <wp:simplePos x="0" y="0"/>
                <wp:positionH relativeFrom="column">
                  <wp:posOffset>1426210</wp:posOffset>
                </wp:positionH>
                <wp:positionV relativeFrom="paragraph">
                  <wp:posOffset>41910</wp:posOffset>
                </wp:positionV>
                <wp:extent cx="4187825" cy="277495"/>
                <wp:effectExtent l="0" t="0" r="3175" b="8255"/>
                <wp:wrapNone/>
                <wp:docPr id="2061" name="Text Box 2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782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22928A" w14:textId="77777777" w:rsidR="00B53E60" w:rsidRPr="00F368B2" w:rsidRDefault="00B53E60" w:rsidP="00F368B2">
                            <w:pPr>
                              <w:rPr>
                                <w:rFonts w:asciiTheme="minorHAnsi" w:hAnsiTheme="minorHAnsi"/>
                                <w:i/>
                              </w:rPr>
                            </w:pPr>
                            <w:r w:rsidRPr="00F368B2">
                              <w:rPr>
                                <w:rFonts w:asciiTheme="minorHAnsi" w:hAnsiTheme="minorHAnsi"/>
                                <w:i/>
                              </w:rPr>
                              <w:t xml:space="preserve">Figure 6 : modélisation de la voie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285" o:spid="_x0000_s1220" type="#_x0000_t202" style="position:absolute;margin-left:112.3pt;margin-top:3.3pt;width:329.75pt;height:21.85pt;z-index:252140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" stroked="f">
                <v:textbox style="mso-fit-shape-to-text:t">
                  <w:txbxContent>
                    <w:p w:rsidR="00292822" w:rsidRPr="00F368B2" w:rsidRDefault="00292822" w:rsidP="00F368B2">
                      <w:pPr>
                        <w:rPr>
                          <w:rFonts w:asciiTheme="minorHAnsi" w:hAnsiTheme="minorHAnsi"/>
                          <w:i/>
                        </w:rPr>
                      </w:pPr>
                      <w:r w:rsidRPr="00F368B2">
                        <w:rPr>
                          <w:rFonts w:asciiTheme="minorHAnsi" w:hAnsiTheme="minorHAnsi"/>
                          <w:i/>
                        </w:rPr>
                        <w:t xml:space="preserve">Figure 6 : modélisation de la voie </w:t>
                      </w:r>
                    </w:p>
                  </w:txbxContent>
                </v:textbox>
              </v:shape>
            </w:pict>
          </mc:Fallback>
        </mc:AlternateContent>
      </w:r>
    </w:p>
    <w:p w14:paraId="09D0B23B" w14:textId="77777777" w:rsidR="003B09BB" w:rsidRDefault="003B09BB" w:rsidP="00231D23">
      <w:pPr>
        <w:tabs>
          <w:tab w:val="left" w:pos="9070"/>
        </w:tabs>
        <w:spacing w:line="276" w:lineRule="auto"/>
        <w:jc w:val="both"/>
        <w:rPr>
          <w:rFonts w:asciiTheme="minorHAnsi" w:hAnsiTheme="minorHAnsi" w:cs="Arial"/>
          <w:color w:val="7F7F7F" w:themeColor="text1" w:themeTint="80"/>
        </w:rPr>
      </w:pPr>
    </w:p>
    <w:p w14:paraId="265249D1" w14:textId="77777777" w:rsidR="0055253F" w:rsidRPr="00BC7F57" w:rsidRDefault="00CA622A" w:rsidP="00231D23">
      <w:pPr>
        <w:tabs>
          <w:tab w:val="left" w:pos="9070"/>
        </w:tabs>
        <w:spacing w:line="276" w:lineRule="auto"/>
        <w:jc w:val="both"/>
        <w:rPr>
          <w:rFonts w:asciiTheme="minorHAnsi" w:hAnsiTheme="minorHAnsi" w:cs="Arial"/>
        </w:rPr>
      </w:pPr>
      <w:r>
        <w:rPr>
          <w:rFonts w:asciiTheme="minorHAnsi" w:hAnsiTheme="minorHAnsi" w:cs="Arial"/>
        </w:rPr>
        <w:t xml:space="preserve">Soit </w:t>
      </w:r>
      <w:r w:rsidR="00525AA8" w:rsidRPr="00BC7F57">
        <w:rPr>
          <w:rFonts w:asciiTheme="minorHAnsi" w:hAnsiTheme="minorHAnsi" w:cs="Arial"/>
        </w:rPr>
        <w:t xml:space="preserve"> </w:t>
      </w:r>
      <m:oMath>
        <m:sSub>
          <m:sSubPr>
            <m:ctrlPr>
              <w:rPr>
                <w:rFonts w:ascii="Cambria Math" w:hAnsiTheme="minorHAnsi" w:cs="Arial"/>
                <w:i/>
              </w:rPr>
            </m:ctrlPr>
          </m:sSubPr>
          <m:e>
            <m:r>
              <w:rPr>
                <w:rFonts w:ascii="Cambria Math" w:hAnsi="Cambria Math" w:cs="Arial"/>
              </w:rPr>
              <m:t>R</m:t>
            </m:r>
          </m:e>
          <m:sub>
            <m:r>
              <w:rPr>
                <w:rFonts w:ascii="Cambria Math" w:hAnsiTheme="minorHAnsi" w:cs="Arial"/>
              </w:rPr>
              <m:t>0</m:t>
            </m:r>
          </m:sub>
        </m:sSub>
        <m:d>
          <m:dPr>
            <m:ctrlPr>
              <w:rPr>
                <w:rFonts w:ascii="Cambria Math" w:hAnsiTheme="minorHAnsi" w:cs="Arial"/>
                <w:i/>
              </w:rPr>
            </m:ctrlPr>
          </m:dPr>
          <m:e>
            <m:r>
              <w:rPr>
                <w:rFonts w:ascii="Cambria Math" w:hAnsi="Cambria Math" w:cs="Arial"/>
              </w:rPr>
              <m:t>O</m:t>
            </m:r>
            <m:r>
              <w:rPr>
                <w:rFonts w:ascii="Cambria Math" w:hAnsiTheme="minorHAnsi" w:cs="Arial"/>
              </w:rPr>
              <m:t>,</m:t>
            </m:r>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x</m:t>
                    </m:r>
                  </m:e>
                  <m:sub>
                    <m:r>
                      <w:rPr>
                        <w:rFonts w:ascii="Cambria Math" w:hAnsiTheme="minorHAnsi" w:cs="Arial"/>
                      </w:rPr>
                      <m:t>0</m:t>
                    </m:r>
                  </m:sub>
                </m:sSub>
              </m:e>
            </m:acc>
            <m:r>
              <w:rPr>
                <w:rFonts w:ascii="Cambria Math" w:hAnsiTheme="minorHAnsi" w:cs="Arial"/>
              </w:rPr>
              <m:t>,</m:t>
            </m:r>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y</m:t>
                    </m:r>
                  </m:e>
                  <m:sub>
                    <m:r>
                      <w:rPr>
                        <w:rFonts w:ascii="Cambria Math" w:hAnsiTheme="minorHAnsi" w:cs="Arial"/>
                      </w:rPr>
                      <m:t>0</m:t>
                    </m:r>
                  </m:sub>
                </m:sSub>
              </m:e>
            </m:acc>
            <m:r>
              <w:rPr>
                <w:rFonts w:ascii="Cambria Math" w:hAnsiTheme="minorHAnsi" w:cs="Arial"/>
              </w:rPr>
              <m:t>,</m:t>
            </m:r>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z</m:t>
                    </m:r>
                  </m:e>
                  <m:sub>
                    <m:r>
                      <w:rPr>
                        <w:rFonts w:ascii="Cambria Math" w:hAnsiTheme="minorHAnsi" w:cs="Arial"/>
                      </w:rPr>
                      <m:t>0</m:t>
                    </m:r>
                  </m:sub>
                </m:sSub>
              </m:e>
            </m:acc>
          </m:e>
        </m:d>
      </m:oMath>
      <w:r w:rsidR="00525AA8" w:rsidRPr="00BC7F57">
        <w:rPr>
          <w:rFonts w:asciiTheme="minorHAnsi" w:hAnsiTheme="minorHAnsi" w:cs="Arial"/>
        </w:rPr>
        <w:t xml:space="preserve"> </w:t>
      </w:r>
      <w:r w:rsidR="0055253F" w:rsidRPr="00BC7F57">
        <w:rPr>
          <w:rFonts w:asciiTheme="minorHAnsi" w:hAnsiTheme="minorHAnsi" w:cs="Arial"/>
        </w:rPr>
        <w:t xml:space="preserve">repère </w:t>
      </w:r>
      <w:r w:rsidR="00CC5D59" w:rsidRPr="00BC7F57">
        <w:rPr>
          <w:rFonts w:asciiTheme="minorHAnsi" w:hAnsiTheme="minorHAnsi" w:cs="Arial"/>
        </w:rPr>
        <w:t xml:space="preserve">de référence </w:t>
      </w:r>
      <w:r w:rsidR="0055253F" w:rsidRPr="00BC7F57">
        <w:rPr>
          <w:rFonts w:asciiTheme="minorHAnsi" w:hAnsiTheme="minorHAnsi" w:cs="Arial"/>
        </w:rPr>
        <w:t>supposé Galiléen.</w:t>
      </w:r>
    </w:p>
    <w:p w14:paraId="3DE69C3C" w14:textId="77777777" w:rsidR="0055253F" w:rsidRPr="00BC7F57" w:rsidRDefault="0055253F" w:rsidP="00231D23">
      <w:pPr>
        <w:tabs>
          <w:tab w:val="left" w:pos="9070"/>
        </w:tabs>
        <w:spacing w:line="276" w:lineRule="auto"/>
        <w:jc w:val="both"/>
        <w:rPr>
          <w:rFonts w:asciiTheme="minorHAnsi" w:hAnsiTheme="minorHAnsi" w:cs="Arial"/>
        </w:rPr>
      </w:pPr>
      <w:r w:rsidRPr="00BC7F57">
        <w:rPr>
          <w:rFonts w:asciiTheme="minorHAnsi" w:hAnsiTheme="minorHAnsi" w:cs="Arial"/>
        </w:rPr>
        <w:t xml:space="preserve">L’axe </w:t>
      </w:r>
      <m:oMath>
        <m:r>
          <w:rPr>
            <w:rFonts w:ascii="Cambria Math" w:hAnsiTheme="minorHAnsi" w:cs="Arial"/>
          </w:rPr>
          <m:t>(</m:t>
        </m:r>
        <m:r>
          <w:rPr>
            <w:rFonts w:ascii="Cambria Math" w:hAnsi="Cambria Math" w:cs="Arial"/>
          </w:rPr>
          <m:t>O</m:t>
        </m:r>
        <m:r>
          <w:rPr>
            <w:rFonts w:ascii="Cambria Math" w:hAnsiTheme="minorHAnsi" w:cs="Arial"/>
          </w:rPr>
          <m:t>,</m:t>
        </m:r>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z</m:t>
                </m:r>
              </m:e>
              <m:sub>
                <m:r>
                  <w:rPr>
                    <w:rFonts w:ascii="Cambria Math" w:hAnsiTheme="minorHAnsi" w:cs="Arial"/>
                  </w:rPr>
                  <m:t>0</m:t>
                </m:r>
              </m:sub>
            </m:sSub>
          </m:e>
        </m:acc>
        <m:r>
          <w:rPr>
            <w:rFonts w:ascii="Cambria Math" w:hAnsiTheme="minorHAnsi" w:cs="Arial"/>
          </w:rPr>
          <m:t>)</m:t>
        </m:r>
      </m:oMath>
      <w:r w:rsidRPr="00BC7F57">
        <w:rPr>
          <w:rFonts w:asciiTheme="minorHAnsi" w:hAnsiTheme="minorHAnsi" w:cs="Arial"/>
        </w:rPr>
        <w:t xml:space="preserve"> est perpendiculaire au plan d</w:t>
      </w:r>
      <w:r w:rsidR="00CC5D59" w:rsidRPr="00BC7F57">
        <w:rPr>
          <w:rFonts w:asciiTheme="minorHAnsi" w:hAnsiTheme="minorHAnsi" w:cs="Arial"/>
        </w:rPr>
        <w:t>e</w:t>
      </w:r>
      <w:r w:rsidRPr="00BC7F57">
        <w:rPr>
          <w:rFonts w:asciiTheme="minorHAnsi" w:hAnsiTheme="minorHAnsi" w:cs="Arial"/>
        </w:rPr>
        <w:t xml:space="preserve"> la trajectoire</w:t>
      </w:r>
      <w:r w:rsidR="00140195" w:rsidRPr="00BC7F57">
        <w:rPr>
          <w:rFonts w:asciiTheme="minorHAnsi" w:hAnsiTheme="minorHAnsi" w:cs="Arial"/>
        </w:rPr>
        <w:t xml:space="preserve"> du véhicule</w:t>
      </w:r>
      <w:r w:rsidR="00FE5813" w:rsidRPr="00BC7F57">
        <w:rPr>
          <w:rFonts w:asciiTheme="minorHAnsi" w:hAnsiTheme="minorHAnsi" w:cs="Arial"/>
        </w:rPr>
        <w:t>.</w:t>
      </w:r>
    </w:p>
    <w:p w14:paraId="5304844F" w14:textId="77777777" w:rsidR="0055253F" w:rsidRPr="00BC7F57" w:rsidRDefault="00CA622A" w:rsidP="00231D23">
      <w:pPr>
        <w:tabs>
          <w:tab w:val="left" w:pos="9070"/>
        </w:tabs>
        <w:spacing w:line="276" w:lineRule="auto"/>
        <w:jc w:val="both"/>
        <w:rPr>
          <w:rFonts w:asciiTheme="minorHAnsi" w:hAnsiTheme="minorHAnsi" w:cs="Arial"/>
        </w:rPr>
      </w:pPr>
      <w:r>
        <w:rPr>
          <w:rFonts w:asciiTheme="minorHAnsi" w:hAnsiTheme="minorHAnsi" w:cs="Arial"/>
        </w:rPr>
        <w:t>L</w:t>
      </w:r>
      <w:r w:rsidRPr="00BC7F57">
        <w:rPr>
          <w:rFonts w:asciiTheme="minorHAnsi" w:hAnsiTheme="minorHAnsi" w:cs="Arial"/>
        </w:rPr>
        <w:t xml:space="preserve">’accélération de la pesanteur </w:t>
      </w:r>
      <w:r>
        <w:rPr>
          <w:rFonts w:asciiTheme="minorHAnsi" w:hAnsiTheme="minorHAnsi" w:cs="Arial"/>
        </w:rPr>
        <w:t>est désignée</w:t>
      </w:r>
      <w:r w:rsidR="0055253F" w:rsidRPr="00BC7F57">
        <w:rPr>
          <w:rFonts w:asciiTheme="minorHAnsi" w:hAnsiTheme="minorHAnsi" w:cs="Arial"/>
        </w:rPr>
        <w:t xml:space="preserve"> par</w:t>
      </w:r>
      <w:r w:rsidR="00B86CBF" w:rsidRPr="00BC7F57">
        <w:rPr>
          <w:rFonts w:asciiTheme="minorHAnsi" w:hAnsiTheme="minorHAnsi" w:cs="Arial"/>
        </w:rPr>
        <w:t xml:space="preserve">     </w:t>
      </w:r>
      <m:oMath>
        <m:acc>
          <m:accPr>
            <m:chr m:val="⃗"/>
            <m:ctrlPr>
              <w:rPr>
                <w:rFonts w:ascii="Cambria Math" w:hAnsiTheme="minorHAnsi" w:cs="Arial"/>
                <w:i/>
              </w:rPr>
            </m:ctrlPr>
          </m:accPr>
          <m:e>
            <m:r>
              <w:rPr>
                <w:rFonts w:ascii="Cambria Math" w:hAnsi="Cambria Math" w:cs="Arial"/>
              </w:rPr>
              <m:t>g</m:t>
            </m:r>
          </m:e>
        </m:acc>
        <m:r>
          <w:rPr>
            <w:rFonts w:ascii="Cambria Math" w:hAnsiTheme="minorHAnsi" w:cs="Arial"/>
          </w:rPr>
          <m:t xml:space="preserve"> = </m:t>
        </m:r>
        <m:r>
          <w:rPr>
            <w:rFonts w:ascii="Cambria Math" w:hAnsiTheme="minorHAnsi" w:cs="Arial"/>
          </w:rPr>
          <m:t>-</m:t>
        </m:r>
        <m:r>
          <w:rPr>
            <w:rFonts w:ascii="Cambria Math" w:hAnsiTheme="minorHAnsi" w:cs="Arial"/>
          </w:rPr>
          <m:t xml:space="preserve"> </m:t>
        </m:r>
        <m:r>
          <w:rPr>
            <w:rFonts w:ascii="Cambria Math" w:hAnsi="Cambria Math" w:cs="Arial"/>
          </w:rPr>
          <m:t>g</m:t>
        </m:r>
        <m:r>
          <w:rPr>
            <w:rFonts w:ascii="Cambria Math" w:hAnsiTheme="minorHAnsi" w:cs="Arial"/>
          </w:rPr>
          <m:t>.</m:t>
        </m:r>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z</m:t>
                </m:r>
              </m:e>
              <m:sub>
                <m:r>
                  <w:rPr>
                    <w:rFonts w:ascii="Cambria Math" w:hAnsiTheme="minorHAnsi" w:cs="Arial"/>
                  </w:rPr>
                  <m:t>0</m:t>
                </m:r>
              </m:sub>
            </m:sSub>
          </m:e>
        </m:acc>
      </m:oMath>
      <w:r w:rsidR="00FE5813" w:rsidRPr="00BC7F57">
        <w:rPr>
          <w:rFonts w:asciiTheme="minorHAnsi" w:hAnsiTheme="minorHAnsi" w:cs="Arial"/>
        </w:rPr>
        <w:t>.</w:t>
      </w:r>
    </w:p>
    <w:p w14:paraId="6F54B4B8" w14:textId="77777777" w:rsidR="00525AA8" w:rsidRPr="00BC7F57" w:rsidRDefault="0055253F" w:rsidP="00231D23">
      <w:pPr>
        <w:tabs>
          <w:tab w:val="left" w:pos="9070"/>
        </w:tabs>
        <w:spacing w:line="276" w:lineRule="auto"/>
        <w:jc w:val="both"/>
        <w:rPr>
          <w:rFonts w:asciiTheme="minorHAnsi" w:eastAsia="Calibri" w:hAnsiTheme="minorHAnsi"/>
          <w:sz w:val="22"/>
          <w:szCs w:val="22"/>
          <w:lang w:eastAsia="en-US"/>
        </w:rPr>
      </w:pPr>
      <w:r w:rsidRPr="00BC7F57">
        <w:rPr>
          <w:rFonts w:asciiTheme="minorHAnsi" w:hAnsiTheme="minorHAnsi" w:cs="Arial"/>
        </w:rPr>
        <w:t xml:space="preserve">Le repère </w:t>
      </w:r>
      <m:oMath>
        <m:sSub>
          <m:sSubPr>
            <m:ctrlPr>
              <w:rPr>
                <w:rFonts w:ascii="Cambria Math" w:hAnsiTheme="minorHAnsi" w:cs="Arial"/>
                <w:i/>
              </w:rPr>
            </m:ctrlPr>
          </m:sSubPr>
          <m:e>
            <m:r>
              <w:rPr>
                <w:rFonts w:ascii="Cambria Math" w:hAnsi="Cambria Math" w:cs="Arial"/>
              </w:rPr>
              <m:t>R</m:t>
            </m:r>
          </m:e>
          <m:sub>
            <m:r>
              <w:rPr>
                <w:rFonts w:ascii="Cambria Math" w:hAnsiTheme="minorHAnsi" w:cs="Arial"/>
              </w:rPr>
              <m:t>1</m:t>
            </m:r>
          </m:sub>
        </m:sSub>
        <m:r>
          <w:rPr>
            <w:rFonts w:ascii="Cambria Math" w:hAnsiTheme="minorHAnsi" w:cs="Arial"/>
          </w:rPr>
          <m:t>(</m:t>
        </m:r>
        <m:r>
          <w:rPr>
            <w:rFonts w:ascii="Cambria Math" w:hAnsi="Cambria Math" w:cs="Arial"/>
          </w:rPr>
          <m:t>O</m:t>
        </m:r>
        <m:r>
          <w:rPr>
            <w:rFonts w:ascii="Cambria Math" w:hAnsiTheme="minorHAnsi" w:cs="Arial"/>
          </w:rPr>
          <m:t>,</m:t>
        </m:r>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x</m:t>
                </m:r>
              </m:e>
              <m:sub>
                <m:r>
                  <w:rPr>
                    <w:rFonts w:ascii="Cambria Math" w:hAnsiTheme="minorHAnsi" w:cs="Arial"/>
                  </w:rPr>
                  <m:t>1</m:t>
                </m:r>
              </m:sub>
            </m:sSub>
          </m:e>
        </m:acc>
        <m:r>
          <w:rPr>
            <w:rFonts w:ascii="Cambria Math" w:hAnsiTheme="minorHAnsi" w:cs="Arial"/>
          </w:rPr>
          <m:t>,</m:t>
        </m:r>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y</m:t>
                </m:r>
              </m:e>
              <m:sub>
                <m:r>
                  <w:rPr>
                    <w:rFonts w:ascii="Cambria Math" w:hAnsiTheme="minorHAnsi" w:cs="Arial"/>
                  </w:rPr>
                  <m:t>1</m:t>
                </m:r>
              </m:sub>
            </m:sSub>
          </m:e>
        </m:acc>
        <m:r>
          <w:rPr>
            <w:rFonts w:ascii="Cambria Math" w:hAnsiTheme="minorHAnsi" w:cs="Arial"/>
          </w:rPr>
          <m:t>,</m:t>
        </m:r>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z</m:t>
                </m:r>
              </m:e>
              <m:sub>
                <m:r>
                  <w:rPr>
                    <w:rFonts w:ascii="Cambria Math" w:hAnsiTheme="minorHAnsi" w:cs="Arial"/>
                  </w:rPr>
                  <m:t>1</m:t>
                </m:r>
              </m:sub>
            </m:sSub>
          </m:e>
        </m:acc>
        <m:r>
          <w:rPr>
            <w:rFonts w:ascii="Cambria Math" w:hAnsiTheme="minorHAnsi" w:cs="Arial"/>
          </w:rPr>
          <m:t>)</m:t>
        </m:r>
      </m:oMath>
      <w:r w:rsidR="00140195" w:rsidRPr="00BC7F57">
        <w:rPr>
          <w:rFonts w:asciiTheme="minorHAnsi" w:hAnsiTheme="minorHAnsi" w:cs="Arial"/>
        </w:rPr>
        <w:t xml:space="preserve"> </w:t>
      </w:r>
      <w:r w:rsidR="00FE5813" w:rsidRPr="00BC7F57">
        <w:rPr>
          <w:rFonts w:asciiTheme="minorHAnsi" w:hAnsiTheme="minorHAnsi" w:cs="Arial"/>
        </w:rPr>
        <w:t xml:space="preserve">suit le point G </w:t>
      </w:r>
      <w:r w:rsidR="00AB3356" w:rsidRPr="00BC7F57">
        <w:rPr>
          <w:rFonts w:asciiTheme="minorHAnsi" w:hAnsiTheme="minorHAnsi" w:cs="Arial"/>
        </w:rPr>
        <w:t xml:space="preserve">dans son mouvement </w:t>
      </w:r>
      <w:r w:rsidR="00CC5D59" w:rsidRPr="00BC7F57">
        <w:rPr>
          <w:rFonts w:asciiTheme="minorHAnsi" w:hAnsiTheme="minorHAnsi" w:cs="Arial"/>
        </w:rPr>
        <w:t xml:space="preserve">curviligne </w:t>
      </w:r>
      <w:r w:rsidR="005379A1" w:rsidRPr="00BC7F57">
        <w:rPr>
          <w:rFonts w:asciiTheme="minorHAnsi" w:hAnsiTheme="minorHAnsi" w:cs="Arial"/>
        </w:rPr>
        <w:t>(</w:t>
      </w:r>
      <w:r w:rsidR="00AB3356" w:rsidRPr="00BC7F57">
        <w:rPr>
          <w:rFonts w:asciiTheme="minorHAnsi" w:hAnsiTheme="minorHAnsi" w:cs="Arial"/>
        </w:rPr>
        <w:t xml:space="preserve">courbe de rayon </w:t>
      </w:r>
      <w:r w:rsidR="00AB3356" w:rsidRPr="00BC7F57">
        <w:rPr>
          <w:rFonts w:asciiTheme="minorHAnsi" w:hAnsiTheme="minorHAnsi" w:cs="Arial"/>
          <w:b/>
        </w:rPr>
        <w:t>R</w:t>
      </w:r>
      <w:r w:rsidR="00AB3356" w:rsidRPr="00BC7F57">
        <w:rPr>
          <w:rFonts w:asciiTheme="minorHAnsi" w:hAnsiTheme="minorHAnsi" w:cs="Arial"/>
        </w:rPr>
        <w:t xml:space="preserve"> et </w:t>
      </w:r>
      <w:r w:rsidR="00140195" w:rsidRPr="00BC7F57">
        <w:rPr>
          <w:rFonts w:asciiTheme="minorHAnsi" w:hAnsiTheme="minorHAnsi" w:cs="Arial"/>
        </w:rPr>
        <w:t xml:space="preserve">de </w:t>
      </w:r>
      <w:r w:rsidR="00D82541" w:rsidRPr="00BC7F57">
        <w:rPr>
          <w:rFonts w:asciiTheme="minorHAnsi" w:hAnsiTheme="minorHAnsi" w:cs="Arial"/>
        </w:rPr>
        <w:t>centre O</w:t>
      </w:r>
      <w:r w:rsidR="00AB3356" w:rsidRPr="00BC7F57">
        <w:rPr>
          <w:rFonts w:asciiTheme="minorHAnsi" w:hAnsiTheme="minorHAnsi" w:cs="Arial"/>
        </w:rPr>
        <w:t>)</w:t>
      </w:r>
      <w:r w:rsidR="00FE5813" w:rsidRPr="00BC7F57">
        <w:rPr>
          <w:rFonts w:asciiTheme="minorHAnsi" w:hAnsiTheme="minorHAnsi" w:cs="Arial"/>
        </w:rPr>
        <w:t>.</w:t>
      </w:r>
    </w:p>
    <w:p w14:paraId="1FA5F7DF" w14:textId="77777777" w:rsidR="00D81714" w:rsidRPr="00BC7F57" w:rsidRDefault="00AC58FA" w:rsidP="00231D23">
      <w:pPr>
        <w:tabs>
          <w:tab w:val="left" w:pos="9070"/>
        </w:tabs>
        <w:spacing w:line="276" w:lineRule="auto"/>
        <w:jc w:val="both"/>
        <w:rPr>
          <w:rFonts w:asciiTheme="minorHAnsi" w:hAnsiTheme="minorHAnsi" w:cs="Arial"/>
        </w:rPr>
      </w:pPr>
      <w:r w:rsidRPr="00BC7F57">
        <w:rPr>
          <w:rFonts w:asciiTheme="minorHAnsi" w:hAnsiTheme="minorHAnsi" w:cs="Arial"/>
        </w:rPr>
        <w:t xml:space="preserve">La vitesse </w:t>
      </w:r>
      <w:r w:rsidR="00DA7D04" w:rsidRPr="00BC7F57">
        <w:rPr>
          <w:rFonts w:asciiTheme="minorHAnsi" w:hAnsiTheme="minorHAnsi" w:cs="Arial"/>
        </w:rPr>
        <w:t xml:space="preserve">d’avance </w:t>
      </w:r>
      <w:r w:rsidRPr="00BC7F57">
        <w:rPr>
          <w:rFonts w:asciiTheme="minorHAnsi" w:hAnsiTheme="minorHAnsi" w:cs="Arial"/>
        </w:rPr>
        <w:t xml:space="preserve">du véhicule est supposée constante </w:t>
      </w:r>
      <w:r w:rsidR="00BC7F57">
        <w:rPr>
          <w:rFonts w:asciiTheme="minorHAnsi" w:hAnsiTheme="minorHAnsi" w:cs="Arial"/>
        </w:rPr>
        <w:t xml:space="preserve">avec </w:t>
      </w:r>
      <w:r w:rsidR="002E198C" w:rsidRPr="00BC7F57">
        <w:rPr>
          <w:rFonts w:asciiTheme="minorHAnsi" w:hAnsiTheme="minorHAnsi" w:cs="Arial"/>
        </w:rPr>
        <w:t xml:space="preserve">   </w:t>
      </w:r>
      <m:oMath>
        <m:d>
          <m:dPr>
            <m:ctrlPr>
              <w:rPr>
                <w:rFonts w:ascii="Cambria Math" w:hAnsi="Cambria Math" w:cs="Arial"/>
                <w:i/>
              </w:rPr>
            </m:ctrlPr>
          </m:dPr>
          <m:e>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G∈</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sub>
                </m:sSub>
              </m:e>
            </m:acc>
          </m:e>
        </m:d>
        <m:r>
          <m:rPr>
            <m:sty m:val="bi"/>
          </m:rPr>
          <w:rPr>
            <w:rFonts w:ascii="Cambria Math" w:hAnsi="Cambria Math" w:cs="Arial"/>
          </w:rPr>
          <m:t>=V</m:t>
        </m:r>
        <m:sSub>
          <m:sSubPr>
            <m:ctrlPr>
              <w:rPr>
                <w:rFonts w:ascii="Cambria Math" w:hAnsiTheme="minorHAnsi" w:cs="Arial"/>
                <w:i/>
              </w:rPr>
            </m:ctrlPr>
          </m:sSubPr>
          <m:e>
            <m:acc>
              <m:accPr>
                <m:chr m:val="⃗"/>
                <m:ctrlPr>
                  <w:rPr>
                    <w:rFonts w:ascii="Cambria Math" w:hAnsiTheme="minorHAnsi" w:cs="Arial"/>
                    <w:i/>
                  </w:rPr>
                </m:ctrlPr>
              </m:accPr>
              <m:e>
                <m:r>
                  <w:rPr>
                    <w:rFonts w:ascii="Cambria Math" w:hAnsi="Cambria Math" w:cs="Arial"/>
                  </w:rPr>
                  <m:t>y</m:t>
                </m:r>
              </m:e>
            </m:acc>
          </m:e>
          <m:sub>
            <m:r>
              <w:rPr>
                <w:rFonts w:ascii="Cambria Math" w:hAnsiTheme="minorHAnsi" w:cs="Arial"/>
              </w:rPr>
              <m:t>1</m:t>
            </m:r>
          </m:sub>
        </m:sSub>
      </m:oMath>
      <w:r w:rsidR="00FE5813" w:rsidRPr="00BC7F57">
        <w:rPr>
          <w:rFonts w:asciiTheme="minorHAnsi" w:hAnsiTheme="minorHAnsi" w:cs="Arial"/>
        </w:rPr>
        <w:t>.</w:t>
      </w:r>
    </w:p>
    <w:p w14:paraId="3D22F7C2" w14:textId="77777777" w:rsidR="00E37BF8" w:rsidRPr="00BC7F57" w:rsidRDefault="00E37BF8" w:rsidP="00D148BB">
      <w:pPr>
        <w:tabs>
          <w:tab w:val="left" w:pos="9070"/>
        </w:tabs>
        <w:spacing w:after="120" w:line="276" w:lineRule="auto"/>
        <w:jc w:val="both"/>
        <w:rPr>
          <w:rFonts w:asciiTheme="minorHAnsi" w:hAnsiTheme="minorHAnsi" w:cs="Arial"/>
          <w:b/>
        </w:rPr>
      </w:pPr>
      <w:r w:rsidRPr="00BC7F57">
        <w:rPr>
          <w:rFonts w:asciiTheme="minorHAnsi" w:hAnsiTheme="minorHAnsi" w:cs="Arial"/>
          <w:b/>
        </w:rPr>
        <w:t xml:space="preserve">L’angle δ est très faible ce qui permet l’approximation suivante : cos δ = </w:t>
      </w:r>
      <w:r w:rsidR="005A23CB" w:rsidRPr="00BC7F57">
        <w:rPr>
          <w:rFonts w:asciiTheme="minorHAnsi" w:hAnsiTheme="minorHAnsi" w:cs="Arial"/>
          <w:b/>
        </w:rPr>
        <w:t>1.</w:t>
      </w:r>
    </w:p>
    <w:p w14:paraId="0187ADD7" w14:textId="77777777" w:rsidR="001E5452" w:rsidRPr="00BC7F57" w:rsidRDefault="00105704" w:rsidP="00D148BB">
      <w:pPr>
        <w:tabs>
          <w:tab w:val="left" w:pos="9070"/>
        </w:tabs>
        <w:spacing w:after="120" w:line="276" w:lineRule="auto"/>
        <w:ind w:left="567" w:hanging="567"/>
        <w:jc w:val="both"/>
        <w:rPr>
          <w:rFonts w:asciiTheme="minorHAnsi" w:hAnsiTheme="minorHAnsi" w:cs="Arial"/>
        </w:rPr>
      </w:pPr>
      <w:r w:rsidRPr="00BC7F57">
        <w:rPr>
          <w:rFonts w:asciiTheme="minorHAnsi" w:hAnsiTheme="minorHAnsi" w:cs="Arial"/>
          <w:b/>
        </w:rPr>
        <w:t>Q5.</w:t>
      </w:r>
      <w:r w:rsidR="00CF10D2" w:rsidRPr="00BC7F57">
        <w:rPr>
          <w:rFonts w:asciiTheme="minorHAnsi" w:hAnsiTheme="minorHAnsi" w:cs="Arial"/>
          <w:b/>
        </w:rPr>
        <w:tab/>
      </w:r>
      <w:r w:rsidR="00525AA8" w:rsidRPr="00BC7F57">
        <w:rPr>
          <w:rFonts w:asciiTheme="minorHAnsi" w:hAnsiTheme="minorHAnsi" w:cs="Arial"/>
        </w:rPr>
        <w:t>Exprimer l’accélération</w:t>
      </w:r>
      <w:r w:rsidRPr="00BC7F57">
        <w:rPr>
          <w:rFonts w:asciiTheme="minorHAnsi" w:hAnsiTheme="minorHAnsi" w:cs="Arial"/>
        </w:rPr>
        <w:t xml:space="preserve"> </w:t>
      </w:r>
      <m:oMath>
        <m:acc>
          <m:accPr>
            <m:chr m:val="⃗"/>
            <m:ctrlPr>
              <w:rPr>
                <w:rFonts w:ascii="Cambria Math" w:hAnsiTheme="minorHAnsi" w:cs="Arial"/>
              </w:rPr>
            </m:ctrlPr>
          </m:accPr>
          <m:e>
            <m:r>
              <m:rPr>
                <m:sty m:val="p"/>
              </m:rPr>
              <w:rPr>
                <w:rFonts w:ascii="Cambria Math" w:hAnsiTheme="minorHAnsi" w:cs="Arial"/>
              </w:rPr>
              <m:t>a</m:t>
            </m:r>
          </m:e>
        </m:acc>
        <m:r>
          <m:rPr>
            <m:sty m:val="p"/>
          </m:rPr>
          <w:rPr>
            <w:rFonts w:ascii="Cambria Math" w:hAnsiTheme="minorHAnsi" w:cs="Arial"/>
          </w:rPr>
          <m:t>(G/R</m:t>
        </m:r>
        <m:r>
          <m:rPr>
            <m:sty m:val="p"/>
          </m:rPr>
          <w:rPr>
            <w:rFonts w:ascii="Cambria Math" w:hAnsiTheme="minorHAnsi" w:cs="Arial"/>
            <w:vertAlign w:val="subscript"/>
          </w:rPr>
          <m:t>O</m:t>
        </m:r>
        <m:r>
          <m:rPr>
            <m:sty m:val="p"/>
          </m:rPr>
          <w:rPr>
            <w:rFonts w:ascii="Cambria Math" w:hAnsiTheme="minorHAnsi" w:cs="Arial"/>
          </w:rPr>
          <m:t>)</m:t>
        </m:r>
      </m:oMath>
      <w:r w:rsidRPr="00BC7F57">
        <w:rPr>
          <w:rFonts w:asciiTheme="minorHAnsi" w:hAnsiTheme="minorHAnsi" w:cs="Arial"/>
        </w:rPr>
        <w:t xml:space="preserve"> du point G par rapport à R</w:t>
      </w:r>
      <w:r w:rsidRPr="00BC7F57">
        <w:rPr>
          <w:rFonts w:asciiTheme="minorHAnsi" w:hAnsiTheme="minorHAnsi" w:cs="Arial"/>
          <w:sz w:val="18"/>
        </w:rPr>
        <w:t>0</w:t>
      </w:r>
      <w:r w:rsidRPr="00BC7F57">
        <w:rPr>
          <w:rFonts w:asciiTheme="minorHAnsi" w:hAnsiTheme="minorHAnsi" w:cs="Arial"/>
        </w:rPr>
        <w:t xml:space="preserve"> en fonction de </w:t>
      </w:r>
      <w:r w:rsidRPr="00BC7F57">
        <w:rPr>
          <w:rFonts w:asciiTheme="minorHAnsi" w:hAnsiTheme="minorHAnsi" w:cs="Arial"/>
          <w:b/>
        </w:rPr>
        <w:t>V</w:t>
      </w:r>
      <w:r w:rsidRPr="00BC7F57">
        <w:rPr>
          <w:rFonts w:asciiTheme="minorHAnsi" w:hAnsiTheme="minorHAnsi" w:cs="Arial"/>
        </w:rPr>
        <w:t xml:space="preserve"> et </w:t>
      </w:r>
      <w:r w:rsidRPr="00BC7F57">
        <w:rPr>
          <w:rFonts w:asciiTheme="minorHAnsi" w:hAnsiTheme="minorHAnsi" w:cs="Arial"/>
          <w:b/>
        </w:rPr>
        <w:t>R</w:t>
      </w:r>
      <w:r w:rsidRPr="00BC7F57">
        <w:rPr>
          <w:rFonts w:asciiTheme="minorHAnsi" w:hAnsiTheme="minorHAnsi" w:cs="Arial"/>
        </w:rPr>
        <w:t>.</w:t>
      </w:r>
      <w:r w:rsidR="00231D23" w:rsidRPr="00BC7F57">
        <w:rPr>
          <w:rFonts w:asciiTheme="minorHAnsi" w:hAnsiTheme="minorHAnsi" w:cs="Arial"/>
        </w:rPr>
        <w:t xml:space="preserve"> </w:t>
      </w:r>
    </w:p>
    <w:p w14:paraId="4D24B4D9" w14:textId="77777777" w:rsidR="00C66DC2" w:rsidRPr="00BC7F57" w:rsidRDefault="00140195" w:rsidP="00231D23">
      <w:pPr>
        <w:tabs>
          <w:tab w:val="left" w:pos="9070"/>
        </w:tabs>
        <w:spacing w:after="120" w:line="276" w:lineRule="auto"/>
        <w:ind w:right="-2"/>
        <w:jc w:val="both"/>
        <w:rPr>
          <w:rFonts w:asciiTheme="minorHAnsi" w:hAnsiTheme="minorHAnsi" w:cs="Arial"/>
        </w:rPr>
      </w:pPr>
      <w:r w:rsidRPr="00BC7F57">
        <w:rPr>
          <w:rFonts w:asciiTheme="minorHAnsi" w:hAnsiTheme="minorHAnsi" w:cs="Arial"/>
        </w:rPr>
        <w:t xml:space="preserve">Soit </w:t>
      </w:r>
      <w:r w:rsidR="00C66DC2" w:rsidRPr="00BC7F57">
        <w:rPr>
          <w:rFonts w:asciiTheme="minorHAnsi" w:hAnsiTheme="minorHAnsi" w:cs="Arial"/>
        </w:rPr>
        <w:t xml:space="preserve"> </w:t>
      </w:r>
      <w:r w:rsidRPr="00BC7F57">
        <w:rPr>
          <w:rFonts w:asciiTheme="minorHAnsi" w:hAnsiTheme="minorHAnsi" w:cs="Arial"/>
          <w:sz w:val="32"/>
        </w:rPr>
        <w:t>γ</w:t>
      </w:r>
      <w:r w:rsidRPr="00BC7F57">
        <w:rPr>
          <w:rFonts w:asciiTheme="minorHAnsi" w:hAnsiTheme="minorHAnsi" w:cs="Arial"/>
          <w:vertAlign w:val="subscript"/>
        </w:rPr>
        <w:t>nc</w:t>
      </w:r>
      <w:r w:rsidRPr="00BC7F57">
        <w:rPr>
          <w:rFonts w:asciiTheme="minorHAnsi" w:hAnsiTheme="minorHAnsi" w:cs="Arial"/>
        </w:rPr>
        <w:t xml:space="preserve"> </w:t>
      </w:r>
      <w:r w:rsidR="00455EE9" w:rsidRPr="00BC7F57">
        <w:rPr>
          <w:rFonts w:asciiTheme="minorHAnsi" w:hAnsiTheme="minorHAnsi" w:cs="Arial"/>
        </w:rPr>
        <w:t xml:space="preserve"> la </w:t>
      </w:r>
      <w:r w:rsidR="00C66DC2" w:rsidRPr="00BC7F57">
        <w:rPr>
          <w:rFonts w:asciiTheme="minorHAnsi" w:hAnsiTheme="minorHAnsi" w:cs="Arial"/>
        </w:rPr>
        <w:t>composante d’accéléra</w:t>
      </w:r>
      <w:r w:rsidR="00455EE9" w:rsidRPr="00BC7F57">
        <w:rPr>
          <w:rFonts w:asciiTheme="minorHAnsi" w:hAnsiTheme="minorHAnsi" w:cs="Arial"/>
        </w:rPr>
        <w:t>tion appelée</w:t>
      </w:r>
      <w:r w:rsidR="00C66DC2" w:rsidRPr="00BC7F57">
        <w:rPr>
          <w:rFonts w:asciiTheme="minorHAnsi" w:hAnsiTheme="minorHAnsi" w:cs="Arial"/>
        </w:rPr>
        <w:t xml:space="preserve"> accélération non compensée. Elle correspond à l’accélération latérale équivalente réellement ressentie par le passager.</w:t>
      </w:r>
    </w:p>
    <w:p w14:paraId="143AB4F7" w14:textId="77777777" w:rsidR="00231D23" w:rsidRPr="00BC7F57" w:rsidRDefault="00C37216" w:rsidP="00231D23">
      <w:pPr>
        <w:tabs>
          <w:tab w:val="left" w:pos="9070"/>
        </w:tabs>
        <w:spacing w:after="120" w:line="276" w:lineRule="auto"/>
        <w:ind w:left="567" w:hanging="567"/>
        <w:jc w:val="both"/>
        <w:rPr>
          <w:rFonts w:asciiTheme="minorHAnsi" w:hAnsiTheme="minorHAnsi" w:cs="Arial"/>
        </w:rPr>
      </w:pPr>
      <w:r w:rsidRPr="00BC7F57">
        <w:rPr>
          <w:rFonts w:asciiTheme="minorHAnsi" w:hAnsiTheme="minorHAnsi" w:cs="Arial"/>
          <w:b/>
        </w:rPr>
        <w:t>Q6</w:t>
      </w:r>
      <w:r w:rsidR="001E5452" w:rsidRPr="00BC7F57">
        <w:rPr>
          <w:rFonts w:asciiTheme="minorHAnsi" w:hAnsiTheme="minorHAnsi" w:cs="Arial"/>
          <w:b/>
        </w:rPr>
        <w:t>.</w:t>
      </w:r>
      <w:r w:rsidR="00CF10D2" w:rsidRPr="00BC7F57">
        <w:rPr>
          <w:rFonts w:asciiTheme="minorHAnsi" w:hAnsiTheme="minorHAnsi" w:cs="Arial"/>
        </w:rPr>
        <w:tab/>
      </w:r>
      <w:r w:rsidR="00E71C79" w:rsidRPr="00377A1C">
        <w:rPr>
          <w:rFonts w:asciiTheme="minorHAnsi" w:hAnsiTheme="minorHAnsi" w:cs="Arial"/>
        </w:rPr>
        <w:t xml:space="preserve">Montrer que   </w:t>
      </w:r>
      <m:oMath>
        <m:r>
          <w:rPr>
            <w:rFonts w:ascii="Cambria Math" w:hAnsiTheme="minorHAnsi" w:cs="Arial"/>
          </w:rPr>
          <m:t xml:space="preserve"> </m:t>
        </m:r>
        <m:sSub>
          <m:sSubPr>
            <m:ctrlPr>
              <w:rPr>
                <w:rFonts w:ascii="Cambria Math" w:hAnsiTheme="minorHAnsi" w:cs="Arial"/>
              </w:rPr>
            </m:ctrlPr>
          </m:sSubPr>
          <m:e>
            <m:r>
              <m:rPr>
                <m:sty m:val="p"/>
              </m:rPr>
              <w:rPr>
                <w:rFonts w:ascii="Cambria Math" w:hAnsiTheme="minorHAnsi" w:cs="Arial"/>
              </w:rPr>
              <m:t>γ</m:t>
            </m:r>
          </m:e>
          <m:sub>
            <m:r>
              <m:rPr>
                <m:sty m:val="p"/>
              </m:rPr>
              <w:rPr>
                <w:rFonts w:ascii="Cambria Math" w:hAnsiTheme="minorHAnsi" w:cs="Arial"/>
              </w:rPr>
              <m:t>nc</m:t>
            </m:r>
          </m:sub>
        </m:sSub>
        <m:r>
          <m:rPr>
            <m:sty m:val="p"/>
          </m:rPr>
          <w:rPr>
            <w:rFonts w:ascii="Cambria Math" w:hAnsiTheme="minorHAnsi" w:cs="Arial"/>
          </w:rPr>
          <m:t xml:space="preserve"> = </m:t>
        </m:r>
        <m:acc>
          <m:accPr>
            <m:chr m:val="⃗"/>
            <m:ctrlPr>
              <w:rPr>
                <w:rFonts w:ascii="Cambria Math" w:hAnsiTheme="minorHAnsi" w:cs="Arial"/>
              </w:rPr>
            </m:ctrlPr>
          </m:accPr>
          <m:e>
            <m:r>
              <m:rPr>
                <m:sty m:val="p"/>
              </m:rPr>
              <w:rPr>
                <w:rFonts w:ascii="Cambria Math" w:hAnsiTheme="minorHAnsi" w:cs="Arial"/>
              </w:rPr>
              <m:t>(g</m:t>
            </m:r>
          </m:e>
        </m:acc>
        <m:r>
          <m:rPr>
            <m:sty m:val="p"/>
          </m:rPr>
          <w:rPr>
            <w:rFonts w:ascii="Cambria Math" w:hAnsiTheme="minorHAnsi" w:cs="Arial"/>
          </w:rPr>
          <m:t xml:space="preserve"> </m:t>
        </m:r>
        <m:r>
          <m:rPr>
            <m:sty m:val="p"/>
          </m:rPr>
          <w:rPr>
            <w:rFonts w:ascii="Cambria Math" w:hAnsiTheme="minorHAnsi" w:cs="Arial"/>
          </w:rPr>
          <m:t>–</m:t>
        </m:r>
        <m:r>
          <m:rPr>
            <m:sty m:val="p"/>
          </m:rPr>
          <w:rPr>
            <w:rFonts w:ascii="Cambria Math" w:hAnsiTheme="minorHAnsi" w:cs="Arial"/>
          </w:rPr>
          <m:t xml:space="preserve"> </m:t>
        </m:r>
        <m:acc>
          <m:accPr>
            <m:chr m:val="⃗"/>
            <m:ctrlPr>
              <w:rPr>
                <w:rFonts w:ascii="Cambria Math" w:hAnsiTheme="minorHAnsi" w:cs="Arial"/>
              </w:rPr>
            </m:ctrlPr>
          </m:accPr>
          <m:e>
            <m:r>
              <m:rPr>
                <m:sty m:val="p"/>
              </m:rPr>
              <w:rPr>
                <w:rFonts w:ascii="Cambria Math" w:hAnsiTheme="minorHAnsi" w:cs="Arial"/>
              </w:rPr>
              <m:t>a(G/</m:t>
            </m:r>
            <m:sSub>
              <m:sSubPr>
                <m:ctrlPr>
                  <w:rPr>
                    <w:rFonts w:ascii="Cambria Math" w:hAnsiTheme="minorHAnsi" w:cs="Arial"/>
                  </w:rPr>
                </m:ctrlPr>
              </m:sSubPr>
              <m:e>
                <m:r>
                  <m:rPr>
                    <m:sty m:val="p"/>
                  </m:rPr>
                  <w:rPr>
                    <w:rFonts w:ascii="Cambria Math" w:hAnsiTheme="minorHAnsi" w:cs="Arial"/>
                  </w:rPr>
                  <m:t>R</m:t>
                </m:r>
              </m:e>
              <m:sub>
                <m:r>
                  <m:rPr>
                    <m:sty m:val="p"/>
                  </m:rPr>
                  <w:rPr>
                    <w:rFonts w:ascii="Cambria Math" w:hAnsiTheme="minorHAnsi" w:cs="Arial"/>
                  </w:rPr>
                  <m:t>0</m:t>
                </m:r>
              </m:sub>
            </m:sSub>
            <m:r>
              <m:rPr>
                <m:sty m:val="p"/>
              </m:rPr>
              <w:rPr>
                <w:rFonts w:ascii="Cambria Math" w:hAnsiTheme="minorHAnsi" w:cs="Arial"/>
              </w:rPr>
              <m:t>)</m:t>
            </m:r>
          </m:e>
        </m:acc>
        <m:r>
          <m:rPr>
            <m:sty m:val="p"/>
          </m:rPr>
          <w:rPr>
            <w:rFonts w:ascii="Cambria Math" w:hAnsiTheme="minorHAnsi" w:cs="Arial"/>
          </w:rPr>
          <m:t>).</m:t>
        </m:r>
        <m:acc>
          <m:accPr>
            <m:chr m:val="⃗"/>
            <m:ctrlPr>
              <w:rPr>
                <w:rFonts w:ascii="Cambria Math" w:hAnsiTheme="minorHAnsi" w:cs="Arial"/>
              </w:rPr>
            </m:ctrlPr>
          </m:accPr>
          <m:e>
            <m:sSub>
              <m:sSubPr>
                <m:ctrlPr>
                  <w:rPr>
                    <w:rFonts w:ascii="Cambria Math" w:hAnsiTheme="minorHAnsi" w:cs="Arial"/>
                  </w:rPr>
                </m:ctrlPr>
              </m:sSubPr>
              <m:e>
                <m:r>
                  <m:rPr>
                    <m:sty m:val="p"/>
                  </m:rPr>
                  <w:rPr>
                    <w:rFonts w:ascii="Cambria Math" w:hAnsiTheme="minorHAnsi" w:cs="Arial"/>
                  </w:rPr>
                  <m:t>x</m:t>
                </m:r>
              </m:e>
              <m:sub>
                <m:r>
                  <m:rPr>
                    <m:sty m:val="p"/>
                  </m:rPr>
                  <w:rPr>
                    <w:rFonts w:ascii="Cambria Math" w:hAnsiTheme="minorHAnsi" w:cs="Arial"/>
                  </w:rPr>
                  <m:t>2</m:t>
                </m:r>
              </m:sub>
            </m:sSub>
          </m:e>
        </m:acc>
      </m:oMath>
      <w:r w:rsidR="00E71C79" w:rsidRPr="00377A1C">
        <w:rPr>
          <w:rFonts w:asciiTheme="minorHAnsi" w:hAnsiTheme="minorHAnsi" w:cs="Arial"/>
        </w:rPr>
        <w:t xml:space="preserve">   </w:t>
      </w:r>
      <w:proofErr w:type="gramStart"/>
      <w:r w:rsidR="00E71C79" w:rsidRPr="00377A1C">
        <w:rPr>
          <w:rFonts w:asciiTheme="minorHAnsi" w:hAnsiTheme="minorHAnsi" w:cs="Arial"/>
        </w:rPr>
        <w:t>peut</w:t>
      </w:r>
      <w:proofErr w:type="gramEnd"/>
      <w:r w:rsidR="00E71C79" w:rsidRPr="00377A1C">
        <w:rPr>
          <w:rFonts w:asciiTheme="minorHAnsi" w:hAnsiTheme="minorHAnsi" w:cs="Arial"/>
        </w:rPr>
        <w:t xml:space="preserve"> s’écrire sous la forme :  </w:t>
      </w:r>
      <m:oMath>
        <m:sSub>
          <m:sSubPr>
            <m:ctrlPr>
              <w:rPr>
                <w:rFonts w:ascii="Cambria Math" w:hAnsiTheme="minorHAnsi" w:cs="Arial"/>
                <w:b/>
              </w:rPr>
            </m:ctrlPr>
          </m:sSubPr>
          <m:e>
            <m:r>
              <m:rPr>
                <m:sty m:val="b"/>
              </m:rPr>
              <w:rPr>
                <w:rFonts w:ascii="Cambria Math" w:hAnsiTheme="minorHAnsi" w:cs="Arial"/>
              </w:rPr>
              <m:t>γ</m:t>
            </m:r>
          </m:e>
          <m:sub>
            <m:r>
              <m:rPr>
                <m:sty m:val="b"/>
              </m:rPr>
              <w:rPr>
                <w:rFonts w:ascii="Cambria Math" w:hAnsiTheme="minorHAnsi" w:cs="Arial"/>
              </w:rPr>
              <m:t>nc</m:t>
            </m:r>
          </m:sub>
        </m:sSub>
        <m:r>
          <m:rPr>
            <m:sty m:val="bi"/>
          </m:rPr>
          <w:rPr>
            <w:rFonts w:ascii="Cambria Math" w:hAnsi="Cambria Math" w:cs="Arial"/>
          </w:rPr>
          <m:t>=</m:t>
        </m:r>
        <m:f>
          <m:fPr>
            <m:ctrlPr>
              <w:rPr>
                <w:rFonts w:ascii="Cambria Math" w:hAnsi="Cambria Math" w:cs="Arial"/>
                <w:b/>
                <w:i/>
              </w:rPr>
            </m:ctrlPr>
          </m:fPr>
          <m:num>
            <m:sSup>
              <m:sSupPr>
                <m:ctrlPr>
                  <w:rPr>
                    <w:rFonts w:ascii="Cambria Math" w:hAnsi="Cambria Math" w:cs="Arial"/>
                    <w:b/>
                    <w:i/>
                  </w:rPr>
                </m:ctrlPr>
              </m:sSupPr>
              <m:e>
                <m:r>
                  <m:rPr>
                    <m:sty m:val="bi"/>
                  </m:rPr>
                  <w:rPr>
                    <w:rFonts w:ascii="Cambria Math" w:hAnsi="Cambria Math" w:cs="Arial"/>
                  </w:rPr>
                  <m:t>V</m:t>
                </m:r>
              </m:e>
              <m:sup>
                <m:r>
                  <m:rPr>
                    <m:sty m:val="bi"/>
                  </m:rPr>
                  <w:rPr>
                    <w:rFonts w:ascii="Cambria Math" w:hAnsi="Cambria Math" w:cs="Arial"/>
                  </w:rPr>
                  <m:t>2</m:t>
                </m:r>
              </m:sup>
            </m:sSup>
          </m:num>
          <m:den>
            <m:r>
              <m:rPr>
                <m:sty m:val="bi"/>
              </m:rPr>
              <w:rPr>
                <w:rFonts w:ascii="Cambria Math" w:hAnsi="Cambria Math" w:cs="Arial"/>
              </w:rPr>
              <m:t>R</m:t>
            </m:r>
          </m:den>
        </m:f>
        <m:r>
          <m:rPr>
            <m:sty m:val="bi"/>
          </m:rPr>
          <w:rPr>
            <w:rFonts w:ascii="Cambria Math" w:hAnsi="Cambria Math" w:cs="Arial"/>
          </w:rPr>
          <m:t>-g</m:t>
        </m:r>
        <m:f>
          <m:fPr>
            <m:ctrlPr>
              <w:rPr>
                <w:rFonts w:ascii="Cambria Math" w:hAnsi="Cambria Math" w:cs="Arial"/>
                <w:b/>
                <w:i/>
              </w:rPr>
            </m:ctrlPr>
          </m:fPr>
          <m:num>
            <m:r>
              <m:rPr>
                <m:sty m:val="bi"/>
              </m:rPr>
              <w:rPr>
                <w:rFonts w:ascii="Cambria Math" w:hAnsi="Cambria Math" w:cs="Arial"/>
              </w:rPr>
              <m:t>d</m:t>
            </m:r>
          </m:num>
          <m:den>
            <m:r>
              <m:rPr>
                <m:sty m:val="bi"/>
              </m:rPr>
              <w:rPr>
                <w:rFonts w:ascii="Cambria Math" w:hAnsi="Cambria Math" w:cs="Arial"/>
              </w:rPr>
              <m:t>e</m:t>
            </m:r>
          </m:den>
        </m:f>
      </m:oMath>
      <w:r w:rsidR="00AE03E2" w:rsidRPr="00377A1C">
        <w:rPr>
          <w:rFonts w:asciiTheme="minorHAnsi" w:hAnsiTheme="minorHAnsi" w:cs="Arial"/>
        </w:rPr>
        <w:t>.</w:t>
      </w:r>
      <w:r w:rsidR="00231D23" w:rsidRPr="00BC7F57">
        <w:rPr>
          <w:rFonts w:asciiTheme="minorHAnsi" w:hAnsiTheme="minorHAnsi" w:cs="Arial"/>
        </w:rPr>
        <w:t xml:space="preserve"> </w:t>
      </w:r>
    </w:p>
    <w:p w14:paraId="2B3D154A" w14:textId="77777777" w:rsidR="00D148BB" w:rsidRPr="00BC7F57" w:rsidRDefault="00FE5813" w:rsidP="00D148BB">
      <w:pPr>
        <w:tabs>
          <w:tab w:val="left" w:pos="9070"/>
        </w:tabs>
        <w:spacing w:after="120" w:line="276" w:lineRule="auto"/>
        <w:ind w:left="567" w:hanging="567"/>
        <w:jc w:val="both"/>
        <w:rPr>
          <w:rFonts w:asciiTheme="minorHAnsi" w:hAnsiTheme="minorHAnsi" w:cs="Arial"/>
        </w:rPr>
      </w:pPr>
      <w:r w:rsidRPr="00BC7F57">
        <w:rPr>
          <w:rFonts w:asciiTheme="minorHAnsi" w:hAnsiTheme="minorHAnsi" w:cs="Arial"/>
          <w:b/>
        </w:rPr>
        <w:t>Q</w:t>
      </w:r>
      <w:r w:rsidR="00431862" w:rsidRPr="00BC7F57">
        <w:rPr>
          <w:rFonts w:asciiTheme="minorHAnsi" w:hAnsiTheme="minorHAnsi" w:cs="Arial"/>
          <w:b/>
        </w:rPr>
        <w:t>7</w:t>
      </w:r>
      <w:r w:rsidR="001E5452" w:rsidRPr="00BC7F57">
        <w:rPr>
          <w:rFonts w:asciiTheme="minorHAnsi" w:hAnsiTheme="minorHAnsi" w:cs="Arial"/>
          <w:b/>
        </w:rPr>
        <w:t>.</w:t>
      </w:r>
      <w:r w:rsidR="00CF10D2" w:rsidRPr="00BC7F57">
        <w:rPr>
          <w:rFonts w:asciiTheme="minorHAnsi" w:hAnsiTheme="minorHAnsi" w:cs="Arial"/>
        </w:rPr>
        <w:tab/>
      </w:r>
      <w:r w:rsidR="00E37BF8" w:rsidRPr="00BC7F57">
        <w:rPr>
          <w:rFonts w:asciiTheme="minorHAnsi" w:hAnsiTheme="minorHAnsi" w:cs="Arial"/>
        </w:rPr>
        <w:t xml:space="preserve">Exprimer en fonction de </w:t>
      </w:r>
      <w:r w:rsidR="007D517E" w:rsidRPr="00BC7F57">
        <w:rPr>
          <w:rFonts w:asciiTheme="minorHAnsi" w:hAnsiTheme="minorHAnsi" w:cs="Arial"/>
        </w:rPr>
        <w:t>V, R, g et e</w:t>
      </w:r>
      <w:r w:rsidR="00DA7D04" w:rsidRPr="00BC7F57">
        <w:rPr>
          <w:rFonts w:asciiTheme="minorHAnsi" w:hAnsiTheme="minorHAnsi" w:cs="Arial"/>
        </w:rPr>
        <w:t>,</w:t>
      </w:r>
      <w:r w:rsidR="00511441" w:rsidRPr="00BC7F57">
        <w:rPr>
          <w:rFonts w:asciiTheme="minorHAnsi" w:hAnsiTheme="minorHAnsi" w:cs="Arial"/>
        </w:rPr>
        <w:t xml:space="preserve"> l’angle de dévers </w:t>
      </w:r>
      <w:r w:rsidR="00E37BF8" w:rsidRPr="00BC7F57">
        <w:rPr>
          <w:rFonts w:asciiTheme="minorHAnsi" w:hAnsiTheme="minorHAnsi" w:cs="Arial"/>
        </w:rPr>
        <w:t xml:space="preserve">δ </w:t>
      </w:r>
      <w:r w:rsidR="00511441" w:rsidRPr="00BC7F57">
        <w:rPr>
          <w:rFonts w:asciiTheme="minorHAnsi" w:hAnsiTheme="minorHAnsi" w:cs="Arial"/>
        </w:rPr>
        <w:t xml:space="preserve">puis </w:t>
      </w:r>
      <w:r w:rsidR="00E37BF8" w:rsidRPr="00BC7F57">
        <w:rPr>
          <w:rFonts w:asciiTheme="minorHAnsi" w:hAnsiTheme="minorHAnsi" w:cs="Arial"/>
        </w:rPr>
        <w:t xml:space="preserve">le </w:t>
      </w:r>
      <w:r w:rsidR="00C66DC2" w:rsidRPr="00BC7F57">
        <w:rPr>
          <w:rFonts w:asciiTheme="minorHAnsi" w:hAnsiTheme="minorHAnsi" w:cs="Arial"/>
        </w:rPr>
        <w:t xml:space="preserve">dévers de voie </w:t>
      </w:r>
      <w:r w:rsidR="00E37BF8" w:rsidRPr="00BC7F57">
        <w:rPr>
          <w:rFonts w:asciiTheme="minorHAnsi" w:hAnsiTheme="minorHAnsi" w:cs="Arial"/>
        </w:rPr>
        <w:t xml:space="preserve">d </w:t>
      </w:r>
      <w:r w:rsidR="00511441" w:rsidRPr="00BC7F57">
        <w:rPr>
          <w:rFonts w:asciiTheme="minorHAnsi" w:hAnsiTheme="minorHAnsi" w:cs="Arial"/>
        </w:rPr>
        <w:t>permettant d’annuler cette composante</w:t>
      </w:r>
      <w:r w:rsidR="002A3C79" w:rsidRPr="00BC7F57">
        <w:rPr>
          <w:rFonts w:asciiTheme="minorHAnsi" w:hAnsiTheme="minorHAnsi" w:cs="Arial"/>
        </w:rPr>
        <w:t xml:space="preserve">  </w:t>
      </w:r>
      <w:r w:rsidR="00511441" w:rsidRPr="00BC7F57">
        <w:rPr>
          <w:rFonts w:asciiTheme="minorHAnsi" w:hAnsiTheme="minorHAnsi" w:cs="Arial"/>
        </w:rPr>
        <w:t xml:space="preserve"> </w:t>
      </w:r>
      <m:oMath>
        <m:sSub>
          <m:sSubPr>
            <m:ctrlPr>
              <w:rPr>
                <w:rFonts w:ascii="Cambria Math" w:hAnsiTheme="minorHAnsi" w:cs="Arial"/>
              </w:rPr>
            </m:ctrlPr>
          </m:sSubPr>
          <m:e>
            <m:r>
              <m:rPr>
                <m:sty m:val="p"/>
              </m:rPr>
              <w:rPr>
                <w:rFonts w:ascii="Cambria Math" w:hAnsiTheme="minorHAnsi" w:cs="Arial"/>
              </w:rPr>
              <m:t>γ</m:t>
            </m:r>
          </m:e>
          <m:sub>
            <m:r>
              <m:rPr>
                <m:sty m:val="p"/>
              </m:rPr>
              <w:rPr>
                <w:rFonts w:ascii="Cambria Math" w:hAnsiTheme="minorHAnsi" w:cs="Arial"/>
              </w:rPr>
              <m:t>nc</m:t>
            </m:r>
          </m:sub>
        </m:sSub>
      </m:oMath>
      <w:r w:rsidR="00C66DC2" w:rsidRPr="00BC7F57">
        <w:rPr>
          <w:rFonts w:asciiTheme="minorHAnsi" w:hAnsiTheme="minorHAnsi" w:cs="Arial"/>
        </w:rPr>
        <w:t>.</w:t>
      </w:r>
      <w:r w:rsidR="00231D23" w:rsidRPr="00BC7F57">
        <w:rPr>
          <w:rFonts w:asciiTheme="minorHAnsi" w:hAnsiTheme="minorHAnsi" w:cs="Arial"/>
        </w:rPr>
        <w:t xml:space="preserve"> </w:t>
      </w:r>
    </w:p>
    <w:p w14:paraId="61667C24" w14:textId="77777777" w:rsidR="00D148BB" w:rsidRPr="00315221" w:rsidRDefault="00D148BB">
      <w:pPr>
        <w:rPr>
          <w:rFonts w:asciiTheme="minorHAnsi" w:hAnsiTheme="minorHAnsi" w:cs="Arial"/>
          <w:color w:val="7F7F7F" w:themeColor="text1" w:themeTint="80"/>
        </w:rPr>
      </w:pPr>
    </w:p>
    <w:p w14:paraId="33B55D20" w14:textId="77777777" w:rsidR="0073425F" w:rsidRPr="00BC7F57" w:rsidRDefault="004B3FEF" w:rsidP="00D148BB">
      <w:pPr>
        <w:tabs>
          <w:tab w:val="left" w:pos="9070"/>
        </w:tabs>
        <w:spacing w:after="120" w:line="276" w:lineRule="auto"/>
        <w:ind w:left="567" w:hanging="567"/>
        <w:jc w:val="both"/>
        <w:rPr>
          <w:rFonts w:asciiTheme="minorHAnsi" w:hAnsiTheme="minorHAnsi" w:cs="Arial"/>
        </w:rPr>
      </w:pPr>
      <w:r w:rsidRPr="00BC7F57">
        <w:rPr>
          <w:rFonts w:asciiTheme="minorHAnsi" w:hAnsiTheme="minorHAnsi" w:cs="Arial"/>
          <w:b/>
        </w:rPr>
        <w:t>Application numérique</w:t>
      </w:r>
      <w:r w:rsidRPr="00BC7F57">
        <w:rPr>
          <w:rFonts w:asciiTheme="minorHAnsi" w:hAnsiTheme="minorHAnsi" w:cs="Arial"/>
        </w:rPr>
        <w:t> :</w:t>
      </w:r>
      <w:r w:rsidR="00C66DC2" w:rsidRPr="00BC7F57">
        <w:rPr>
          <w:rFonts w:asciiTheme="minorHAnsi" w:hAnsiTheme="minorHAnsi" w:cs="Arial"/>
        </w:rPr>
        <w:t xml:space="preserve"> </w:t>
      </w:r>
    </w:p>
    <w:p w14:paraId="4FC26B9E" w14:textId="77777777" w:rsidR="00D92F5E" w:rsidRPr="00BC7F57" w:rsidRDefault="004653E1" w:rsidP="006E4951">
      <w:pPr>
        <w:tabs>
          <w:tab w:val="left" w:pos="851"/>
        </w:tabs>
        <w:spacing w:line="276" w:lineRule="auto"/>
        <w:ind w:left="708" w:right="-2" w:hanging="708"/>
        <w:jc w:val="both"/>
        <w:rPr>
          <w:rFonts w:asciiTheme="minorHAnsi" w:hAnsiTheme="minorHAnsi" w:cs="Arial"/>
        </w:rPr>
      </w:pPr>
      <w:proofErr w:type="gramStart"/>
      <w:r>
        <w:rPr>
          <w:rFonts w:asciiTheme="minorHAnsi" w:hAnsiTheme="minorHAnsi" w:cs="Arial"/>
        </w:rPr>
        <w:t>r</w:t>
      </w:r>
      <w:r w:rsidR="00E37BF8" w:rsidRPr="00BC7F57">
        <w:rPr>
          <w:rFonts w:asciiTheme="minorHAnsi" w:hAnsiTheme="minorHAnsi" w:cs="Arial"/>
        </w:rPr>
        <w:t>ayon</w:t>
      </w:r>
      <w:proofErr w:type="gramEnd"/>
      <w:r w:rsidR="00E37BF8" w:rsidRPr="00BC7F57">
        <w:rPr>
          <w:rFonts w:asciiTheme="minorHAnsi" w:hAnsiTheme="minorHAnsi" w:cs="Arial"/>
        </w:rPr>
        <w:t xml:space="preserve"> de courbe</w:t>
      </w:r>
      <w:r w:rsidR="00E37BF8" w:rsidRPr="00BC7F57">
        <w:rPr>
          <w:rFonts w:asciiTheme="minorHAnsi" w:hAnsiTheme="minorHAnsi" w:cs="Arial"/>
          <w:b/>
        </w:rPr>
        <w:t xml:space="preserve"> R</w:t>
      </w:r>
      <w:r w:rsidR="00E37BF8" w:rsidRPr="00BC7F57">
        <w:rPr>
          <w:rFonts w:asciiTheme="minorHAnsi" w:hAnsiTheme="minorHAnsi" w:cs="Arial"/>
        </w:rPr>
        <w:t xml:space="preserve"> = </w:t>
      </w:r>
      <w:r w:rsidR="00E321C0" w:rsidRPr="00BC7F57">
        <w:rPr>
          <w:rFonts w:asciiTheme="minorHAnsi" w:hAnsiTheme="minorHAnsi" w:cs="Arial"/>
        </w:rPr>
        <w:t>800m</w:t>
      </w:r>
      <w:r>
        <w:rPr>
          <w:rFonts w:asciiTheme="minorHAnsi" w:hAnsiTheme="minorHAnsi" w:cs="Arial"/>
        </w:rPr>
        <w:t> ;</w:t>
      </w:r>
      <w:r w:rsidR="00FE5813" w:rsidRPr="00BC7F57">
        <w:rPr>
          <w:rFonts w:asciiTheme="minorHAnsi" w:hAnsiTheme="minorHAnsi" w:cs="Arial"/>
        </w:rPr>
        <w:t xml:space="preserve"> </w:t>
      </w:r>
      <w:r w:rsidR="00D92F5E" w:rsidRPr="00BC7F57">
        <w:rPr>
          <w:rFonts w:asciiTheme="minorHAnsi" w:hAnsiTheme="minorHAnsi" w:cs="Arial"/>
        </w:rPr>
        <w:tab/>
      </w:r>
      <w:r w:rsidR="00D92F5E" w:rsidRPr="00BC7F57">
        <w:rPr>
          <w:rFonts w:asciiTheme="minorHAnsi" w:hAnsiTheme="minorHAnsi" w:cs="Arial"/>
        </w:rPr>
        <w:tab/>
      </w:r>
    </w:p>
    <w:p w14:paraId="70A761D0" w14:textId="77777777" w:rsidR="0073425F" w:rsidRPr="00BC7F57" w:rsidRDefault="004653E1" w:rsidP="006E4951">
      <w:pPr>
        <w:tabs>
          <w:tab w:val="left" w:pos="851"/>
        </w:tabs>
        <w:spacing w:line="276" w:lineRule="auto"/>
        <w:ind w:left="708" w:right="-2" w:hanging="708"/>
        <w:jc w:val="both"/>
        <w:rPr>
          <w:rFonts w:asciiTheme="minorHAnsi" w:hAnsiTheme="minorHAnsi" w:cs="Arial"/>
        </w:rPr>
      </w:pPr>
      <w:proofErr w:type="gramStart"/>
      <w:r>
        <w:rPr>
          <w:rFonts w:asciiTheme="minorHAnsi" w:hAnsiTheme="minorHAnsi" w:cs="Arial"/>
        </w:rPr>
        <w:t>d</w:t>
      </w:r>
      <w:r w:rsidR="00916F32" w:rsidRPr="00BC7F57">
        <w:rPr>
          <w:rFonts w:asciiTheme="minorHAnsi" w:hAnsiTheme="minorHAnsi" w:cs="Arial"/>
        </w:rPr>
        <w:t>évers</w:t>
      </w:r>
      <w:proofErr w:type="gramEnd"/>
      <w:r w:rsidR="00916F32" w:rsidRPr="00BC7F57">
        <w:rPr>
          <w:rFonts w:asciiTheme="minorHAnsi" w:hAnsiTheme="minorHAnsi" w:cs="Arial"/>
        </w:rPr>
        <w:t xml:space="preserve"> de voie installé : </w:t>
      </w:r>
      <w:r w:rsidR="00916F32" w:rsidRPr="00BC7F57">
        <w:rPr>
          <w:rFonts w:asciiTheme="minorHAnsi" w:hAnsiTheme="minorHAnsi" w:cs="Arial"/>
          <w:b/>
        </w:rPr>
        <w:t>d</w:t>
      </w:r>
      <w:r w:rsidR="00916F32" w:rsidRPr="00BC7F57">
        <w:rPr>
          <w:rFonts w:asciiTheme="minorHAnsi" w:hAnsiTheme="minorHAnsi" w:cs="Arial"/>
        </w:rPr>
        <w:t xml:space="preserve"> = 100mm</w:t>
      </w:r>
      <w:r>
        <w:rPr>
          <w:rFonts w:asciiTheme="minorHAnsi" w:hAnsiTheme="minorHAnsi" w:cs="Arial"/>
        </w:rPr>
        <w:t> ;</w:t>
      </w:r>
      <w:r w:rsidR="00FE5813" w:rsidRPr="00BC7F57">
        <w:rPr>
          <w:rFonts w:asciiTheme="minorHAnsi" w:hAnsiTheme="minorHAnsi" w:cs="Arial"/>
        </w:rPr>
        <w:t xml:space="preserve"> </w:t>
      </w:r>
    </w:p>
    <w:p w14:paraId="60606B76" w14:textId="77777777" w:rsidR="00D92F5E" w:rsidRPr="00BC7F57" w:rsidRDefault="004653E1" w:rsidP="006E4951">
      <w:pPr>
        <w:tabs>
          <w:tab w:val="left" w:pos="851"/>
        </w:tabs>
        <w:spacing w:line="276" w:lineRule="auto"/>
        <w:ind w:left="708" w:right="-2" w:hanging="708"/>
        <w:jc w:val="both"/>
        <w:rPr>
          <w:rFonts w:asciiTheme="minorHAnsi" w:hAnsiTheme="minorHAnsi" w:cs="Arial"/>
        </w:rPr>
      </w:pPr>
      <w:r>
        <w:rPr>
          <w:rFonts w:asciiTheme="minorHAnsi" w:hAnsiTheme="minorHAnsi" w:cs="Arial"/>
        </w:rPr>
        <w:t>v</w:t>
      </w:r>
      <w:r w:rsidR="00E37BF8" w:rsidRPr="00BC7F57">
        <w:rPr>
          <w:rFonts w:asciiTheme="minorHAnsi" w:hAnsiTheme="minorHAnsi" w:cs="Arial"/>
        </w:rPr>
        <w:t>itesse du véhicule</w:t>
      </w:r>
      <w:r w:rsidR="00E37BF8" w:rsidRPr="00BC7F57">
        <w:rPr>
          <w:rFonts w:asciiTheme="minorHAnsi" w:hAnsiTheme="minorHAnsi" w:cs="Arial"/>
          <w:b/>
        </w:rPr>
        <w:t xml:space="preserve"> V</w:t>
      </w:r>
      <w:r w:rsidR="00E37BF8" w:rsidRPr="00BC7F57">
        <w:rPr>
          <w:rFonts w:asciiTheme="minorHAnsi" w:hAnsiTheme="minorHAnsi" w:cs="Arial"/>
        </w:rPr>
        <w:t xml:space="preserve"> = </w:t>
      </w:r>
      <w:r w:rsidR="00E321C0" w:rsidRPr="00BC7F57">
        <w:rPr>
          <w:rFonts w:asciiTheme="minorHAnsi" w:hAnsiTheme="minorHAnsi" w:cs="Arial"/>
        </w:rPr>
        <w:t>145</w:t>
      </w:r>
      <w:r>
        <w:rPr>
          <w:rFonts w:asciiTheme="minorHAnsi" w:hAnsiTheme="minorHAnsi" w:cs="Arial"/>
        </w:rPr>
        <w:t xml:space="preserve"> km/h ;</w:t>
      </w:r>
      <w:r w:rsidR="00D92F5E" w:rsidRPr="00BC7F57">
        <w:rPr>
          <w:rFonts w:asciiTheme="minorHAnsi" w:hAnsiTheme="minorHAnsi" w:cs="Arial"/>
        </w:rPr>
        <w:tab/>
      </w:r>
    </w:p>
    <w:p w14:paraId="6E07744B" w14:textId="77777777" w:rsidR="00D92F5E" w:rsidRPr="00BC7F57" w:rsidRDefault="004653E1" w:rsidP="006E4951">
      <w:pPr>
        <w:tabs>
          <w:tab w:val="left" w:pos="851"/>
        </w:tabs>
        <w:spacing w:line="276" w:lineRule="auto"/>
        <w:ind w:left="708" w:right="-2" w:hanging="708"/>
        <w:jc w:val="both"/>
        <w:rPr>
          <w:rFonts w:asciiTheme="minorHAnsi" w:hAnsiTheme="minorHAnsi" w:cs="Arial"/>
        </w:rPr>
      </w:pPr>
      <w:r>
        <w:rPr>
          <w:rFonts w:asciiTheme="minorHAnsi" w:hAnsiTheme="minorHAnsi" w:cs="Arial"/>
        </w:rPr>
        <w:t>é</w:t>
      </w:r>
      <w:r w:rsidR="00E37BF8" w:rsidRPr="00BC7F57">
        <w:rPr>
          <w:rFonts w:asciiTheme="minorHAnsi" w:hAnsiTheme="minorHAnsi" w:cs="Arial"/>
        </w:rPr>
        <w:t xml:space="preserve">cartement de voie </w:t>
      </w:r>
      <w:r w:rsidR="00E37BF8" w:rsidRPr="00BC7F57">
        <w:rPr>
          <w:rFonts w:asciiTheme="minorHAnsi" w:hAnsiTheme="minorHAnsi" w:cs="Arial"/>
          <w:b/>
        </w:rPr>
        <w:t>e</w:t>
      </w:r>
      <w:r w:rsidR="00E37BF8" w:rsidRPr="00BC7F57">
        <w:rPr>
          <w:rFonts w:asciiTheme="minorHAnsi" w:hAnsiTheme="minorHAnsi" w:cs="Arial"/>
        </w:rPr>
        <w:t xml:space="preserve"> = 1150 mm</w:t>
      </w:r>
      <w:r>
        <w:rPr>
          <w:rFonts w:asciiTheme="minorHAnsi" w:hAnsiTheme="minorHAnsi" w:cs="Arial"/>
        </w:rPr>
        <w:t> ;</w:t>
      </w:r>
      <w:r w:rsidR="00E37BF8" w:rsidRPr="00BC7F57">
        <w:rPr>
          <w:rFonts w:asciiTheme="minorHAnsi" w:hAnsiTheme="minorHAnsi" w:cs="Arial"/>
        </w:rPr>
        <w:t xml:space="preserve"> </w:t>
      </w:r>
      <w:r w:rsidR="00D92F5E" w:rsidRPr="00BC7F57">
        <w:rPr>
          <w:rFonts w:asciiTheme="minorHAnsi" w:hAnsiTheme="minorHAnsi" w:cs="Arial"/>
        </w:rPr>
        <w:tab/>
      </w:r>
      <w:r w:rsidR="00D92F5E" w:rsidRPr="00BC7F57">
        <w:rPr>
          <w:rFonts w:asciiTheme="minorHAnsi" w:hAnsiTheme="minorHAnsi" w:cs="Arial"/>
        </w:rPr>
        <w:tab/>
      </w:r>
    </w:p>
    <w:p w14:paraId="2F0546B3" w14:textId="77777777" w:rsidR="00E37BF8" w:rsidRPr="00BC7F57" w:rsidRDefault="00E37BF8" w:rsidP="00D92F5E">
      <w:pPr>
        <w:tabs>
          <w:tab w:val="left" w:pos="851"/>
        </w:tabs>
        <w:spacing w:after="120" w:line="276" w:lineRule="auto"/>
        <w:ind w:left="709" w:hanging="709"/>
        <w:jc w:val="both"/>
        <w:rPr>
          <w:rFonts w:asciiTheme="minorHAnsi" w:hAnsiTheme="minorHAnsi" w:cs="Arial"/>
        </w:rPr>
      </w:pPr>
      <w:r w:rsidRPr="00BC7F57">
        <w:rPr>
          <w:rFonts w:asciiTheme="minorHAnsi" w:hAnsiTheme="minorHAnsi" w:cs="Arial"/>
          <w:b/>
        </w:rPr>
        <w:t>g</w:t>
      </w:r>
      <w:r w:rsidR="00377A1C">
        <w:rPr>
          <w:rFonts w:asciiTheme="minorHAnsi" w:hAnsiTheme="minorHAnsi" w:cs="Arial"/>
        </w:rPr>
        <w:t xml:space="preserve"> = 10 </w:t>
      </w:r>
      <m:oMath>
        <m:r>
          <w:rPr>
            <w:rFonts w:ascii="Cambria Math" w:hAnsi="Cambria Math" w:cs="Arial"/>
          </w:rPr>
          <m:t>m∙</m:t>
        </m:r>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w:r w:rsidR="00DA7D04" w:rsidRPr="00BC7F57">
        <w:rPr>
          <w:rFonts w:asciiTheme="minorHAnsi" w:hAnsiTheme="minorHAnsi" w:cs="Arial"/>
        </w:rPr>
        <w:t>.</w:t>
      </w:r>
    </w:p>
    <w:p w14:paraId="787618C4" w14:textId="77777777" w:rsidR="00005743" w:rsidRPr="00BC7F57" w:rsidRDefault="00FE5813" w:rsidP="00231D23">
      <w:pPr>
        <w:tabs>
          <w:tab w:val="left" w:pos="9070"/>
        </w:tabs>
        <w:spacing w:after="120" w:line="276" w:lineRule="auto"/>
        <w:ind w:left="567" w:hanging="567"/>
        <w:jc w:val="both"/>
        <w:rPr>
          <w:rFonts w:asciiTheme="minorHAnsi" w:hAnsiTheme="minorHAnsi" w:cs="Arial"/>
        </w:rPr>
      </w:pPr>
      <w:r w:rsidRPr="00BC7F57">
        <w:rPr>
          <w:rFonts w:asciiTheme="minorHAnsi" w:hAnsiTheme="minorHAnsi" w:cs="Arial"/>
          <w:b/>
        </w:rPr>
        <w:t>Q</w:t>
      </w:r>
      <w:r w:rsidR="00431862" w:rsidRPr="00BC7F57">
        <w:rPr>
          <w:rFonts w:asciiTheme="minorHAnsi" w:hAnsiTheme="minorHAnsi" w:cs="Arial"/>
          <w:b/>
        </w:rPr>
        <w:t>8</w:t>
      </w:r>
      <w:r w:rsidR="001E5452" w:rsidRPr="00BC7F57">
        <w:rPr>
          <w:rFonts w:asciiTheme="minorHAnsi" w:hAnsiTheme="minorHAnsi" w:cs="Arial"/>
          <w:b/>
        </w:rPr>
        <w:t>.</w:t>
      </w:r>
      <w:r w:rsidR="00CF10D2" w:rsidRPr="00BC7F57">
        <w:rPr>
          <w:rFonts w:asciiTheme="minorHAnsi" w:hAnsiTheme="minorHAnsi" w:cs="Arial"/>
        </w:rPr>
        <w:tab/>
      </w:r>
      <w:r w:rsidR="001E5452" w:rsidRPr="00BC7F57">
        <w:rPr>
          <w:rFonts w:asciiTheme="minorHAnsi" w:hAnsiTheme="minorHAnsi" w:cs="Arial"/>
        </w:rPr>
        <w:t>Calculer</w:t>
      </w:r>
      <w:r w:rsidR="00E37BF8" w:rsidRPr="00BC7F57">
        <w:rPr>
          <w:rFonts w:asciiTheme="minorHAnsi" w:hAnsiTheme="minorHAnsi" w:cs="Arial"/>
        </w:rPr>
        <w:t xml:space="preserve"> la </w:t>
      </w:r>
      <w:r w:rsidR="00D1172F" w:rsidRPr="00BC7F57">
        <w:rPr>
          <w:rFonts w:asciiTheme="minorHAnsi" w:hAnsiTheme="minorHAnsi" w:cs="Arial"/>
        </w:rPr>
        <w:t>composante d’accélération non compensée</w:t>
      </w:r>
      <w:r w:rsidR="004B3FEF" w:rsidRPr="00BC7F57">
        <w:rPr>
          <w:rFonts w:asciiTheme="minorHAnsi" w:hAnsiTheme="minorHAnsi" w:cs="Arial"/>
        </w:rPr>
        <w:t xml:space="preserve">    </w:t>
      </w:r>
      <m:oMath>
        <m:sSub>
          <m:sSubPr>
            <m:ctrlPr>
              <w:rPr>
                <w:rFonts w:ascii="Cambria Math" w:hAnsiTheme="minorHAnsi" w:cs="Arial"/>
              </w:rPr>
            </m:ctrlPr>
          </m:sSubPr>
          <m:e>
            <m:r>
              <m:rPr>
                <m:sty m:val="p"/>
              </m:rPr>
              <w:rPr>
                <w:rFonts w:asciiTheme="minorHAnsi" w:hAnsiTheme="minorHAnsi" w:cs="Arial"/>
              </w:rPr>
              <m:t>γ</m:t>
            </m:r>
          </m:e>
          <m:sub>
            <m:r>
              <m:rPr>
                <m:sty m:val="p"/>
              </m:rPr>
              <w:rPr>
                <w:rFonts w:ascii="Cambria Math" w:hAnsiTheme="minorHAnsi" w:cs="Arial"/>
              </w:rPr>
              <m:t>nc</m:t>
            </m:r>
          </m:sub>
        </m:sSub>
      </m:oMath>
      <w:r w:rsidR="00D1172F" w:rsidRPr="00BC7F57">
        <w:rPr>
          <w:rFonts w:asciiTheme="minorHAnsi" w:hAnsiTheme="minorHAnsi" w:cs="Arial"/>
        </w:rPr>
        <w:t>.</w:t>
      </w:r>
      <w:r w:rsidR="00005743" w:rsidRPr="00BC7F57">
        <w:rPr>
          <w:rFonts w:asciiTheme="minorHAnsi" w:hAnsiTheme="minorHAnsi" w:cs="Arial"/>
        </w:rPr>
        <w:t xml:space="preserve"> </w:t>
      </w:r>
    </w:p>
    <w:p w14:paraId="65A10BF0" w14:textId="77777777" w:rsidR="00231D23" w:rsidRPr="00BC7F57" w:rsidRDefault="00431862" w:rsidP="00173191">
      <w:pPr>
        <w:tabs>
          <w:tab w:val="left" w:pos="9070"/>
        </w:tabs>
        <w:spacing w:after="120" w:line="276" w:lineRule="auto"/>
        <w:ind w:left="567" w:hanging="567"/>
        <w:jc w:val="both"/>
        <w:rPr>
          <w:rFonts w:asciiTheme="minorHAnsi" w:hAnsiTheme="minorHAnsi" w:cs="Arial"/>
        </w:rPr>
      </w:pPr>
      <w:r w:rsidRPr="00BC7F57">
        <w:rPr>
          <w:rFonts w:asciiTheme="minorHAnsi" w:hAnsiTheme="minorHAnsi" w:cs="Arial"/>
          <w:b/>
        </w:rPr>
        <w:t>Q9.</w:t>
      </w:r>
      <w:r w:rsidR="00CF10D2" w:rsidRPr="00BC7F57">
        <w:rPr>
          <w:rFonts w:asciiTheme="minorHAnsi" w:hAnsiTheme="minorHAnsi" w:cs="Arial"/>
        </w:rPr>
        <w:tab/>
      </w:r>
      <w:r w:rsidRPr="00BC7F57">
        <w:rPr>
          <w:rFonts w:asciiTheme="minorHAnsi" w:hAnsiTheme="minorHAnsi" w:cs="Arial"/>
        </w:rPr>
        <w:t xml:space="preserve">Représenter sur la figure du </w:t>
      </w:r>
      <w:r w:rsidRPr="00BC7F57">
        <w:rPr>
          <w:rFonts w:asciiTheme="minorHAnsi" w:hAnsiTheme="minorHAnsi" w:cs="Arial"/>
          <w:b/>
        </w:rPr>
        <w:t>document réponse R3</w:t>
      </w:r>
      <w:r w:rsidRPr="00BC7F57">
        <w:rPr>
          <w:rFonts w:asciiTheme="minorHAnsi" w:hAnsiTheme="minorHAnsi" w:cs="Arial"/>
        </w:rPr>
        <w:t xml:space="preserve"> les différents vect</w:t>
      </w:r>
      <w:r w:rsidR="00173191">
        <w:rPr>
          <w:rFonts w:asciiTheme="minorHAnsi" w:hAnsiTheme="minorHAnsi" w:cs="Arial"/>
        </w:rPr>
        <w:t xml:space="preserve">eurs                     </w:t>
      </w:r>
      <w:r w:rsidR="00DA7D04" w:rsidRPr="00BC7F57">
        <w:rPr>
          <w:rFonts w:asciiTheme="minorHAnsi" w:hAnsiTheme="minorHAnsi" w:cs="Arial"/>
        </w:rPr>
        <w:t xml:space="preserve">    </w:t>
      </w:r>
      <m:oMath>
        <m:acc>
          <m:accPr>
            <m:chr m:val="⃗"/>
            <m:ctrlPr>
              <w:rPr>
                <w:rFonts w:ascii="Cambria Math" w:hAnsiTheme="minorHAnsi" w:cs="Arial"/>
              </w:rPr>
            </m:ctrlPr>
          </m:accPr>
          <m:e>
            <m:r>
              <m:rPr>
                <m:sty m:val="p"/>
              </m:rPr>
              <w:rPr>
                <w:rFonts w:ascii="Cambria Math" w:hAnsiTheme="minorHAnsi" w:cs="Arial"/>
              </w:rPr>
              <m:t>g</m:t>
            </m:r>
          </m:e>
        </m:acc>
      </m:oMath>
      <w:r w:rsidRPr="00BC7F57">
        <w:rPr>
          <w:rFonts w:asciiTheme="minorHAnsi" w:hAnsiTheme="minorHAnsi" w:cs="Arial"/>
        </w:rPr>
        <w:t xml:space="preserve"> ; </w:t>
      </w:r>
      <m:oMath>
        <m:r>
          <m:rPr>
            <m:sty m:val="p"/>
          </m:rPr>
          <w:rPr>
            <w:rFonts w:asciiTheme="minorHAnsi" w:hAnsiTheme="minorHAnsi" w:cs="Arial"/>
          </w:rPr>
          <m:t>-</m:t>
        </m:r>
        <m:acc>
          <m:accPr>
            <m:chr m:val="⃗"/>
            <m:ctrlPr>
              <w:rPr>
                <w:rFonts w:ascii="Cambria Math" w:hAnsiTheme="minorHAnsi" w:cs="Arial"/>
              </w:rPr>
            </m:ctrlPr>
          </m:accPr>
          <m:e>
            <m:r>
              <m:rPr>
                <m:sty m:val="p"/>
              </m:rPr>
              <w:rPr>
                <w:rFonts w:ascii="Cambria Math" w:hAnsiTheme="minorHAnsi" w:cs="Arial"/>
              </w:rPr>
              <m:t>a(G/</m:t>
            </m:r>
            <m:sSub>
              <m:sSubPr>
                <m:ctrlPr>
                  <w:rPr>
                    <w:rFonts w:ascii="Cambria Math" w:hAnsiTheme="minorHAnsi" w:cs="Arial"/>
                  </w:rPr>
                </m:ctrlPr>
              </m:sSubPr>
              <m:e>
                <m:r>
                  <m:rPr>
                    <m:sty m:val="p"/>
                  </m:rPr>
                  <w:rPr>
                    <w:rFonts w:ascii="Cambria Math" w:hAnsiTheme="minorHAnsi" w:cs="Arial"/>
                  </w:rPr>
                  <m:t>R</m:t>
                </m:r>
              </m:e>
              <m:sub>
                <m:r>
                  <m:rPr>
                    <m:sty m:val="p"/>
                  </m:rPr>
                  <w:rPr>
                    <w:rFonts w:ascii="Cambria Math" w:hAnsiTheme="minorHAnsi" w:cs="Arial"/>
                  </w:rPr>
                  <m:t>0</m:t>
                </m:r>
              </m:sub>
            </m:sSub>
            <m:r>
              <m:rPr>
                <m:sty m:val="p"/>
              </m:rPr>
              <w:rPr>
                <w:rFonts w:ascii="Cambria Math" w:hAnsiTheme="minorHAnsi" w:cs="Arial"/>
              </w:rPr>
              <m:t>)</m:t>
            </m:r>
          </m:e>
        </m:acc>
      </m:oMath>
      <w:r w:rsidRPr="00BC7F57">
        <w:rPr>
          <w:rFonts w:asciiTheme="minorHAnsi" w:hAnsiTheme="minorHAnsi" w:cs="Arial"/>
        </w:rPr>
        <w:t xml:space="preserve"> ; </w:t>
      </w:r>
      <m:oMath>
        <m:sSub>
          <m:sSubPr>
            <m:ctrlPr>
              <w:rPr>
                <w:rFonts w:ascii="Cambria Math" w:hAnsiTheme="minorHAnsi" w:cs="Arial"/>
              </w:rPr>
            </m:ctrlPr>
          </m:sSubPr>
          <m:e>
            <m:r>
              <m:rPr>
                <m:sty m:val="p"/>
              </m:rPr>
              <w:rPr>
                <w:rFonts w:asciiTheme="minorHAnsi" w:hAnsiTheme="minorHAnsi" w:cs="Arial"/>
              </w:rPr>
              <m:t>γ</m:t>
            </m:r>
          </m:e>
          <m:sub>
            <m:r>
              <m:rPr>
                <m:sty m:val="p"/>
              </m:rPr>
              <w:rPr>
                <w:rFonts w:ascii="Cambria Math" w:hAnsiTheme="minorHAnsi" w:cs="Arial"/>
              </w:rPr>
              <m:t>nc</m:t>
            </m:r>
          </m:sub>
        </m:sSub>
        <m:acc>
          <m:accPr>
            <m:chr m:val="⃗"/>
            <m:ctrlPr>
              <w:rPr>
                <w:rFonts w:ascii="Cambria Math" w:hAnsiTheme="minorHAnsi" w:cs="Arial"/>
              </w:rPr>
            </m:ctrlPr>
          </m:accPr>
          <m:e>
            <m:sSub>
              <m:sSubPr>
                <m:ctrlPr>
                  <w:rPr>
                    <w:rFonts w:ascii="Cambria Math" w:hAnsiTheme="minorHAnsi" w:cs="Arial"/>
                  </w:rPr>
                </m:ctrlPr>
              </m:sSubPr>
              <m:e>
                <m:r>
                  <m:rPr>
                    <m:sty m:val="p"/>
                  </m:rPr>
                  <w:rPr>
                    <w:rFonts w:ascii="Cambria Math" w:hAnsiTheme="minorHAnsi" w:cs="Arial"/>
                  </w:rPr>
                  <m:t>x</m:t>
                </m:r>
              </m:e>
              <m:sub>
                <m:r>
                  <m:rPr>
                    <m:sty m:val="p"/>
                  </m:rPr>
                  <w:rPr>
                    <w:rFonts w:ascii="Cambria Math" w:hAnsiTheme="minorHAnsi" w:cs="Arial"/>
                  </w:rPr>
                  <m:t>2</m:t>
                </m:r>
              </m:sub>
            </m:sSub>
          </m:e>
        </m:acc>
      </m:oMath>
      <w:r w:rsidRPr="00BC7F57">
        <w:rPr>
          <w:rFonts w:asciiTheme="minorHAnsi" w:hAnsiTheme="minorHAnsi" w:cs="Arial"/>
        </w:rPr>
        <w:t xml:space="preserve"> </w:t>
      </w:r>
    </w:p>
    <w:p w14:paraId="6E53F663" w14:textId="77777777" w:rsidR="00D1172F" w:rsidRPr="00BC7F57" w:rsidRDefault="00005743" w:rsidP="00891C50">
      <w:pPr>
        <w:tabs>
          <w:tab w:val="left" w:pos="9070"/>
        </w:tabs>
        <w:spacing w:after="120" w:line="276" w:lineRule="auto"/>
        <w:jc w:val="both"/>
        <w:rPr>
          <w:rFonts w:asciiTheme="minorHAnsi" w:hAnsiTheme="minorHAnsi" w:cs="Arial"/>
        </w:rPr>
      </w:pPr>
      <w:r w:rsidRPr="00BC7F57">
        <w:rPr>
          <w:rFonts w:asciiTheme="minorHAnsi" w:hAnsiTheme="minorHAnsi" w:cs="Arial"/>
        </w:rPr>
        <w:t>L’insuffisance de dévers correspond à ce qu’il fau</w:t>
      </w:r>
      <w:r w:rsidR="005D3DE4" w:rsidRPr="00BC7F57">
        <w:rPr>
          <w:rFonts w:asciiTheme="minorHAnsi" w:hAnsiTheme="minorHAnsi" w:cs="Arial"/>
        </w:rPr>
        <w:t xml:space="preserve">drait ajouter au dévers de voie </w:t>
      </w:r>
      <w:r w:rsidR="00A8572B" w:rsidRPr="00377A1C">
        <w:rPr>
          <w:rFonts w:asciiTheme="minorHAnsi" w:hAnsiTheme="minorHAnsi" w:cs="Arial"/>
        </w:rPr>
        <w:t>installé</w:t>
      </w:r>
      <w:r w:rsidR="00C162D2" w:rsidRPr="00BC7F57">
        <w:rPr>
          <w:rFonts w:asciiTheme="minorHAnsi" w:hAnsiTheme="minorHAnsi" w:cs="Arial"/>
        </w:rPr>
        <w:t xml:space="preserve"> </w:t>
      </w:r>
      <w:r w:rsidR="00891C50">
        <w:rPr>
          <w:rFonts w:asciiTheme="minorHAnsi" w:hAnsiTheme="minorHAnsi" w:cs="Arial"/>
        </w:rPr>
        <w:t xml:space="preserve">pour </w:t>
      </w:r>
      <w:r w:rsidRPr="00BC7F57">
        <w:rPr>
          <w:rFonts w:asciiTheme="minorHAnsi" w:hAnsiTheme="minorHAnsi" w:cs="Arial"/>
        </w:rPr>
        <w:t xml:space="preserve">annuler </w:t>
      </w:r>
      <w:r w:rsidR="00C162D2" w:rsidRPr="00BC7F57">
        <w:rPr>
          <w:rFonts w:asciiTheme="minorHAnsi" w:hAnsiTheme="minorHAnsi" w:cs="Arial"/>
        </w:rPr>
        <w:t xml:space="preserve">l’accélération non compensée </w:t>
      </w:r>
      <w:r w:rsidRPr="00BC7F57">
        <w:rPr>
          <w:rFonts w:asciiTheme="minorHAnsi" w:hAnsiTheme="minorHAnsi" w:cs="Arial"/>
        </w:rPr>
        <w:t xml:space="preserve">  </w:t>
      </w:r>
      <m:oMath>
        <m:sSub>
          <m:sSubPr>
            <m:ctrlPr>
              <w:rPr>
                <w:rFonts w:ascii="Cambria Math" w:hAnsiTheme="minorHAnsi" w:cs="Arial"/>
              </w:rPr>
            </m:ctrlPr>
          </m:sSubPr>
          <m:e>
            <m:r>
              <m:rPr>
                <m:sty m:val="p"/>
              </m:rPr>
              <w:rPr>
                <w:rFonts w:asciiTheme="minorHAnsi" w:hAnsiTheme="minorHAnsi" w:cs="Arial"/>
              </w:rPr>
              <m:t>γ</m:t>
            </m:r>
          </m:e>
          <m:sub>
            <m:r>
              <m:rPr>
                <m:sty m:val="p"/>
              </m:rPr>
              <w:rPr>
                <w:rFonts w:ascii="Cambria Math" w:hAnsiTheme="minorHAnsi" w:cs="Arial"/>
              </w:rPr>
              <m:t>nc</m:t>
            </m:r>
          </m:sub>
        </m:sSub>
      </m:oMath>
      <w:r w:rsidRPr="00BC7F57">
        <w:rPr>
          <w:rFonts w:asciiTheme="minorHAnsi" w:hAnsiTheme="minorHAnsi" w:cs="Arial"/>
        </w:rPr>
        <w:t>.</w:t>
      </w:r>
    </w:p>
    <w:p w14:paraId="26202C00" w14:textId="77777777" w:rsidR="00231D23" w:rsidRPr="00BC7F57" w:rsidRDefault="00E37BF8" w:rsidP="00231D23">
      <w:pPr>
        <w:tabs>
          <w:tab w:val="left" w:pos="9070"/>
        </w:tabs>
        <w:spacing w:after="120" w:line="276" w:lineRule="auto"/>
        <w:ind w:left="567" w:hanging="567"/>
        <w:jc w:val="both"/>
        <w:rPr>
          <w:rFonts w:asciiTheme="minorHAnsi" w:hAnsiTheme="minorHAnsi" w:cs="Arial"/>
        </w:rPr>
      </w:pPr>
      <w:r w:rsidRPr="00BC7F57">
        <w:rPr>
          <w:rFonts w:asciiTheme="minorHAnsi" w:hAnsiTheme="minorHAnsi" w:cs="Arial"/>
        </w:rPr>
        <w:t xml:space="preserve"> </w:t>
      </w:r>
      <w:r w:rsidR="00431862" w:rsidRPr="00BC7F57">
        <w:rPr>
          <w:rFonts w:asciiTheme="minorHAnsi" w:hAnsiTheme="minorHAnsi" w:cs="Arial"/>
          <w:b/>
        </w:rPr>
        <w:t>Q10</w:t>
      </w:r>
      <w:r w:rsidR="00C31772">
        <w:rPr>
          <w:rFonts w:asciiTheme="minorHAnsi" w:hAnsiTheme="minorHAnsi" w:cs="Arial"/>
          <w:b/>
        </w:rPr>
        <w:t>.</w:t>
      </w:r>
      <w:r w:rsidR="00231D23" w:rsidRPr="00BC7F57">
        <w:rPr>
          <w:rFonts w:asciiTheme="minorHAnsi" w:hAnsiTheme="minorHAnsi" w:cs="Arial"/>
          <w:b/>
        </w:rPr>
        <w:tab/>
      </w:r>
      <w:r w:rsidR="00005743" w:rsidRPr="00BC7F57">
        <w:rPr>
          <w:rFonts w:asciiTheme="minorHAnsi" w:hAnsiTheme="minorHAnsi" w:cs="Arial"/>
        </w:rPr>
        <w:t>Calculer l’insuffisance de dévers puis l’angle de dévers correspondant</w:t>
      </w:r>
      <w:r w:rsidR="0018732C" w:rsidRPr="00BC7F57">
        <w:rPr>
          <w:rFonts w:asciiTheme="minorHAnsi" w:hAnsiTheme="minorHAnsi" w:cs="Arial"/>
        </w:rPr>
        <w:t xml:space="preserve"> exprimé en </w:t>
      </w:r>
      <w:r w:rsidR="005F2730" w:rsidRPr="00BC7F57">
        <w:rPr>
          <w:rFonts w:asciiTheme="minorHAnsi" w:hAnsiTheme="minorHAnsi" w:cs="Arial"/>
        </w:rPr>
        <w:t>degré.</w:t>
      </w:r>
      <w:r w:rsidR="00CF10D2" w:rsidRPr="00BC7F57">
        <w:rPr>
          <w:rFonts w:asciiTheme="minorHAnsi" w:hAnsiTheme="minorHAnsi" w:cs="Arial"/>
        </w:rPr>
        <w:t xml:space="preserve"> </w:t>
      </w:r>
    </w:p>
    <w:p w14:paraId="3B44D58A" w14:textId="77777777" w:rsidR="00DD3E60" w:rsidRPr="003E32D6" w:rsidRDefault="003E32D6" w:rsidP="006E4951">
      <w:pPr>
        <w:spacing w:line="276" w:lineRule="auto"/>
        <w:jc w:val="both"/>
        <w:rPr>
          <w:rFonts w:asciiTheme="minorHAnsi" w:hAnsiTheme="minorHAnsi" w:cs="Arial"/>
          <w:b/>
        </w:rPr>
      </w:pPr>
      <w:r w:rsidRPr="003E32D6">
        <w:rPr>
          <w:rFonts w:asciiTheme="minorHAnsi" w:hAnsiTheme="minorHAnsi" w:cs="Arial"/>
          <w:b/>
        </w:rPr>
        <w:t>On s’intéresse maintenant au véhicule équipé du système de pendulation de caisse</w:t>
      </w:r>
    </w:p>
    <w:p w14:paraId="5AC0EB4B" w14:textId="77777777" w:rsidR="003E32D6" w:rsidRPr="00E246FF" w:rsidRDefault="007C6C47" w:rsidP="006E4951">
      <w:pPr>
        <w:spacing w:line="276" w:lineRule="auto"/>
        <w:jc w:val="both"/>
        <w:rPr>
          <w:rFonts w:asciiTheme="minorHAnsi" w:hAnsiTheme="minorHAnsi" w:cs="Arial"/>
          <w:color w:val="7F7F7F" w:themeColor="text1" w:themeTint="80"/>
        </w:rPr>
      </w:pPr>
      <w:r w:rsidRPr="007C6C47">
        <w:rPr>
          <w:rFonts w:asciiTheme="minorHAnsi" w:hAnsiTheme="minorHAnsi" w:cs="Arial"/>
          <w:noProof/>
          <w:color w:val="7F7F7F" w:themeColor="text1" w:themeTint="80"/>
        </w:rPr>
        <w:drawing>
          <wp:anchor distT="0" distB="0" distL="114300" distR="114300" simplePos="0" relativeHeight="252183552" behindDoc="1" locked="0" layoutInCell="1" allowOverlap="1" wp14:anchorId="22D27352" wp14:editId="7E9ECA7B">
            <wp:simplePos x="0" y="0"/>
            <wp:positionH relativeFrom="column">
              <wp:posOffset>2303145</wp:posOffset>
            </wp:positionH>
            <wp:positionV relativeFrom="paragraph">
              <wp:posOffset>1905</wp:posOffset>
            </wp:positionV>
            <wp:extent cx="1876425" cy="2353945"/>
            <wp:effectExtent l="0" t="0" r="9525" b="825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6425" cy="2353945"/>
                    </a:xfrm>
                    <a:prstGeom prst="rect">
                      <a:avLst/>
                    </a:prstGeom>
                  </pic:spPr>
                </pic:pic>
              </a:graphicData>
            </a:graphic>
          </wp:anchor>
        </w:drawing>
      </w:r>
      <w:r w:rsidRPr="007C6C47">
        <w:rPr>
          <w:rFonts w:asciiTheme="minorHAnsi" w:hAnsiTheme="minorHAnsi" w:cs="Arial"/>
          <w:noProof/>
          <w:color w:val="7F7F7F" w:themeColor="text1" w:themeTint="80"/>
        </w:rPr>
        <w:drawing>
          <wp:anchor distT="0" distB="0" distL="114300" distR="114300" simplePos="0" relativeHeight="252184576" behindDoc="1" locked="0" layoutInCell="1" allowOverlap="1" wp14:anchorId="2CCACBA4" wp14:editId="7AF32F43">
            <wp:simplePos x="0" y="0"/>
            <wp:positionH relativeFrom="column">
              <wp:posOffset>593090</wp:posOffset>
            </wp:positionH>
            <wp:positionV relativeFrom="paragraph">
              <wp:posOffset>28575</wp:posOffset>
            </wp:positionV>
            <wp:extent cx="1452880" cy="2327275"/>
            <wp:effectExtent l="0" t="0" r="0" b="0"/>
            <wp:wrapNone/>
            <wp:docPr id="10247" name="Imag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2880" cy="2327275"/>
                    </a:xfrm>
                    <a:prstGeom prst="rect">
                      <a:avLst/>
                    </a:prstGeom>
                  </pic:spPr>
                </pic:pic>
              </a:graphicData>
            </a:graphic>
          </wp:anchor>
        </w:drawing>
      </w:r>
      <w:r w:rsidR="00E246FF" w:rsidRPr="00E246FF">
        <w:rPr>
          <w:rFonts w:asciiTheme="minorHAnsi" w:hAnsiTheme="minorHAnsi" w:cs="Arial"/>
          <w:color w:val="7F7F7F" w:themeColor="text1" w:themeTint="80"/>
        </w:rPr>
        <w:tab/>
      </w:r>
      <w:r w:rsidR="00E246FF" w:rsidRPr="00E246FF">
        <w:rPr>
          <w:rFonts w:asciiTheme="minorHAnsi" w:hAnsiTheme="minorHAnsi" w:cs="Arial"/>
          <w:color w:val="7F7F7F" w:themeColor="text1" w:themeTint="80"/>
        </w:rPr>
        <w:tab/>
      </w:r>
    </w:p>
    <w:p w14:paraId="360F861F" w14:textId="77777777" w:rsidR="00E246FF" w:rsidRDefault="00E246FF" w:rsidP="006E4951">
      <w:pPr>
        <w:spacing w:line="276" w:lineRule="auto"/>
        <w:jc w:val="both"/>
        <w:rPr>
          <w:rFonts w:asciiTheme="minorHAnsi" w:hAnsiTheme="minorHAnsi" w:cs="Arial"/>
          <w:color w:val="FF0000"/>
        </w:rPr>
      </w:pPr>
    </w:p>
    <w:p w14:paraId="0C991FFE" w14:textId="77777777" w:rsidR="00610D7C" w:rsidRDefault="00610D7C" w:rsidP="006E4951">
      <w:pPr>
        <w:spacing w:line="276" w:lineRule="auto"/>
        <w:jc w:val="both"/>
        <w:rPr>
          <w:rFonts w:asciiTheme="minorHAnsi" w:hAnsiTheme="minorHAnsi" w:cs="Arial"/>
          <w:color w:val="FF0000"/>
        </w:rPr>
      </w:pPr>
    </w:p>
    <w:p w14:paraId="696D06BF" w14:textId="77777777" w:rsidR="00610D7C" w:rsidRDefault="00610D7C" w:rsidP="006E4951">
      <w:pPr>
        <w:spacing w:line="276" w:lineRule="auto"/>
        <w:jc w:val="both"/>
        <w:rPr>
          <w:rFonts w:asciiTheme="minorHAnsi" w:hAnsiTheme="minorHAnsi" w:cs="Arial"/>
          <w:color w:val="FF0000"/>
        </w:rPr>
      </w:pPr>
    </w:p>
    <w:p w14:paraId="16A8C56D" w14:textId="77777777" w:rsidR="00610D7C" w:rsidRDefault="00610D7C" w:rsidP="006E4951">
      <w:pPr>
        <w:spacing w:line="276" w:lineRule="auto"/>
        <w:jc w:val="both"/>
        <w:rPr>
          <w:rFonts w:asciiTheme="minorHAnsi" w:hAnsiTheme="minorHAnsi" w:cs="Arial"/>
          <w:color w:val="FF0000"/>
        </w:rPr>
      </w:pPr>
    </w:p>
    <w:p w14:paraId="63AA999F" w14:textId="77777777" w:rsidR="00610D7C" w:rsidRDefault="00610D7C" w:rsidP="006E4951">
      <w:pPr>
        <w:spacing w:line="276" w:lineRule="auto"/>
        <w:jc w:val="both"/>
        <w:rPr>
          <w:rFonts w:asciiTheme="minorHAnsi" w:hAnsiTheme="minorHAnsi" w:cs="Arial"/>
          <w:color w:val="FF0000"/>
        </w:rPr>
      </w:pPr>
    </w:p>
    <w:p w14:paraId="22D45D5A" w14:textId="77777777" w:rsidR="00610D7C" w:rsidRDefault="00610D7C" w:rsidP="006E4951">
      <w:pPr>
        <w:spacing w:line="276" w:lineRule="auto"/>
        <w:jc w:val="both"/>
        <w:rPr>
          <w:rFonts w:asciiTheme="minorHAnsi" w:hAnsiTheme="minorHAnsi" w:cs="Arial"/>
          <w:color w:val="FF0000"/>
        </w:rPr>
      </w:pPr>
    </w:p>
    <w:p w14:paraId="480E1173" w14:textId="77777777" w:rsidR="00610D7C" w:rsidRDefault="00610D7C" w:rsidP="006E4951">
      <w:pPr>
        <w:spacing w:line="276" w:lineRule="auto"/>
        <w:jc w:val="both"/>
        <w:rPr>
          <w:rFonts w:asciiTheme="minorHAnsi" w:hAnsiTheme="minorHAnsi" w:cs="Arial"/>
          <w:color w:val="7F7F7F" w:themeColor="text1" w:themeTint="80"/>
        </w:rPr>
      </w:pPr>
    </w:p>
    <w:p w14:paraId="5EC034C1" w14:textId="77777777" w:rsidR="00610D7C" w:rsidRDefault="00610D7C" w:rsidP="006E4951">
      <w:pPr>
        <w:spacing w:line="276" w:lineRule="auto"/>
        <w:jc w:val="both"/>
        <w:rPr>
          <w:rFonts w:asciiTheme="minorHAnsi" w:hAnsiTheme="minorHAnsi" w:cs="Arial"/>
        </w:rPr>
      </w:pPr>
    </w:p>
    <w:p w14:paraId="0EB4B100" w14:textId="77777777" w:rsidR="00610D7C" w:rsidRDefault="00610D7C" w:rsidP="006E4951">
      <w:pPr>
        <w:spacing w:line="276" w:lineRule="auto"/>
        <w:jc w:val="both"/>
        <w:rPr>
          <w:rFonts w:asciiTheme="minorHAnsi" w:hAnsiTheme="minorHAnsi" w:cs="Arial"/>
        </w:rPr>
      </w:pPr>
    </w:p>
    <w:p w14:paraId="44F6FB28" w14:textId="77777777" w:rsidR="00610D7C" w:rsidRDefault="00610D7C" w:rsidP="006E4951">
      <w:pPr>
        <w:spacing w:line="276" w:lineRule="auto"/>
        <w:jc w:val="both"/>
        <w:rPr>
          <w:rFonts w:asciiTheme="minorHAnsi" w:hAnsiTheme="minorHAnsi" w:cs="Arial"/>
        </w:rPr>
      </w:pPr>
    </w:p>
    <w:p w14:paraId="520E032C" w14:textId="77777777" w:rsidR="00E321C0" w:rsidRPr="003E32D6" w:rsidRDefault="00E321C0" w:rsidP="006E4951">
      <w:pPr>
        <w:spacing w:line="276" w:lineRule="auto"/>
        <w:jc w:val="both"/>
        <w:rPr>
          <w:rFonts w:asciiTheme="minorHAnsi" w:hAnsiTheme="minorHAnsi" w:cs="Arial"/>
        </w:rPr>
      </w:pPr>
      <w:r w:rsidRPr="003E32D6">
        <w:rPr>
          <w:rFonts w:asciiTheme="minorHAnsi" w:hAnsiTheme="minorHAnsi" w:cs="Arial"/>
        </w:rPr>
        <w:t>Les normes ferroviaires imposent que l’</w:t>
      </w:r>
      <w:r w:rsidR="000C12A4" w:rsidRPr="003E32D6">
        <w:rPr>
          <w:rFonts w:asciiTheme="minorHAnsi" w:hAnsiTheme="minorHAnsi" w:cs="Arial"/>
        </w:rPr>
        <w:t>accélération</w:t>
      </w:r>
      <w:r w:rsidRPr="003E32D6">
        <w:rPr>
          <w:rFonts w:asciiTheme="minorHAnsi" w:hAnsiTheme="minorHAnsi" w:cs="Arial"/>
        </w:rPr>
        <w:t xml:space="preserve"> latérale en courbe ressentie par un passager (accélération latérale non compensée) ne </w:t>
      </w:r>
      <w:r w:rsidR="00AE03E2" w:rsidRPr="003E32D6">
        <w:rPr>
          <w:rFonts w:asciiTheme="minorHAnsi" w:hAnsiTheme="minorHAnsi" w:cs="Arial"/>
        </w:rPr>
        <w:t xml:space="preserve">dépasse pas </w:t>
      </w:r>
      <w:r w:rsidR="00DD7DE7" w:rsidRPr="003E32D6">
        <w:rPr>
          <w:rFonts w:asciiTheme="minorHAnsi" w:hAnsiTheme="minorHAnsi" w:cs="Arial"/>
        </w:rPr>
        <w:t xml:space="preserve"> </w:t>
      </w:r>
      <w:r w:rsidRPr="003E32D6">
        <w:rPr>
          <w:rFonts w:asciiTheme="minorHAnsi" w:hAnsiTheme="minorHAnsi" w:cs="Arial"/>
        </w:rPr>
        <w:t>1</w:t>
      </w:r>
      <w:r w:rsidR="00DD7DE7" w:rsidRPr="003E32D6">
        <w:rPr>
          <w:rFonts w:asciiTheme="minorHAnsi" w:hAnsiTheme="minorHAnsi" w:cs="Arial"/>
        </w:rPr>
        <w:t>,</w:t>
      </w:r>
      <w:r w:rsidRPr="003E32D6">
        <w:rPr>
          <w:rFonts w:asciiTheme="minorHAnsi" w:hAnsiTheme="minorHAnsi" w:cs="Arial"/>
        </w:rPr>
        <w:t>2</w:t>
      </w:r>
      <w:r w:rsidR="00AE03E2" w:rsidRPr="003E32D6">
        <w:rPr>
          <w:rFonts w:asciiTheme="minorHAnsi" w:hAnsiTheme="minorHAnsi" w:cs="Arial"/>
        </w:rPr>
        <w:t xml:space="preserve"> </w:t>
      </w:r>
      <m:oMath>
        <m:r>
          <w:rPr>
            <w:rFonts w:ascii="Cambria Math" w:hAnsi="Cambria Math" w:cs="Arial"/>
          </w:rPr>
          <m:t>m∙</m:t>
        </m:r>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w:r w:rsidR="00FE5813" w:rsidRPr="003E32D6">
        <w:rPr>
          <w:rFonts w:asciiTheme="minorHAnsi" w:hAnsiTheme="minorHAnsi" w:cs="Arial"/>
        </w:rPr>
        <w:t>.</w:t>
      </w:r>
    </w:p>
    <w:p w14:paraId="7E9CA06C" w14:textId="77777777" w:rsidR="00DD3E60" w:rsidRPr="003E32D6" w:rsidRDefault="00DD3E60" w:rsidP="003E32D6">
      <w:pPr>
        <w:spacing w:line="276" w:lineRule="auto"/>
        <w:jc w:val="both"/>
        <w:rPr>
          <w:rFonts w:asciiTheme="minorHAnsi" w:hAnsiTheme="minorHAnsi" w:cs="Arial"/>
          <w:b/>
        </w:rPr>
      </w:pPr>
      <w:r w:rsidRPr="003E32D6">
        <w:rPr>
          <w:rFonts w:asciiTheme="minorHAnsi" w:hAnsiTheme="minorHAnsi" w:cs="Arial"/>
          <w:b/>
        </w:rPr>
        <w:t>L’angle de pendulation de caisse est noté α.</w:t>
      </w:r>
    </w:p>
    <w:p w14:paraId="59C34F96" w14:textId="77777777" w:rsidR="005632D3" w:rsidRPr="003E32D6" w:rsidRDefault="005632D3" w:rsidP="006E4951">
      <w:pPr>
        <w:spacing w:line="276" w:lineRule="auto"/>
        <w:jc w:val="both"/>
        <w:rPr>
          <w:rFonts w:asciiTheme="minorHAnsi" w:hAnsiTheme="minorHAnsi" w:cs="Arial"/>
        </w:rPr>
      </w:pPr>
      <w:r w:rsidRPr="003E32D6">
        <w:rPr>
          <w:rFonts w:asciiTheme="minorHAnsi" w:hAnsiTheme="minorHAnsi" w:cs="Arial"/>
        </w:rPr>
        <w:t xml:space="preserve">L’inclinaison de </w:t>
      </w:r>
      <w:r w:rsidR="00C37954" w:rsidRPr="003E32D6">
        <w:rPr>
          <w:rFonts w:asciiTheme="minorHAnsi" w:hAnsiTheme="minorHAnsi" w:cs="Arial"/>
        </w:rPr>
        <w:t xml:space="preserve">la </w:t>
      </w:r>
      <w:r w:rsidRPr="003E32D6">
        <w:rPr>
          <w:rFonts w:asciiTheme="minorHAnsi" w:hAnsiTheme="minorHAnsi" w:cs="Arial"/>
        </w:rPr>
        <w:t xml:space="preserve">caisse </w:t>
      </w:r>
      <w:r w:rsidR="00CF10D2" w:rsidRPr="003E32D6">
        <w:rPr>
          <w:rFonts w:asciiTheme="minorHAnsi" w:hAnsiTheme="minorHAnsi" w:cs="Arial"/>
          <w:b/>
        </w:rPr>
        <w:t xml:space="preserve">α </w:t>
      </w:r>
      <w:r w:rsidR="003E32D6" w:rsidRPr="003E32D6">
        <w:rPr>
          <w:rFonts w:asciiTheme="minorHAnsi" w:hAnsiTheme="minorHAnsi" w:cs="Arial"/>
        </w:rPr>
        <w:t>obtenue</w:t>
      </w:r>
      <w:r w:rsidR="003E32D6" w:rsidRPr="003E32D6">
        <w:rPr>
          <w:rFonts w:asciiTheme="minorHAnsi" w:hAnsiTheme="minorHAnsi" w:cs="Arial"/>
          <w:b/>
        </w:rPr>
        <w:t xml:space="preserve"> </w:t>
      </w:r>
      <w:r w:rsidRPr="003E32D6">
        <w:rPr>
          <w:rFonts w:asciiTheme="minorHAnsi" w:hAnsiTheme="minorHAnsi" w:cs="Arial"/>
        </w:rPr>
        <w:t>grâce au système de pendulation permet de compenser le manque de dévers</w:t>
      </w:r>
      <w:r w:rsidR="00C37954" w:rsidRPr="003E32D6">
        <w:rPr>
          <w:rFonts w:asciiTheme="minorHAnsi" w:hAnsiTheme="minorHAnsi" w:cs="Arial"/>
        </w:rPr>
        <w:t xml:space="preserve"> </w:t>
      </w:r>
      <w:r w:rsidRPr="003E32D6">
        <w:rPr>
          <w:rFonts w:asciiTheme="minorHAnsi" w:hAnsiTheme="minorHAnsi" w:cs="Arial"/>
        </w:rPr>
        <w:t>de voie pour augmenter la vitesse en courbe tout en limitant l’accélération non compensée.</w:t>
      </w:r>
    </w:p>
    <w:p w14:paraId="34D10D2D" w14:textId="77777777" w:rsidR="00916F32" w:rsidRPr="003E32D6" w:rsidRDefault="00C37954" w:rsidP="00231D23">
      <w:pPr>
        <w:spacing w:after="120" w:line="276" w:lineRule="auto"/>
        <w:ind w:right="-2"/>
        <w:jc w:val="both"/>
        <w:rPr>
          <w:rFonts w:asciiTheme="minorHAnsi" w:hAnsiTheme="minorHAnsi" w:cs="Arial"/>
        </w:rPr>
      </w:pPr>
      <w:r w:rsidRPr="003E32D6">
        <w:rPr>
          <w:rFonts w:asciiTheme="minorHAnsi" w:hAnsiTheme="minorHAnsi" w:cs="Arial"/>
        </w:rPr>
        <w:t xml:space="preserve">Le respect du gabarit du train autorise </w:t>
      </w:r>
      <w:r w:rsidR="00916F32" w:rsidRPr="003E32D6">
        <w:rPr>
          <w:rFonts w:asciiTheme="minorHAnsi" w:hAnsiTheme="minorHAnsi" w:cs="Arial"/>
        </w:rPr>
        <w:t xml:space="preserve">une inclinaison </w:t>
      </w:r>
      <w:r w:rsidR="001F2E1A">
        <w:rPr>
          <w:rFonts w:asciiTheme="minorHAnsi" w:hAnsiTheme="minorHAnsi" w:cs="Arial"/>
        </w:rPr>
        <w:t xml:space="preserve">maximale </w:t>
      </w:r>
      <w:r w:rsidR="00916F32" w:rsidRPr="003E32D6">
        <w:rPr>
          <w:rFonts w:asciiTheme="minorHAnsi" w:hAnsiTheme="minorHAnsi" w:cs="Arial"/>
        </w:rPr>
        <w:t xml:space="preserve">de </w:t>
      </w:r>
      <w:r w:rsidR="00CF10D2" w:rsidRPr="003E32D6">
        <w:rPr>
          <w:rFonts w:asciiTheme="minorHAnsi" w:hAnsiTheme="minorHAnsi" w:cs="Arial"/>
        </w:rPr>
        <w:t xml:space="preserve">la </w:t>
      </w:r>
      <w:r w:rsidR="00916F32" w:rsidRPr="003E32D6">
        <w:rPr>
          <w:rFonts w:asciiTheme="minorHAnsi" w:hAnsiTheme="minorHAnsi" w:cs="Arial"/>
        </w:rPr>
        <w:t xml:space="preserve">caisse par rapport au plan des rails de </w:t>
      </w:r>
      <w:r w:rsidR="00DD3E60" w:rsidRPr="003E32D6">
        <w:rPr>
          <w:rFonts w:asciiTheme="minorHAnsi" w:hAnsiTheme="minorHAnsi" w:cs="Arial"/>
          <w:b/>
        </w:rPr>
        <w:t>α</w:t>
      </w:r>
      <w:r w:rsidR="00DD3E60" w:rsidRPr="003E32D6">
        <w:rPr>
          <w:rFonts w:asciiTheme="minorHAnsi" w:hAnsiTheme="minorHAnsi" w:cs="Arial"/>
          <w:b/>
          <w:vertAlign w:val="subscript"/>
        </w:rPr>
        <w:t>Max</w:t>
      </w:r>
      <w:r w:rsidR="00DD3E60" w:rsidRPr="003E32D6">
        <w:rPr>
          <w:rFonts w:asciiTheme="minorHAnsi" w:hAnsiTheme="minorHAnsi" w:cs="Arial"/>
        </w:rPr>
        <w:t xml:space="preserve"> = </w:t>
      </w:r>
      <w:r w:rsidR="00916F32" w:rsidRPr="003E32D6">
        <w:rPr>
          <w:rFonts w:asciiTheme="minorHAnsi" w:hAnsiTheme="minorHAnsi" w:cs="Arial"/>
        </w:rPr>
        <w:t>6</w:t>
      </w:r>
      <w:r w:rsidR="00DD7DE7" w:rsidRPr="003E32D6">
        <w:rPr>
          <w:rFonts w:asciiTheme="minorHAnsi" w:hAnsiTheme="minorHAnsi" w:cs="Arial"/>
        </w:rPr>
        <w:t>,</w:t>
      </w:r>
      <w:r w:rsidR="00916F32" w:rsidRPr="003E32D6">
        <w:rPr>
          <w:rFonts w:asciiTheme="minorHAnsi" w:hAnsiTheme="minorHAnsi" w:cs="Arial"/>
        </w:rPr>
        <w:t>3°</w:t>
      </w:r>
      <w:r w:rsidR="004B3FEF" w:rsidRPr="003E32D6">
        <w:rPr>
          <w:rFonts w:asciiTheme="minorHAnsi" w:hAnsiTheme="minorHAnsi" w:cs="Arial"/>
        </w:rPr>
        <w:t>.</w:t>
      </w:r>
      <w:r w:rsidR="00ED2545" w:rsidRPr="003E32D6">
        <w:rPr>
          <w:rFonts w:asciiTheme="minorHAnsi" w:hAnsiTheme="minorHAnsi" w:cs="Arial"/>
        </w:rPr>
        <w:t xml:space="preserve"> Cette inclinaison vient s’ajouter à l’angle de dévers de voie</w:t>
      </w:r>
      <w:r w:rsidR="00CF10D2" w:rsidRPr="003E32D6">
        <w:rPr>
          <w:rFonts w:asciiTheme="minorHAnsi" w:hAnsiTheme="minorHAnsi" w:cs="Arial"/>
        </w:rPr>
        <w:t xml:space="preserve"> </w:t>
      </w:r>
      <w:r w:rsidR="00CF10D2" w:rsidRPr="003E32D6">
        <w:rPr>
          <w:rFonts w:asciiTheme="minorHAnsi" w:hAnsiTheme="minorHAnsi" w:cs="Arial"/>
          <w:b/>
        </w:rPr>
        <w:t>δ</w:t>
      </w:r>
      <w:r w:rsidR="00ED2545" w:rsidRPr="003E32D6">
        <w:rPr>
          <w:rFonts w:asciiTheme="minorHAnsi" w:hAnsiTheme="minorHAnsi" w:cs="Arial"/>
        </w:rPr>
        <w:t>.</w:t>
      </w:r>
    </w:p>
    <w:p w14:paraId="52F34F76" w14:textId="77777777" w:rsidR="00231D23" w:rsidRPr="003E32D6" w:rsidRDefault="00DD3E60" w:rsidP="00231D23">
      <w:pPr>
        <w:tabs>
          <w:tab w:val="left" w:pos="9070"/>
        </w:tabs>
        <w:spacing w:after="120" w:line="276" w:lineRule="auto"/>
        <w:ind w:left="567" w:hanging="567"/>
        <w:jc w:val="both"/>
        <w:rPr>
          <w:rFonts w:asciiTheme="minorHAnsi" w:hAnsiTheme="minorHAnsi" w:cs="Arial"/>
        </w:rPr>
      </w:pPr>
      <w:r w:rsidRPr="003E32D6">
        <w:rPr>
          <w:rFonts w:asciiTheme="minorHAnsi" w:hAnsiTheme="minorHAnsi" w:cs="Arial"/>
          <w:b/>
        </w:rPr>
        <w:t>Q11</w:t>
      </w:r>
      <w:r w:rsidR="001E5452" w:rsidRPr="003E32D6">
        <w:rPr>
          <w:rFonts w:asciiTheme="minorHAnsi" w:hAnsiTheme="minorHAnsi" w:cs="Arial"/>
          <w:b/>
        </w:rPr>
        <w:t>.</w:t>
      </w:r>
      <w:r w:rsidR="00D148BB" w:rsidRPr="003E32D6">
        <w:rPr>
          <w:rFonts w:asciiTheme="minorHAnsi" w:hAnsiTheme="minorHAnsi" w:cs="Arial"/>
          <w:b/>
        </w:rPr>
        <w:tab/>
      </w:r>
      <w:r w:rsidR="001E5452" w:rsidRPr="003E32D6">
        <w:rPr>
          <w:rFonts w:asciiTheme="minorHAnsi" w:hAnsiTheme="minorHAnsi" w:cs="Arial"/>
        </w:rPr>
        <w:t>D</w:t>
      </w:r>
      <w:r w:rsidR="00916F32" w:rsidRPr="003E32D6">
        <w:rPr>
          <w:rFonts w:asciiTheme="minorHAnsi" w:hAnsiTheme="minorHAnsi" w:cs="Arial"/>
        </w:rPr>
        <w:t>éterminer la vitesse que pourra atteindre le véhicule dans cette courbe de référence en respectant l’accélération non compensée maximale autorisée</w:t>
      </w:r>
      <w:r w:rsidR="00E321C0" w:rsidRPr="003E32D6">
        <w:rPr>
          <w:rFonts w:asciiTheme="minorHAnsi" w:hAnsiTheme="minorHAnsi" w:cs="Arial"/>
        </w:rPr>
        <w:t>.</w:t>
      </w:r>
      <w:r w:rsidR="00231D23" w:rsidRPr="003E32D6">
        <w:rPr>
          <w:rFonts w:asciiTheme="minorHAnsi" w:hAnsiTheme="minorHAnsi" w:cs="Arial"/>
        </w:rPr>
        <w:t xml:space="preserve"> </w:t>
      </w:r>
    </w:p>
    <w:p w14:paraId="5B3C5315" w14:textId="77777777" w:rsidR="00231D23" w:rsidRPr="00315221" w:rsidRDefault="00DD3E60" w:rsidP="00231D23">
      <w:pPr>
        <w:tabs>
          <w:tab w:val="left" w:pos="9070"/>
        </w:tabs>
        <w:spacing w:after="120" w:line="276" w:lineRule="auto"/>
        <w:ind w:left="567" w:hanging="567"/>
        <w:jc w:val="both"/>
        <w:rPr>
          <w:rFonts w:asciiTheme="minorHAnsi" w:hAnsiTheme="minorHAnsi" w:cs="Arial"/>
          <w:color w:val="7F7F7F" w:themeColor="text1" w:themeTint="80"/>
        </w:rPr>
      </w:pPr>
      <w:r w:rsidRPr="003E32D6">
        <w:rPr>
          <w:rFonts w:asciiTheme="minorHAnsi" w:hAnsiTheme="minorHAnsi" w:cs="Arial"/>
          <w:b/>
        </w:rPr>
        <w:t>Q12</w:t>
      </w:r>
      <w:r w:rsidR="001E5452" w:rsidRPr="003E32D6">
        <w:rPr>
          <w:rFonts w:asciiTheme="minorHAnsi" w:hAnsiTheme="minorHAnsi" w:cs="Arial"/>
          <w:b/>
        </w:rPr>
        <w:t>.</w:t>
      </w:r>
      <w:r w:rsidR="00CF10D2" w:rsidRPr="003E32D6">
        <w:rPr>
          <w:rFonts w:asciiTheme="minorHAnsi" w:hAnsiTheme="minorHAnsi" w:cs="Arial"/>
        </w:rPr>
        <w:tab/>
      </w:r>
      <w:r w:rsidR="004F693C" w:rsidRPr="003E32D6">
        <w:rPr>
          <w:rFonts w:asciiTheme="minorHAnsi" w:hAnsiTheme="minorHAnsi" w:cs="Arial"/>
        </w:rPr>
        <w:t xml:space="preserve">Conclure vis-à-vis des gains de temps </w:t>
      </w:r>
      <w:r w:rsidR="006C169F" w:rsidRPr="003E32D6">
        <w:rPr>
          <w:rFonts w:asciiTheme="minorHAnsi" w:hAnsiTheme="minorHAnsi" w:cs="Arial"/>
        </w:rPr>
        <w:t>espérés</w:t>
      </w:r>
      <w:r w:rsidR="004F693C" w:rsidRPr="003E32D6">
        <w:rPr>
          <w:rFonts w:asciiTheme="minorHAnsi" w:hAnsiTheme="minorHAnsi" w:cs="Arial"/>
        </w:rPr>
        <w:t>.</w:t>
      </w:r>
      <w:r w:rsidR="00231D23" w:rsidRPr="003E32D6">
        <w:rPr>
          <w:rFonts w:asciiTheme="minorHAnsi" w:hAnsiTheme="minorHAnsi" w:cs="Arial"/>
        </w:rPr>
        <w:t xml:space="preserve"> </w:t>
      </w:r>
    </w:p>
    <w:p w14:paraId="344C3814" w14:textId="77777777" w:rsidR="006E4951" w:rsidRDefault="006E4951">
      <w:pPr>
        <w:rPr>
          <w:rFonts w:asciiTheme="minorHAnsi" w:hAnsiTheme="minorHAnsi" w:cs="Arial"/>
          <w:b/>
          <w:sz w:val="28"/>
          <w:szCs w:val="28"/>
        </w:rPr>
      </w:pPr>
      <w:r>
        <w:rPr>
          <w:rFonts w:asciiTheme="minorHAnsi" w:hAnsiTheme="minorHAnsi" w:cs="Arial"/>
          <w:b/>
          <w:sz w:val="28"/>
          <w:szCs w:val="28"/>
        </w:rPr>
        <w:br w:type="page"/>
      </w:r>
    </w:p>
    <w:p w14:paraId="6B101CDF" w14:textId="77777777" w:rsidR="00D45847" w:rsidRPr="00CF10D2" w:rsidRDefault="00D45847" w:rsidP="009B250A">
      <w:pPr>
        <w:ind w:right="992"/>
        <w:jc w:val="both"/>
        <w:rPr>
          <w:rFonts w:asciiTheme="minorHAnsi" w:hAnsiTheme="minorHAnsi" w:cs="Arial"/>
        </w:rPr>
      </w:pPr>
      <w:r w:rsidRPr="00CF10D2">
        <w:rPr>
          <w:rFonts w:asciiTheme="minorHAnsi" w:hAnsiTheme="minorHAnsi" w:cs="Arial"/>
          <w:b/>
          <w:sz w:val="28"/>
          <w:szCs w:val="28"/>
        </w:rPr>
        <w:lastRenderedPageBreak/>
        <w:t xml:space="preserve">4. </w:t>
      </w:r>
      <w:r w:rsidR="00095B71">
        <w:rPr>
          <w:rFonts w:asciiTheme="minorHAnsi" w:hAnsiTheme="minorHAnsi" w:cs="Arial"/>
          <w:b/>
          <w:sz w:val="28"/>
          <w:szCs w:val="28"/>
        </w:rPr>
        <w:t>É</w:t>
      </w:r>
      <w:r w:rsidR="00CA4224" w:rsidRPr="00CF10D2">
        <w:rPr>
          <w:rFonts w:asciiTheme="minorHAnsi" w:hAnsiTheme="minorHAnsi" w:cs="Arial"/>
          <w:b/>
          <w:sz w:val="28"/>
          <w:szCs w:val="28"/>
        </w:rPr>
        <w:t xml:space="preserve">tude de la </w:t>
      </w:r>
      <w:r w:rsidR="00095B71">
        <w:rPr>
          <w:rFonts w:asciiTheme="minorHAnsi" w:hAnsiTheme="minorHAnsi" w:cs="Arial"/>
          <w:b/>
          <w:sz w:val="28"/>
          <w:szCs w:val="28"/>
        </w:rPr>
        <w:t xml:space="preserve">fonction </w:t>
      </w:r>
      <w:r w:rsidR="00CA4224" w:rsidRPr="00CF10D2">
        <w:rPr>
          <w:rFonts w:asciiTheme="minorHAnsi" w:hAnsiTheme="minorHAnsi" w:cs="Arial"/>
          <w:b/>
          <w:sz w:val="28"/>
          <w:szCs w:val="28"/>
        </w:rPr>
        <w:t>FT</w:t>
      </w:r>
      <w:r w:rsidR="001405B6" w:rsidRPr="00CF10D2">
        <w:rPr>
          <w:rFonts w:asciiTheme="minorHAnsi" w:hAnsiTheme="minorHAnsi" w:cs="Arial"/>
          <w:b/>
          <w:sz w:val="28"/>
          <w:szCs w:val="28"/>
        </w:rPr>
        <w:t>1</w:t>
      </w:r>
      <w:r w:rsidR="00CA4224" w:rsidRPr="00CF10D2">
        <w:rPr>
          <w:rFonts w:asciiTheme="minorHAnsi" w:hAnsiTheme="minorHAnsi" w:cs="Arial"/>
          <w:b/>
          <w:sz w:val="28"/>
          <w:szCs w:val="28"/>
        </w:rPr>
        <w:t xml:space="preserve"> : </w:t>
      </w:r>
      <w:r w:rsidR="00095B71">
        <w:rPr>
          <w:rFonts w:asciiTheme="minorHAnsi" w:hAnsiTheme="minorHAnsi" w:cs="Arial"/>
          <w:b/>
          <w:sz w:val="28"/>
          <w:szCs w:val="28"/>
        </w:rPr>
        <w:t>d</w:t>
      </w:r>
      <w:r w:rsidR="009B250A" w:rsidRPr="00CF10D2">
        <w:rPr>
          <w:rFonts w:asciiTheme="minorHAnsi" w:hAnsiTheme="minorHAnsi" w:cs="Arial"/>
          <w:b/>
          <w:sz w:val="28"/>
          <w:szCs w:val="28"/>
        </w:rPr>
        <w:t>étection de courbe</w:t>
      </w:r>
      <w:r w:rsidRPr="00CF10D2">
        <w:rPr>
          <w:rFonts w:asciiTheme="minorHAnsi" w:hAnsiTheme="minorHAnsi" w:cs="Arial"/>
        </w:rPr>
        <w:t xml:space="preserve"> </w:t>
      </w:r>
      <w:r w:rsidR="001607C4" w:rsidRPr="00CF10D2">
        <w:rPr>
          <w:rFonts w:asciiTheme="minorHAnsi" w:hAnsiTheme="minorHAnsi" w:cs="Arial"/>
        </w:rPr>
        <w:t xml:space="preserve">  </w:t>
      </w:r>
    </w:p>
    <w:p w14:paraId="64308D66" w14:textId="77777777" w:rsidR="009B250A" w:rsidRPr="00CF10D2" w:rsidRDefault="009B250A" w:rsidP="009B250A">
      <w:pPr>
        <w:ind w:right="992"/>
        <w:jc w:val="both"/>
        <w:rPr>
          <w:rFonts w:asciiTheme="minorHAnsi" w:hAnsiTheme="minorHAnsi" w:cs="Arial"/>
          <w:highlight w:val="yellow"/>
        </w:rPr>
      </w:pPr>
    </w:p>
    <w:p w14:paraId="35AD5B98" w14:textId="77777777" w:rsidR="00E64F6E" w:rsidRPr="000E7067" w:rsidRDefault="00E64F6E" w:rsidP="00C602AF">
      <w:pPr>
        <w:tabs>
          <w:tab w:val="left" w:pos="8222"/>
        </w:tabs>
        <w:spacing w:after="120" w:line="276" w:lineRule="auto"/>
        <w:ind w:right="1417"/>
        <w:jc w:val="both"/>
        <w:rPr>
          <w:rFonts w:asciiTheme="minorHAnsi" w:hAnsiTheme="minorHAnsi" w:cs="Arial"/>
        </w:rPr>
      </w:pPr>
      <w:r w:rsidRPr="000E7067">
        <w:rPr>
          <w:rFonts w:asciiTheme="minorHAnsi" w:hAnsiTheme="minorHAnsi" w:cs="Arial"/>
        </w:rPr>
        <w:t>L’objectif de cette étude est de caractériser le dispositif nécessaire à la détection des courbes et garantir une bonne efficacité de la pendulation vis-à-vis du confort dans les premiers véhicules de la rame.</w:t>
      </w:r>
    </w:p>
    <w:p w14:paraId="569FB261" w14:textId="77777777" w:rsidR="00E64F6E" w:rsidRPr="000E7067" w:rsidRDefault="00FC5AA1" w:rsidP="00C602AF">
      <w:pPr>
        <w:tabs>
          <w:tab w:val="left" w:pos="8222"/>
        </w:tabs>
        <w:spacing w:line="276" w:lineRule="auto"/>
        <w:ind w:right="1417"/>
        <w:jc w:val="both"/>
        <w:rPr>
          <w:rFonts w:asciiTheme="minorHAnsi" w:hAnsiTheme="minorHAnsi" w:cs="Arial"/>
        </w:rPr>
      </w:pPr>
      <w:r w:rsidRPr="000E7067">
        <w:rPr>
          <w:rFonts w:asciiTheme="minorHAnsi" w:hAnsiTheme="minorHAnsi" w:cs="Arial"/>
        </w:rPr>
        <w:t>La v</w:t>
      </w:r>
      <w:r w:rsidR="00E64F6E" w:rsidRPr="000E7067">
        <w:rPr>
          <w:rFonts w:asciiTheme="minorHAnsi" w:hAnsiTheme="minorHAnsi" w:cs="Arial"/>
        </w:rPr>
        <w:t xml:space="preserve">itesse du train </w:t>
      </w:r>
      <w:r w:rsidRPr="000E7067">
        <w:rPr>
          <w:rFonts w:asciiTheme="minorHAnsi" w:hAnsiTheme="minorHAnsi" w:cs="Arial"/>
        </w:rPr>
        <w:t xml:space="preserve">est de </w:t>
      </w:r>
      <w:r w:rsidR="00E64F6E" w:rsidRPr="000E7067">
        <w:rPr>
          <w:rFonts w:asciiTheme="minorHAnsi" w:hAnsiTheme="minorHAnsi" w:cs="Arial"/>
        </w:rPr>
        <w:t>180</w:t>
      </w:r>
      <w:r w:rsidR="000E7067" w:rsidRPr="000E7067">
        <w:rPr>
          <w:rFonts w:asciiTheme="minorHAnsi" w:hAnsiTheme="minorHAnsi" w:cs="Arial"/>
        </w:rPr>
        <w:t xml:space="preserve"> </w:t>
      </w:r>
      <w:r w:rsidR="00C31772">
        <w:rPr>
          <w:rFonts w:asciiTheme="minorHAnsi" w:hAnsiTheme="minorHAnsi" w:cs="Arial"/>
        </w:rPr>
        <w:t>km/h.</w:t>
      </w:r>
      <w:r w:rsidR="00E64F6E" w:rsidRPr="000E7067">
        <w:rPr>
          <w:rFonts w:asciiTheme="minorHAnsi" w:hAnsiTheme="minorHAnsi" w:cs="Arial"/>
        </w:rPr>
        <w:t xml:space="preserve"> L’inclinaison de la caisse doit se réaliser durant la zone de raccordement (transition entre ligne dro</w:t>
      </w:r>
      <w:r w:rsidR="00A6664E" w:rsidRPr="000E7067">
        <w:rPr>
          <w:rFonts w:asciiTheme="minorHAnsi" w:hAnsiTheme="minorHAnsi" w:cs="Arial"/>
        </w:rPr>
        <w:t>ite et courbe à rayon constant) afin de garantir un bon niveau de confort aux passagers.</w:t>
      </w:r>
    </w:p>
    <w:p w14:paraId="478B1D1D" w14:textId="77777777" w:rsidR="00E64F6E" w:rsidRPr="00CF10D2" w:rsidRDefault="00FC5AA1" w:rsidP="00C602AF">
      <w:pPr>
        <w:tabs>
          <w:tab w:val="left" w:pos="8222"/>
        </w:tabs>
        <w:spacing w:after="120" w:line="276" w:lineRule="auto"/>
        <w:ind w:right="1417"/>
        <w:jc w:val="both"/>
        <w:rPr>
          <w:rFonts w:asciiTheme="minorHAnsi" w:hAnsiTheme="minorHAnsi" w:cs="Arial"/>
          <w:i/>
        </w:rPr>
      </w:pPr>
      <w:r w:rsidRPr="000E7067">
        <w:rPr>
          <w:rFonts w:asciiTheme="minorHAnsi" w:hAnsiTheme="minorHAnsi" w:cs="Arial"/>
        </w:rPr>
        <w:t xml:space="preserve">La longueur </w:t>
      </w:r>
      <w:r w:rsidR="00E64F6E" w:rsidRPr="000E7067">
        <w:rPr>
          <w:rFonts w:asciiTheme="minorHAnsi" w:hAnsiTheme="minorHAnsi" w:cs="Arial"/>
        </w:rPr>
        <w:t xml:space="preserve">du raccordement </w:t>
      </w:r>
      <w:r w:rsidRPr="000E7067">
        <w:rPr>
          <w:rFonts w:asciiTheme="minorHAnsi" w:hAnsiTheme="minorHAnsi" w:cs="Arial"/>
        </w:rPr>
        <w:t xml:space="preserve">est de </w:t>
      </w:r>
      <w:r w:rsidR="00E64F6E" w:rsidRPr="000E7067">
        <w:rPr>
          <w:rFonts w:asciiTheme="minorHAnsi" w:hAnsiTheme="minorHAnsi" w:cs="Arial"/>
        </w:rPr>
        <w:t>60</w:t>
      </w:r>
      <w:r w:rsidR="000E7067" w:rsidRPr="000E7067">
        <w:rPr>
          <w:rFonts w:asciiTheme="minorHAnsi" w:hAnsiTheme="minorHAnsi" w:cs="Arial"/>
        </w:rPr>
        <w:t xml:space="preserve"> </w:t>
      </w:r>
      <w:r w:rsidR="00E64F6E" w:rsidRPr="000E7067">
        <w:rPr>
          <w:rFonts w:asciiTheme="minorHAnsi" w:hAnsiTheme="minorHAnsi" w:cs="Arial"/>
        </w:rPr>
        <w:t>m</w:t>
      </w:r>
      <w:r w:rsidR="00B63B5F" w:rsidRPr="000E7067">
        <w:rPr>
          <w:rFonts w:asciiTheme="minorHAnsi" w:hAnsiTheme="minorHAnsi" w:cs="Arial"/>
        </w:rPr>
        <w:t xml:space="preserve"> (cf figure </w:t>
      </w:r>
      <w:r w:rsidR="00E921A0" w:rsidRPr="000E7067">
        <w:rPr>
          <w:rFonts w:asciiTheme="minorHAnsi" w:hAnsiTheme="minorHAnsi" w:cs="Arial"/>
        </w:rPr>
        <w:t>7</w:t>
      </w:r>
      <w:r w:rsidR="00B63B5F" w:rsidRPr="000E7067">
        <w:rPr>
          <w:rFonts w:asciiTheme="minorHAnsi" w:hAnsiTheme="minorHAnsi" w:cs="Arial"/>
        </w:rPr>
        <w:t>).</w:t>
      </w:r>
    </w:p>
    <w:p w14:paraId="3EE8AE43" w14:textId="77777777" w:rsidR="00231D23" w:rsidRDefault="00C3419D" w:rsidP="00C602AF">
      <w:pPr>
        <w:tabs>
          <w:tab w:val="left" w:pos="7230"/>
        </w:tabs>
        <w:spacing w:after="120" w:line="276" w:lineRule="auto"/>
        <w:ind w:left="567" w:right="1417" w:hanging="567"/>
        <w:jc w:val="both"/>
        <w:rPr>
          <w:rFonts w:asciiTheme="minorHAnsi" w:hAnsiTheme="minorHAnsi" w:cs="Arial"/>
        </w:rPr>
      </w:pPr>
      <w:r>
        <w:rPr>
          <w:rFonts w:asciiTheme="minorHAnsi" w:hAnsiTheme="minorHAnsi" w:cs="Arial"/>
          <w:b/>
          <w:noProof/>
          <w:sz w:val="28"/>
          <w:szCs w:val="28"/>
        </w:rPr>
        <w:drawing>
          <wp:anchor distT="0" distB="0" distL="114300" distR="114300" simplePos="0" relativeHeight="252052480" behindDoc="1" locked="0" layoutInCell="1" allowOverlap="1" wp14:anchorId="5E6911A1" wp14:editId="7FD623BA">
            <wp:simplePos x="0" y="0"/>
            <wp:positionH relativeFrom="column">
              <wp:posOffset>339563</wp:posOffset>
            </wp:positionH>
            <wp:positionV relativeFrom="paragraph">
              <wp:posOffset>91440</wp:posOffset>
            </wp:positionV>
            <wp:extent cx="5704840" cy="3681095"/>
            <wp:effectExtent l="0" t="0" r="0" b="0"/>
            <wp:wrapNone/>
            <wp:docPr id="26" name="Image 4" descr="Vi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age.png"/>
                    <pic:cNvPicPr/>
                  </pic:nvPicPr>
                  <pic:blipFill>
                    <a:blip r:embed="rId28" cstate="print"/>
                    <a:stretch>
                      <a:fillRect/>
                    </a:stretch>
                  </pic:blipFill>
                  <pic:spPr>
                    <a:xfrm>
                      <a:off x="0" y="0"/>
                      <a:ext cx="5704840" cy="3681095"/>
                    </a:xfrm>
                    <a:prstGeom prst="rect">
                      <a:avLst/>
                    </a:prstGeom>
                  </pic:spPr>
                </pic:pic>
              </a:graphicData>
            </a:graphic>
          </wp:anchor>
        </w:drawing>
      </w:r>
      <w:r w:rsidR="00FC5AA1" w:rsidRPr="00CF10D2">
        <w:rPr>
          <w:rFonts w:asciiTheme="minorHAnsi" w:hAnsiTheme="minorHAnsi" w:cs="Arial"/>
          <w:b/>
        </w:rPr>
        <w:t>Q1</w:t>
      </w:r>
      <w:r w:rsidR="00606222">
        <w:rPr>
          <w:rFonts w:asciiTheme="minorHAnsi" w:hAnsiTheme="minorHAnsi" w:cs="Arial"/>
          <w:b/>
        </w:rPr>
        <w:t>3</w:t>
      </w:r>
      <w:r w:rsidR="00FC5AA1" w:rsidRPr="00CF10D2">
        <w:rPr>
          <w:rFonts w:asciiTheme="minorHAnsi" w:hAnsiTheme="minorHAnsi" w:cs="Arial"/>
          <w:b/>
        </w:rPr>
        <w:t>.</w:t>
      </w:r>
      <w:r w:rsidR="00CF10D2">
        <w:rPr>
          <w:rFonts w:asciiTheme="minorHAnsi" w:hAnsiTheme="minorHAnsi" w:cs="Arial"/>
          <w:b/>
        </w:rPr>
        <w:tab/>
      </w:r>
      <w:r w:rsidR="0043197D" w:rsidRPr="00CF10D2">
        <w:rPr>
          <w:rFonts w:asciiTheme="minorHAnsi" w:hAnsiTheme="minorHAnsi" w:cs="Arial"/>
        </w:rPr>
        <w:t xml:space="preserve">Calculer la durée </w:t>
      </w:r>
      <w:r w:rsidR="0043197D" w:rsidRPr="00CF10D2">
        <w:rPr>
          <w:rFonts w:asciiTheme="minorHAnsi" w:hAnsiTheme="minorHAnsi" w:cs="Arial"/>
          <w:b/>
        </w:rPr>
        <w:t>Δt</w:t>
      </w:r>
      <w:r w:rsidR="0043197D" w:rsidRPr="00CF10D2">
        <w:rPr>
          <w:rFonts w:asciiTheme="minorHAnsi" w:hAnsiTheme="minorHAnsi" w:cs="Arial"/>
        </w:rPr>
        <w:t xml:space="preserve"> de passage de chaque bogie sur le raccordement, qui correspond à la mise en pendulation du train.</w:t>
      </w:r>
      <w:r w:rsidR="00231D23" w:rsidRPr="00231D23">
        <w:rPr>
          <w:rFonts w:asciiTheme="minorHAnsi" w:hAnsiTheme="minorHAnsi" w:cs="Arial"/>
        </w:rPr>
        <w:t xml:space="preserve"> </w:t>
      </w:r>
    </w:p>
    <w:p w14:paraId="7F721A2D" w14:textId="77777777" w:rsidR="00484EA2" w:rsidRDefault="00606222" w:rsidP="00C602AF">
      <w:pPr>
        <w:tabs>
          <w:tab w:val="left" w:pos="8222"/>
        </w:tabs>
        <w:ind w:left="567" w:right="1417" w:hanging="567"/>
        <w:jc w:val="both"/>
        <w:rPr>
          <w:rFonts w:asciiTheme="minorHAnsi" w:hAnsiTheme="minorHAnsi" w:cs="Arial"/>
        </w:rPr>
      </w:pPr>
      <w:r>
        <w:rPr>
          <w:rFonts w:asciiTheme="minorHAnsi" w:hAnsiTheme="minorHAnsi" w:cs="Arial"/>
          <w:b/>
        </w:rPr>
        <w:t>Q14</w:t>
      </w:r>
      <w:r w:rsidR="00484EA2" w:rsidRPr="00CF10D2">
        <w:rPr>
          <w:rFonts w:asciiTheme="minorHAnsi" w:hAnsiTheme="minorHAnsi" w:cs="Arial"/>
          <w:b/>
        </w:rPr>
        <w:t>.</w:t>
      </w:r>
      <w:r w:rsidR="00D148BB">
        <w:rPr>
          <w:rFonts w:asciiTheme="minorHAnsi" w:hAnsiTheme="minorHAnsi" w:cs="Arial"/>
          <w:b/>
        </w:rPr>
        <w:tab/>
      </w:r>
      <w:r w:rsidR="00484EA2" w:rsidRPr="00CF10D2">
        <w:rPr>
          <w:rFonts w:asciiTheme="minorHAnsi" w:hAnsiTheme="minorHAnsi" w:cs="Arial"/>
        </w:rPr>
        <w:t>En déduire la vitesse de pendulation du train si l’angle de pendulation atteint en sortie de raccord est de 6,3°.</w:t>
      </w:r>
    </w:p>
    <w:p w14:paraId="57632862" w14:textId="77777777" w:rsidR="00C3419D" w:rsidRDefault="00C3419D" w:rsidP="00C602AF">
      <w:pPr>
        <w:tabs>
          <w:tab w:val="left" w:pos="8222"/>
        </w:tabs>
        <w:ind w:left="567" w:right="1417" w:hanging="567"/>
        <w:jc w:val="both"/>
        <w:rPr>
          <w:rFonts w:asciiTheme="minorHAnsi" w:hAnsiTheme="minorHAnsi" w:cs="Arial"/>
        </w:rPr>
      </w:pPr>
    </w:p>
    <w:p w14:paraId="12111125" w14:textId="77777777" w:rsidR="00C3419D" w:rsidRDefault="00C3419D" w:rsidP="00C602AF">
      <w:pPr>
        <w:tabs>
          <w:tab w:val="left" w:pos="8222"/>
        </w:tabs>
        <w:ind w:left="567" w:right="1417" w:hanging="567"/>
        <w:jc w:val="both"/>
        <w:rPr>
          <w:rFonts w:asciiTheme="minorHAnsi" w:hAnsiTheme="minorHAnsi" w:cs="Arial"/>
        </w:rPr>
      </w:pPr>
      <w:r w:rsidRPr="00C3419D">
        <w:rPr>
          <w:rFonts w:asciiTheme="minorHAnsi" w:hAnsiTheme="minorHAnsi" w:cs="Arial"/>
          <w:b/>
          <w:noProof/>
        </w:rPr>
        <mc:AlternateContent>
          <mc:Choice Requires="wps">
            <w:drawing>
              <wp:anchor distT="0" distB="0" distL="114300" distR="114300" simplePos="0" relativeHeight="252204032" behindDoc="0" locked="0" layoutInCell="1" allowOverlap="1" wp14:anchorId="55259965" wp14:editId="1E7A973A">
                <wp:simplePos x="0" y="0"/>
                <wp:positionH relativeFrom="column">
                  <wp:posOffset>4152265</wp:posOffset>
                </wp:positionH>
                <wp:positionV relativeFrom="paragraph">
                  <wp:posOffset>20955</wp:posOffset>
                </wp:positionV>
                <wp:extent cx="1083945" cy="989330"/>
                <wp:effectExtent l="0" t="0" r="0" b="1270"/>
                <wp:wrapNone/>
                <wp:docPr id="23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989330"/>
                        </a:xfrm>
                        <a:prstGeom prst="rect">
                          <a:avLst/>
                        </a:prstGeom>
                        <a:noFill/>
                        <a:ln w="9525">
                          <a:noFill/>
                          <a:miter lim="800000"/>
                          <a:headEnd/>
                          <a:tailEnd/>
                        </a:ln>
                      </wps:spPr>
                      <wps:txbx>
                        <w:txbxContent>
                          <w:p w14:paraId="0558212B" w14:textId="77777777" w:rsidR="00B53E60" w:rsidRPr="001E6791" w:rsidRDefault="00B53E60" w:rsidP="00C3419D">
                            <w:pPr>
                              <w:rPr>
                                <w:rFonts w:ascii="Calibri" w:hAnsi="Calibri"/>
                              </w:rPr>
                            </w:pPr>
                            <w:proofErr w:type="gramStart"/>
                            <w:r w:rsidRPr="001E6791">
                              <w:rPr>
                                <w:rFonts w:ascii="Calibri" w:hAnsi="Calibri"/>
                              </w:rPr>
                              <w:t>courbe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221" type="#_x0000_t202" style="position:absolute;left:0;text-align:left;margin-left:326.95pt;margin-top:1.65pt;width:85.35pt;height:77.9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" filled="f" stroked="f">
                <v:textbox>
                  <w:txbxContent>
                    <w:p w:rsidR="00292822" w:rsidRPr="001E6791" w:rsidRDefault="00292822" w:rsidP="00C3419D">
                      <w:pPr>
                        <w:rPr>
                          <w:rFonts w:ascii="Calibri" w:hAnsi="Calibri"/>
                        </w:rPr>
                      </w:pPr>
                      <w:proofErr w:type="gramStart"/>
                      <w:r w:rsidRPr="001E6791">
                        <w:rPr>
                          <w:rFonts w:ascii="Calibri" w:hAnsi="Calibri"/>
                        </w:rPr>
                        <w:t>courbe</w:t>
                      </w:r>
                      <w:proofErr w:type="gramEnd"/>
                    </w:p>
                  </w:txbxContent>
                </v:textbox>
              </v:shape>
            </w:pict>
          </mc:Fallback>
        </mc:AlternateContent>
      </w:r>
    </w:p>
    <w:p w14:paraId="33CB6E3E" w14:textId="77777777" w:rsidR="00C3419D" w:rsidRDefault="00C3419D" w:rsidP="00C602AF">
      <w:pPr>
        <w:tabs>
          <w:tab w:val="left" w:pos="8222"/>
        </w:tabs>
        <w:ind w:left="567" w:right="1417" w:hanging="567"/>
        <w:jc w:val="both"/>
        <w:rPr>
          <w:rFonts w:asciiTheme="minorHAnsi" w:hAnsiTheme="minorHAnsi" w:cs="Arial"/>
        </w:rPr>
      </w:pPr>
      <w:r w:rsidRPr="00C3419D">
        <w:rPr>
          <w:rFonts w:asciiTheme="minorHAnsi" w:hAnsiTheme="minorHAnsi" w:cs="Arial"/>
          <w:b/>
          <w:noProof/>
        </w:rPr>
        <mc:AlternateContent>
          <mc:Choice Requires="wps">
            <w:drawing>
              <wp:anchor distT="0" distB="0" distL="114300" distR="114300" simplePos="0" relativeHeight="252206080" behindDoc="0" locked="0" layoutInCell="1" allowOverlap="1" wp14:anchorId="6008563F" wp14:editId="3AE1A859">
                <wp:simplePos x="0" y="0"/>
                <wp:positionH relativeFrom="column">
                  <wp:posOffset>4713561</wp:posOffset>
                </wp:positionH>
                <wp:positionV relativeFrom="paragraph">
                  <wp:posOffset>140350</wp:posOffset>
                </wp:positionV>
                <wp:extent cx="988828" cy="680986"/>
                <wp:effectExtent l="0" t="0" r="59055" b="62230"/>
                <wp:wrapNone/>
                <wp:docPr id="2344" name="Connecteur droit avec flèche 2344"/>
                <wp:cNvGraphicFramePr/>
                <a:graphic xmlns:a="http://schemas.openxmlformats.org/drawingml/2006/main">
                  <a:graphicData uri="http://schemas.microsoft.com/office/word/2010/wordprocessingShape">
                    <wps:wsp>
                      <wps:cNvCnPr/>
                      <wps:spPr>
                        <a:xfrm>
                          <a:off x="0" y="0"/>
                          <a:ext cx="988828" cy="680986"/>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344" o:spid="_x0000_s1026" type="#_x0000_t32" style="position:absolute;margin-left:371.15pt;margin-top:11.05pt;width:77.85pt;height:53.6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" strokecolor="black [3213]" strokeweight="1pt">
                <v:stroke endarrow="open"/>
              </v:shape>
            </w:pict>
          </mc:Fallback>
        </mc:AlternateContent>
      </w:r>
    </w:p>
    <w:p w14:paraId="1E510409" w14:textId="77777777" w:rsidR="00C3419D" w:rsidRDefault="00C3419D" w:rsidP="00C602AF">
      <w:pPr>
        <w:tabs>
          <w:tab w:val="left" w:pos="8222"/>
        </w:tabs>
        <w:ind w:left="567" w:right="1417" w:hanging="567"/>
        <w:jc w:val="both"/>
        <w:rPr>
          <w:rFonts w:asciiTheme="minorHAnsi" w:hAnsiTheme="minorHAnsi" w:cs="Arial"/>
        </w:rPr>
      </w:pPr>
    </w:p>
    <w:p w14:paraId="25149A00" w14:textId="77777777" w:rsidR="00C3419D" w:rsidRDefault="00C3419D" w:rsidP="00C602AF">
      <w:pPr>
        <w:tabs>
          <w:tab w:val="left" w:pos="8222"/>
        </w:tabs>
        <w:ind w:left="567" w:right="1417" w:hanging="567"/>
        <w:jc w:val="both"/>
        <w:rPr>
          <w:rFonts w:asciiTheme="minorHAnsi" w:hAnsiTheme="minorHAnsi" w:cs="Arial"/>
        </w:rPr>
      </w:pPr>
    </w:p>
    <w:p w14:paraId="2264A57A" w14:textId="77777777" w:rsidR="00C3419D" w:rsidRDefault="00C3419D" w:rsidP="00C602AF">
      <w:pPr>
        <w:tabs>
          <w:tab w:val="left" w:pos="8222"/>
        </w:tabs>
        <w:ind w:left="567" w:right="1417" w:hanging="567"/>
        <w:jc w:val="both"/>
        <w:rPr>
          <w:rFonts w:asciiTheme="minorHAnsi" w:hAnsiTheme="minorHAnsi" w:cs="Arial"/>
        </w:rPr>
      </w:pPr>
    </w:p>
    <w:p w14:paraId="0A2D0AFF" w14:textId="77777777" w:rsidR="00C3419D" w:rsidRDefault="00C3419D" w:rsidP="00C602AF">
      <w:pPr>
        <w:tabs>
          <w:tab w:val="left" w:pos="8222"/>
        </w:tabs>
        <w:ind w:left="567" w:right="1417" w:hanging="567"/>
        <w:jc w:val="both"/>
        <w:rPr>
          <w:rFonts w:asciiTheme="minorHAnsi" w:hAnsiTheme="minorHAnsi" w:cs="Arial"/>
        </w:rPr>
      </w:pPr>
    </w:p>
    <w:p w14:paraId="7D0B8BA9" w14:textId="77777777" w:rsidR="00C3419D" w:rsidRDefault="00C3419D" w:rsidP="00C602AF">
      <w:pPr>
        <w:tabs>
          <w:tab w:val="left" w:pos="8222"/>
        </w:tabs>
        <w:ind w:left="567" w:right="1417" w:hanging="567"/>
        <w:jc w:val="both"/>
        <w:rPr>
          <w:rFonts w:asciiTheme="minorHAnsi" w:hAnsiTheme="minorHAnsi" w:cs="Arial"/>
        </w:rPr>
      </w:pPr>
      <w:r w:rsidRPr="00C3419D">
        <w:rPr>
          <w:rFonts w:asciiTheme="minorHAnsi" w:hAnsiTheme="minorHAnsi" w:cs="Arial"/>
          <w:b/>
          <w:noProof/>
        </w:rPr>
        <mc:AlternateContent>
          <mc:Choice Requires="wps">
            <w:drawing>
              <wp:anchor distT="0" distB="0" distL="114300" distR="114300" simplePos="0" relativeHeight="252200960" behindDoc="0" locked="0" layoutInCell="1" allowOverlap="1" wp14:anchorId="7E0422AA" wp14:editId="7FB2C6C5">
                <wp:simplePos x="0" y="0"/>
                <wp:positionH relativeFrom="column">
                  <wp:posOffset>2957195</wp:posOffset>
                </wp:positionH>
                <wp:positionV relativeFrom="paragraph">
                  <wp:posOffset>71755</wp:posOffset>
                </wp:positionV>
                <wp:extent cx="1190625" cy="989670"/>
                <wp:effectExtent l="0" t="0" r="0" b="1270"/>
                <wp:wrapNone/>
                <wp:docPr id="2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989670"/>
                        </a:xfrm>
                        <a:prstGeom prst="rect">
                          <a:avLst/>
                        </a:prstGeom>
                        <a:noFill/>
                        <a:ln w="9525">
                          <a:noFill/>
                          <a:miter lim="800000"/>
                          <a:headEnd/>
                          <a:tailEnd/>
                        </a:ln>
                      </wps:spPr>
                      <wps:txbx>
                        <w:txbxContent>
                          <w:p w14:paraId="29A78F8A" w14:textId="77777777" w:rsidR="00B53E60" w:rsidRPr="001E6791" w:rsidRDefault="00B53E60" w:rsidP="00C3419D">
                            <w:pPr>
                              <w:rPr>
                                <w:rFonts w:asciiTheme="minorHAnsi" w:hAnsiTheme="minorHAnsi"/>
                              </w:rPr>
                            </w:pPr>
                            <w:proofErr w:type="gramStart"/>
                            <w:r>
                              <w:rPr>
                                <w:rFonts w:asciiTheme="minorHAnsi" w:hAnsiTheme="minorHAnsi"/>
                              </w:rPr>
                              <w:t>r</w:t>
                            </w:r>
                            <w:r w:rsidRPr="001E6791">
                              <w:rPr>
                                <w:rFonts w:asciiTheme="minorHAnsi" w:hAnsiTheme="minorHAnsi"/>
                              </w:rPr>
                              <w:t>accordement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2" type="#_x0000_t202" style="position:absolute;left:0;text-align:left;margin-left:232.85pt;margin-top:5.65pt;width:93.75pt;height:77.9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" filled="f" stroked="f">
                <v:textbox>
                  <w:txbxContent>
                    <w:p w:rsidR="00292822" w:rsidRPr="001E6791" w:rsidRDefault="00292822" w:rsidP="00C3419D">
                      <w:pPr>
                        <w:rPr>
                          <w:rFonts w:asciiTheme="minorHAnsi" w:hAnsiTheme="minorHAnsi"/>
                        </w:rPr>
                      </w:pPr>
                      <w:proofErr w:type="gramStart"/>
                      <w:r>
                        <w:rPr>
                          <w:rFonts w:asciiTheme="minorHAnsi" w:hAnsiTheme="minorHAnsi"/>
                        </w:rPr>
                        <w:t>r</w:t>
                      </w:r>
                      <w:r w:rsidRPr="001E6791">
                        <w:rPr>
                          <w:rFonts w:asciiTheme="minorHAnsi" w:hAnsiTheme="minorHAnsi"/>
                        </w:rPr>
                        <w:t>accordement</w:t>
                      </w:r>
                      <w:proofErr w:type="gramEnd"/>
                    </w:p>
                  </w:txbxContent>
                </v:textbox>
              </v:shape>
            </w:pict>
          </mc:Fallback>
        </mc:AlternateContent>
      </w:r>
    </w:p>
    <w:p w14:paraId="3EF9C6FC" w14:textId="77777777" w:rsidR="00C3419D" w:rsidRDefault="00C3419D" w:rsidP="00C602AF">
      <w:pPr>
        <w:tabs>
          <w:tab w:val="left" w:pos="8222"/>
        </w:tabs>
        <w:ind w:left="567" w:right="1417" w:hanging="567"/>
        <w:jc w:val="both"/>
        <w:rPr>
          <w:rFonts w:asciiTheme="minorHAnsi" w:hAnsiTheme="minorHAnsi" w:cs="Arial"/>
        </w:rPr>
      </w:pPr>
      <w:r w:rsidRPr="00C3419D">
        <w:rPr>
          <w:rFonts w:asciiTheme="minorHAnsi" w:hAnsiTheme="minorHAnsi" w:cs="Arial"/>
          <w:noProof/>
        </w:rPr>
        <mc:AlternateContent>
          <mc:Choice Requires="wps">
            <w:drawing>
              <wp:anchor distT="0" distB="0" distL="114300" distR="114300" simplePos="0" relativeHeight="252197888" behindDoc="0" locked="0" layoutInCell="1" allowOverlap="1" wp14:anchorId="08806CE1" wp14:editId="41DDAA36">
                <wp:simplePos x="0" y="0"/>
                <wp:positionH relativeFrom="column">
                  <wp:posOffset>1299210</wp:posOffset>
                </wp:positionH>
                <wp:positionV relativeFrom="paragraph">
                  <wp:posOffset>5080</wp:posOffset>
                </wp:positionV>
                <wp:extent cx="1083945" cy="286385"/>
                <wp:effectExtent l="0" t="0" r="0" b="0"/>
                <wp:wrapNone/>
                <wp:docPr id="2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286385"/>
                        </a:xfrm>
                        <a:prstGeom prst="rect">
                          <a:avLst/>
                        </a:prstGeom>
                        <a:noFill/>
                        <a:ln w="9525">
                          <a:noFill/>
                          <a:miter lim="800000"/>
                          <a:headEnd/>
                          <a:tailEnd/>
                        </a:ln>
                      </wps:spPr>
                      <wps:txbx>
                        <w:txbxContent>
                          <w:p w14:paraId="0A55D697" w14:textId="77777777" w:rsidR="00B53E60" w:rsidRPr="001E6791" w:rsidRDefault="00B53E60">
                            <w:pPr>
                              <w:rPr>
                                <w:rFonts w:asciiTheme="minorHAnsi" w:hAnsiTheme="minorHAnsi"/>
                              </w:rPr>
                            </w:pPr>
                            <w:proofErr w:type="gramStart"/>
                            <w:r>
                              <w:rPr>
                                <w:rFonts w:asciiTheme="minorHAnsi" w:hAnsiTheme="minorHAnsi"/>
                              </w:rPr>
                              <w:t>l</w:t>
                            </w:r>
                            <w:r w:rsidRPr="001E6791">
                              <w:rPr>
                                <w:rFonts w:asciiTheme="minorHAnsi" w:hAnsiTheme="minorHAnsi"/>
                              </w:rPr>
                              <w:t>igne</w:t>
                            </w:r>
                            <w:proofErr w:type="gramEnd"/>
                            <w:r w:rsidRPr="001E6791">
                              <w:rPr>
                                <w:rFonts w:asciiTheme="minorHAnsi" w:hAnsiTheme="minorHAnsi"/>
                              </w:rPr>
                              <w:t xml:space="preserve"> droite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3" type="#_x0000_t202" style="position:absolute;left:0;text-align:left;margin-left:102.3pt;margin-top:.4pt;width:85.35pt;height:110.55pt;z-index:252197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" filled="f" stroked="f">
                <v:textbox style="mso-fit-shape-to-text:t">
                  <w:txbxContent>
                    <w:p w:rsidR="00292822" w:rsidRPr="001E6791" w:rsidRDefault="00292822">
                      <w:pPr>
                        <w:rPr>
                          <w:rFonts w:asciiTheme="minorHAnsi" w:hAnsiTheme="minorHAnsi"/>
                        </w:rPr>
                      </w:pPr>
                      <w:proofErr w:type="gramStart"/>
                      <w:r>
                        <w:rPr>
                          <w:rFonts w:asciiTheme="minorHAnsi" w:hAnsiTheme="minorHAnsi"/>
                        </w:rPr>
                        <w:t>l</w:t>
                      </w:r>
                      <w:r w:rsidRPr="001E6791">
                        <w:rPr>
                          <w:rFonts w:asciiTheme="minorHAnsi" w:hAnsiTheme="minorHAnsi"/>
                        </w:rPr>
                        <w:t>igne</w:t>
                      </w:r>
                      <w:proofErr w:type="gramEnd"/>
                      <w:r w:rsidRPr="001E6791">
                        <w:rPr>
                          <w:rFonts w:asciiTheme="minorHAnsi" w:hAnsiTheme="minorHAnsi"/>
                        </w:rPr>
                        <w:t xml:space="preserve"> droite</w:t>
                      </w:r>
                    </w:p>
                  </w:txbxContent>
                </v:textbox>
              </v:shape>
            </w:pict>
          </mc:Fallback>
        </mc:AlternateContent>
      </w:r>
    </w:p>
    <w:p w14:paraId="0F537D4D" w14:textId="77777777" w:rsidR="00C3419D" w:rsidRDefault="00C3419D" w:rsidP="00C602AF">
      <w:pPr>
        <w:tabs>
          <w:tab w:val="left" w:pos="8222"/>
        </w:tabs>
        <w:ind w:left="567" w:right="1417" w:hanging="567"/>
        <w:jc w:val="both"/>
        <w:rPr>
          <w:rFonts w:asciiTheme="minorHAnsi" w:hAnsiTheme="minorHAnsi" w:cs="Arial"/>
        </w:rPr>
      </w:pPr>
      <w:r w:rsidRPr="00C3419D">
        <w:rPr>
          <w:rFonts w:asciiTheme="minorHAnsi" w:hAnsiTheme="minorHAnsi" w:cs="Arial"/>
          <w:b/>
          <w:noProof/>
        </w:rPr>
        <mc:AlternateContent>
          <mc:Choice Requires="wps">
            <w:drawing>
              <wp:anchor distT="0" distB="0" distL="114300" distR="114300" simplePos="0" relativeHeight="252201984" behindDoc="0" locked="0" layoutInCell="1" allowOverlap="1" wp14:anchorId="6FD7B57A" wp14:editId="4159FDAF">
                <wp:simplePos x="0" y="0"/>
                <wp:positionH relativeFrom="column">
                  <wp:posOffset>3416300</wp:posOffset>
                </wp:positionH>
                <wp:positionV relativeFrom="paragraph">
                  <wp:posOffset>28575</wp:posOffset>
                </wp:positionV>
                <wp:extent cx="360680" cy="562610"/>
                <wp:effectExtent l="0" t="0" r="58420" b="66040"/>
                <wp:wrapNone/>
                <wp:docPr id="2342" name="Connecteur droit avec flèche 2342"/>
                <wp:cNvGraphicFramePr/>
                <a:graphic xmlns:a="http://schemas.openxmlformats.org/drawingml/2006/main">
                  <a:graphicData uri="http://schemas.microsoft.com/office/word/2010/wordprocessingShape">
                    <wps:wsp>
                      <wps:cNvCnPr/>
                      <wps:spPr>
                        <a:xfrm>
                          <a:off x="0" y="0"/>
                          <a:ext cx="360680" cy="56261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342" o:spid="_x0000_s1026" type="#_x0000_t32" style="position:absolute;margin-left:269pt;margin-top:2.25pt;width:28.4pt;height:44.3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" strokecolor="black [3213]" strokeweight="1pt">
                <v:stroke endarrow="open"/>
              </v:shape>
            </w:pict>
          </mc:Fallback>
        </mc:AlternateContent>
      </w:r>
      <w:r>
        <w:rPr>
          <w:rFonts w:asciiTheme="minorHAnsi" w:hAnsiTheme="minorHAnsi" w:cs="Arial"/>
          <w:noProof/>
        </w:rPr>
        <mc:AlternateContent>
          <mc:Choice Requires="wps">
            <w:drawing>
              <wp:anchor distT="0" distB="0" distL="114300" distR="114300" simplePos="0" relativeHeight="252198912" behindDoc="0" locked="0" layoutInCell="1" allowOverlap="1" wp14:anchorId="3465FFDC" wp14:editId="48157A3B">
                <wp:simplePos x="0" y="0"/>
                <wp:positionH relativeFrom="column">
                  <wp:posOffset>1236714</wp:posOffset>
                </wp:positionH>
                <wp:positionV relativeFrom="paragraph">
                  <wp:posOffset>91750</wp:posOffset>
                </wp:positionV>
                <wp:extent cx="191386" cy="596280"/>
                <wp:effectExtent l="57150" t="0" r="37465" b="51435"/>
                <wp:wrapNone/>
                <wp:docPr id="2340" name="Connecteur droit avec flèche 2340"/>
                <wp:cNvGraphicFramePr/>
                <a:graphic xmlns:a="http://schemas.openxmlformats.org/drawingml/2006/main">
                  <a:graphicData uri="http://schemas.microsoft.com/office/word/2010/wordprocessingShape">
                    <wps:wsp>
                      <wps:cNvCnPr/>
                      <wps:spPr>
                        <a:xfrm flipH="1">
                          <a:off x="0" y="0"/>
                          <a:ext cx="191386" cy="59628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340" o:spid="_x0000_s1026" type="#_x0000_t32" style="position:absolute;margin-left:97.4pt;margin-top:7.2pt;width:15.05pt;height:46.95pt;flip:x;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" strokecolor="black [3213]" strokeweight="1pt">
                <v:stroke endarrow="open"/>
              </v:shape>
            </w:pict>
          </mc:Fallback>
        </mc:AlternateContent>
      </w:r>
    </w:p>
    <w:p w14:paraId="10FABEF4" w14:textId="77777777" w:rsidR="00C3419D" w:rsidRDefault="00C3419D" w:rsidP="00C602AF">
      <w:pPr>
        <w:tabs>
          <w:tab w:val="left" w:pos="8222"/>
        </w:tabs>
        <w:ind w:left="567" w:right="1417" w:hanging="567"/>
        <w:jc w:val="both"/>
        <w:rPr>
          <w:rFonts w:asciiTheme="minorHAnsi" w:hAnsiTheme="minorHAnsi" w:cs="Arial"/>
        </w:rPr>
      </w:pPr>
    </w:p>
    <w:p w14:paraId="7E7C5128" w14:textId="77777777" w:rsidR="00C3419D" w:rsidRPr="00CF10D2" w:rsidRDefault="00C3419D" w:rsidP="00C602AF">
      <w:pPr>
        <w:tabs>
          <w:tab w:val="left" w:pos="8222"/>
        </w:tabs>
        <w:ind w:left="567" w:right="1417" w:hanging="567"/>
        <w:jc w:val="both"/>
        <w:rPr>
          <w:rFonts w:asciiTheme="minorHAnsi" w:hAnsiTheme="minorHAnsi" w:cs="Arial"/>
        </w:rPr>
      </w:pPr>
    </w:p>
    <w:p w14:paraId="0242666B" w14:textId="77777777" w:rsidR="006E4951" w:rsidRDefault="006E4951">
      <w:pPr>
        <w:rPr>
          <w:rFonts w:ascii="Arial" w:hAnsi="Arial" w:cs="Arial"/>
        </w:rPr>
      </w:pPr>
    </w:p>
    <w:p w14:paraId="485FC627" w14:textId="77777777" w:rsidR="006E4951" w:rsidRDefault="006E4951">
      <w:pPr>
        <w:rPr>
          <w:rFonts w:ascii="Arial" w:hAnsi="Arial" w:cs="Arial"/>
        </w:rPr>
      </w:pPr>
    </w:p>
    <w:p w14:paraId="1D419140" w14:textId="77777777" w:rsidR="006E4951" w:rsidRDefault="006E4951">
      <w:pPr>
        <w:rPr>
          <w:rFonts w:ascii="Arial" w:hAnsi="Arial" w:cs="Arial"/>
        </w:rPr>
      </w:pPr>
    </w:p>
    <w:p w14:paraId="776E0EE0" w14:textId="77777777" w:rsidR="00D148BB" w:rsidRDefault="00D148BB">
      <w:pPr>
        <w:rPr>
          <w:rFonts w:ascii="Arial" w:hAnsi="Arial" w:cs="Arial"/>
        </w:rPr>
      </w:pPr>
    </w:p>
    <w:p w14:paraId="543DA448" w14:textId="77777777" w:rsidR="006E4951" w:rsidRDefault="00397213">
      <w:pPr>
        <w:rPr>
          <w:rFonts w:ascii="Arial" w:hAnsi="Arial" w:cs="Arial"/>
        </w:rPr>
      </w:pPr>
      <w:r>
        <w:rPr>
          <w:noProof/>
        </w:rPr>
        <mc:AlternateContent>
          <mc:Choice Requires="wps">
            <w:drawing>
              <wp:anchor distT="0" distB="0" distL="114300" distR="114300" simplePos="0" relativeHeight="252090368" behindDoc="0" locked="0" layoutInCell="1" allowOverlap="1" wp14:anchorId="7AFF0511" wp14:editId="24726300">
                <wp:simplePos x="0" y="0"/>
                <wp:positionH relativeFrom="column">
                  <wp:posOffset>42545</wp:posOffset>
                </wp:positionH>
                <wp:positionV relativeFrom="paragraph">
                  <wp:posOffset>11903</wp:posOffset>
                </wp:positionV>
                <wp:extent cx="5172710" cy="575310"/>
                <wp:effectExtent l="0" t="0" r="8890" b="15240"/>
                <wp:wrapNone/>
                <wp:docPr id="1798" name="Text Box 2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710" cy="57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5369C" w14:textId="77777777" w:rsidR="00B53E60" w:rsidRPr="006E4951" w:rsidRDefault="00B53E60" w:rsidP="00DD019D">
                            <w:pPr>
                              <w:pStyle w:val="Lgende"/>
                              <w:jc w:val="center"/>
                              <w:rPr>
                                <w:rFonts w:asciiTheme="minorHAnsi" w:hAnsiTheme="minorHAnsi" w:cs="Arial"/>
                                <w:b w:val="0"/>
                                <w:i/>
                                <w:noProof/>
                                <w:color w:val="auto"/>
                                <w:sz w:val="24"/>
                                <w:szCs w:val="24"/>
                              </w:rPr>
                            </w:pPr>
                            <w:r w:rsidRPr="006E4951">
                              <w:rPr>
                                <w:rFonts w:asciiTheme="minorHAnsi" w:hAnsiTheme="minorHAnsi" w:cs="Arial"/>
                                <w:b w:val="0"/>
                                <w:i/>
                                <w:color w:val="auto"/>
                                <w:sz w:val="24"/>
                                <w:szCs w:val="24"/>
                              </w:rPr>
                              <w:t>F</w:t>
                            </w:r>
                            <w:r>
                              <w:rPr>
                                <w:rFonts w:asciiTheme="minorHAnsi" w:hAnsiTheme="minorHAnsi" w:cs="Arial"/>
                                <w:b w:val="0"/>
                                <w:i/>
                                <w:color w:val="auto"/>
                                <w:sz w:val="24"/>
                                <w:szCs w:val="24"/>
                              </w:rPr>
                              <w:t>igure 7 : r</w:t>
                            </w:r>
                            <w:r w:rsidRPr="006E4951">
                              <w:rPr>
                                <w:rFonts w:asciiTheme="minorHAnsi" w:hAnsiTheme="minorHAnsi" w:cs="Arial"/>
                                <w:b w:val="0"/>
                                <w:i/>
                                <w:color w:val="auto"/>
                                <w:sz w:val="24"/>
                                <w:szCs w:val="24"/>
                              </w:rPr>
                              <w:t xml:space="preserve">accordement « parabolique » en entrée de courbe. </w:t>
                            </w:r>
                            <w:r w:rsidRPr="006E4951">
                              <w:rPr>
                                <w:rFonts w:asciiTheme="minorHAnsi" w:hAnsiTheme="minorHAnsi" w:cs="Arial"/>
                                <w:b w:val="0"/>
                                <w:i/>
                                <w:color w:val="auto"/>
                                <w:sz w:val="24"/>
                                <w:szCs w:val="24"/>
                              </w:rPr>
                              <w:br/>
                              <w:t>Le devers de la voie augmente linéairement sur cette longueur.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8" o:spid="_x0000_s1224" type="#_x0000_t202" style="position:absolute;margin-left:3.35pt;margin-top:.95pt;width:407.3pt;height:45.3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" filled="f" stroked="f">
                <v:textbox inset="0,0,0,0">
                  <w:txbxContent>
                    <w:p w:rsidR="00292822" w:rsidRPr="006E4951" w:rsidRDefault="00292822" w:rsidP="00DD019D">
                      <w:pPr>
                        <w:pStyle w:val="Lgende"/>
                        <w:jc w:val="center"/>
                        <w:rPr>
                          <w:rFonts w:asciiTheme="minorHAnsi" w:hAnsiTheme="minorHAnsi" w:cs="Arial"/>
                          <w:b w:val="0"/>
                          <w:i/>
                          <w:noProof/>
                          <w:color w:val="auto"/>
                          <w:sz w:val="24"/>
                          <w:szCs w:val="24"/>
                        </w:rPr>
                      </w:pPr>
                      <w:r w:rsidRPr="006E4951">
                        <w:rPr>
                          <w:rFonts w:asciiTheme="minorHAnsi" w:hAnsiTheme="minorHAnsi" w:cs="Arial"/>
                          <w:b w:val="0"/>
                          <w:i/>
                          <w:color w:val="auto"/>
                          <w:sz w:val="24"/>
                          <w:szCs w:val="24"/>
                        </w:rPr>
                        <w:t>F</w:t>
                      </w:r>
                      <w:r>
                        <w:rPr>
                          <w:rFonts w:asciiTheme="minorHAnsi" w:hAnsiTheme="minorHAnsi" w:cs="Arial"/>
                          <w:b w:val="0"/>
                          <w:i/>
                          <w:color w:val="auto"/>
                          <w:sz w:val="24"/>
                          <w:szCs w:val="24"/>
                        </w:rPr>
                        <w:t>igure 7 : r</w:t>
                      </w:r>
                      <w:r w:rsidRPr="006E4951">
                        <w:rPr>
                          <w:rFonts w:asciiTheme="minorHAnsi" w:hAnsiTheme="minorHAnsi" w:cs="Arial"/>
                          <w:b w:val="0"/>
                          <w:i/>
                          <w:color w:val="auto"/>
                          <w:sz w:val="24"/>
                          <w:szCs w:val="24"/>
                        </w:rPr>
                        <w:t xml:space="preserve">accordement « parabolique » en entrée de courbe. </w:t>
                      </w:r>
                      <w:r w:rsidRPr="006E4951">
                        <w:rPr>
                          <w:rFonts w:asciiTheme="minorHAnsi" w:hAnsiTheme="minorHAnsi" w:cs="Arial"/>
                          <w:b w:val="0"/>
                          <w:i/>
                          <w:color w:val="auto"/>
                          <w:sz w:val="24"/>
                          <w:szCs w:val="24"/>
                        </w:rPr>
                        <w:br/>
                        <w:t>Le devers de la voie augmente linéairement sur cette longueur.</w:t>
                      </w:r>
                    </w:p>
                  </w:txbxContent>
                </v:textbox>
              </v:shape>
            </w:pict>
          </mc:Fallback>
        </mc:AlternateContent>
      </w:r>
    </w:p>
    <w:p w14:paraId="5BD43034" w14:textId="77777777" w:rsidR="00E64F6E" w:rsidRDefault="00E64F6E" w:rsidP="00F20249">
      <w:pPr>
        <w:tabs>
          <w:tab w:val="left" w:pos="8222"/>
        </w:tabs>
        <w:jc w:val="both"/>
        <w:rPr>
          <w:rFonts w:ascii="Arial" w:hAnsi="Arial" w:cs="Arial"/>
        </w:rPr>
      </w:pPr>
    </w:p>
    <w:p w14:paraId="764A10C1" w14:textId="77777777" w:rsidR="00397213" w:rsidRDefault="00397213" w:rsidP="000C2F3F">
      <w:pPr>
        <w:tabs>
          <w:tab w:val="left" w:pos="8789"/>
          <w:tab w:val="left" w:pos="9214"/>
        </w:tabs>
        <w:spacing w:line="276" w:lineRule="auto"/>
        <w:ind w:right="992"/>
        <w:jc w:val="both"/>
        <w:rPr>
          <w:rFonts w:asciiTheme="minorHAnsi" w:hAnsiTheme="minorHAnsi" w:cs="Arial"/>
        </w:rPr>
      </w:pPr>
    </w:p>
    <w:p w14:paraId="1271C276" w14:textId="77777777" w:rsidR="00592652" w:rsidRDefault="00592652" w:rsidP="000C2F3F">
      <w:pPr>
        <w:tabs>
          <w:tab w:val="left" w:pos="8789"/>
          <w:tab w:val="left" w:pos="9214"/>
        </w:tabs>
        <w:spacing w:line="276" w:lineRule="auto"/>
        <w:ind w:right="992"/>
        <w:jc w:val="both"/>
        <w:rPr>
          <w:rFonts w:asciiTheme="minorHAnsi" w:hAnsiTheme="minorHAnsi" w:cs="Arial"/>
        </w:rPr>
      </w:pPr>
    </w:p>
    <w:p w14:paraId="313DF692" w14:textId="77777777" w:rsidR="00E64F6E" w:rsidRPr="00D148BB" w:rsidRDefault="00E64F6E" w:rsidP="000C2F3F">
      <w:pPr>
        <w:tabs>
          <w:tab w:val="left" w:pos="8789"/>
          <w:tab w:val="left" w:pos="9214"/>
        </w:tabs>
        <w:spacing w:line="276" w:lineRule="auto"/>
        <w:ind w:right="992"/>
        <w:jc w:val="both"/>
        <w:rPr>
          <w:rFonts w:asciiTheme="minorHAnsi" w:hAnsiTheme="minorHAnsi" w:cs="Arial"/>
        </w:rPr>
      </w:pPr>
      <w:r w:rsidRPr="00D148BB">
        <w:rPr>
          <w:rFonts w:asciiTheme="minorHAnsi" w:hAnsiTheme="minorHAnsi" w:cs="Arial"/>
        </w:rPr>
        <w:t xml:space="preserve">Afin de détecter la courbe, </w:t>
      </w:r>
      <w:r w:rsidR="005F040D">
        <w:rPr>
          <w:rFonts w:asciiTheme="minorHAnsi" w:hAnsiTheme="minorHAnsi" w:cs="Arial"/>
        </w:rPr>
        <w:t>le concepteur</w:t>
      </w:r>
      <w:r w:rsidRPr="00D148BB">
        <w:rPr>
          <w:rFonts w:asciiTheme="minorHAnsi" w:hAnsiTheme="minorHAnsi" w:cs="Arial"/>
        </w:rPr>
        <w:t xml:space="preserve"> privilégie l’utilisation d’un capteur</w:t>
      </w:r>
      <w:r w:rsidR="001E6791">
        <w:rPr>
          <w:rFonts w:asciiTheme="minorHAnsi" w:hAnsiTheme="minorHAnsi" w:cs="Arial"/>
        </w:rPr>
        <w:t xml:space="preserve"> </w:t>
      </w:r>
      <w:r w:rsidR="001E6791" w:rsidRPr="00377A1C">
        <w:rPr>
          <w:rFonts w:asciiTheme="minorHAnsi" w:hAnsiTheme="minorHAnsi" w:cs="Arial"/>
        </w:rPr>
        <w:t>de type</w:t>
      </w:r>
      <w:r w:rsidR="001E6791">
        <w:rPr>
          <w:rFonts w:asciiTheme="minorHAnsi" w:hAnsiTheme="minorHAnsi" w:cs="Arial"/>
        </w:rPr>
        <w:t xml:space="preserve"> </w:t>
      </w:r>
      <w:r w:rsidRPr="00D148BB">
        <w:rPr>
          <w:rFonts w:asciiTheme="minorHAnsi" w:hAnsiTheme="minorHAnsi" w:cs="Arial"/>
        </w:rPr>
        <w:t xml:space="preserve"> accéléromètre qui mesurera </w:t>
      </w:r>
      <w:r w:rsidRPr="00D148BB">
        <w:rPr>
          <w:rFonts w:asciiTheme="minorHAnsi" w:hAnsiTheme="minorHAnsi" w:cs="Arial"/>
          <w:b/>
        </w:rPr>
        <w:t>γ</w:t>
      </w:r>
      <w:r w:rsidRPr="00D148BB">
        <w:rPr>
          <w:rFonts w:asciiTheme="minorHAnsi" w:hAnsiTheme="minorHAnsi" w:cs="Arial"/>
          <w:b/>
          <w:vertAlign w:val="subscript"/>
        </w:rPr>
        <w:t>nc</w:t>
      </w:r>
      <w:r w:rsidRPr="00D148BB">
        <w:rPr>
          <w:rFonts w:asciiTheme="minorHAnsi" w:hAnsiTheme="minorHAnsi" w:cs="Arial"/>
        </w:rPr>
        <w:t>.</w:t>
      </w:r>
    </w:p>
    <w:p w14:paraId="31290061" w14:textId="77777777" w:rsidR="00957140" w:rsidRPr="00D148BB" w:rsidRDefault="00E64F6E" w:rsidP="000C2F3F">
      <w:pPr>
        <w:tabs>
          <w:tab w:val="left" w:pos="8789"/>
          <w:tab w:val="left" w:pos="9214"/>
        </w:tabs>
        <w:spacing w:line="276" w:lineRule="auto"/>
        <w:ind w:right="992"/>
        <w:jc w:val="both"/>
        <w:rPr>
          <w:rFonts w:asciiTheme="minorHAnsi" w:hAnsiTheme="minorHAnsi" w:cs="Arial"/>
        </w:rPr>
      </w:pPr>
      <w:r w:rsidRPr="00D148BB">
        <w:rPr>
          <w:rFonts w:asciiTheme="minorHAnsi" w:hAnsiTheme="minorHAnsi" w:cs="Arial"/>
        </w:rPr>
        <w:t>Mais le problème de la synchronisation du mouvement des caisses avec la vitesse d’entrée (ou de sortie) de la courbe est prépondérant.</w:t>
      </w:r>
    </w:p>
    <w:p w14:paraId="0D004BB4" w14:textId="77777777" w:rsidR="00E64F6E" w:rsidRDefault="005F040D" w:rsidP="000C2F3F">
      <w:pPr>
        <w:tabs>
          <w:tab w:val="left" w:pos="8789"/>
          <w:tab w:val="left" w:pos="9214"/>
        </w:tabs>
        <w:spacing w:after="120" w:line="276" w:lineRule="auto"/>
        <w:ind w:right="992"/>
        <w:jc w:val="both"/>
        <w:rPr>
          <w:rFonts w:asciiTheme="minorHAnsi" w:hAnsiTheme="minorHAnsi" w:cs="Arial"/>
        </w:rPr>
      </w:pPr>
      <w:r>
        <w:rPr>
          <w:rFonts w:asciiTheme="minorHAnsi" w:hAnsiTheme="minorHAnsi" w:cs="Arial"/>
        </w:rPr>
        <w:t>Á</w:t>
      </w:r>
      <w:r w:rsidR="00E64F6E" w:rsidRPr="00D148BB">
        <w:rPr>
          <w:rFonts w:asciiTheme="minorHAnsi" w:hAnsiTheme="minorHAnsi" w:cs="Arial"/>
        </w:rPr>
        <w:t xml:space="preserve"> cette fin, la mesure de vitesse donnée par l’instrumentation du </w:t>
      </w:r>
      <w:r w:rsidR="002D77E1" w:rsidRPr="00377A1C">
        <w:rPr>
          <w:rFonts w:asciiTheme="minorHAnsi" w:hAnsiTheme="minorHAnsi" w:cs="Arial"/>
        </w:rPr>
        <w:t>train</w:t>
      </w:r>
      <w:r w:rsidR="00E64F6E" w:rsidRPr="00D148BB">
        <w:rPr>
          <w:rFonts w:asciiTheme="minorHAnsi" w:hAnsiTheme="minorHAnsi" w:cs="Arial"/>
        </w:rPr>
        <w:t xml:space="preserve"> </w:t>
      </w:r>
      <w:r w:rsidR="00D653F0">
        <w:rPr>
          <w:rFonts w:asciiTheme="minorHAnsi" w:hAnsiTheme="minorHAnsi" w:cs="Arial"/>
        </w:rPr>
        <w:t xml:space="preserve">est utilisée pour </w:t>
      </w:r>
      <w:r w:rsidR="00E64F6E" w:rsidRPr="00D148BB">
        <w:rPr>
          <w:rFonts w:asciiTheme="minorHAnsi" w:hAnsiTheme="minorHAnsi" w:cs="Arial"/>
        </w:rPr>
        <w:t>synchroniser les bogies.</w:t>
      </w:r>
    </w:p>
    <w:p w14:paraId="5F64F049" w14:textId="77777777" w:rsidR="007C1597" w:rsidRDefault="007C1597" w:rsidP="000C2F3F">
      <w:pPr>
        <w:tabs>
          <w:tab w:val="left" w:pos="8789"/>
          <w:tab w:val="left" w:pos="9214"/>
        </w:tabs>
        <w:spacing w:after="120" w:line="276" w:lineRule="auto"/>
        <w:ind w:right="992"/>
        <w:rPr>
          <w:rFonts w:asciiTheme="minorHAnsi" w:hAnsiTheme="minorHAnsi" w:cs="Arial"/>
        </w:rPr>
      </w:pPr>
    </w:p>
    <w:p w14:paraId="3E630DB1" w14:textId="77777777" w:rsidR="007C1597" w:rsidRDefault="007C1597" w:rsidP="000C2F3F">
      <w:pPr>
        <w:tabs>
          <w:tab w:val="left" w:pos="8789"/>
          <w:tab w:val="left" w:pos="9214"/>
        </w:tabs>
        <w:spacing w:after="120" w:line="276" w:lineRule="auto"/>
        <w:ind w:right="992"/>
        <w:rPr>
          <w:rFonts w:asciiTheme="minorHAnsi" w:hAnsiTheme="minorHAnsi" w:cs="Arial"/>
        </w:rPr>
      </w:pPr>
    </w:p>
    <w:p w14:paraId="79110BB9" w14:textId="77777777" w:rsidR="007C1597" w:rsidRDefault="007C1597" w:rsidP="000C2F3F">
      <w:pPr>
        <w:tabs>
          <w:tab w:val="left" w:pos="8789"/>
          <w:tab w:val="left" w:pos="9214"/>
        </w:tabs>
        <w:spacing w:after="120" w:line="276" w:lineRule="auto"/>
        <w:ind w:right="992"/>
        <w:rPr>
          <w:rFonts w:asciiTheme="minorHAnsi" w:hAnsiTheme="minorHAnsi" w:cs="Arial"/>
        </w:rPr>
      </w:pPr>
    </w:p>
    <w:p w14:paraId="1DFBC2E7" w14:textId="77777777" w:rsidR="007C1597" w:rsidRDefault="007C1597" w:rsidP="000C2F3F">
      <w:pPr>
        <w:tabs>
          <w:tab w:val="left" w:pos="8789"/>
          <w:tab w:val="left" w:pos="9214"/>
        </w:tabs>
        <w:spacing w:after="120" w:line="276" w:lineRule="auto"/>
        <w:ind w:right="992"/>
        <w:rPr>
          <w:rFonts w:asciiTheme="minorHAnsi" w:hAnsiTheme="minorHAnsi" w:cs="Arial"/>
        </w:rPr>
      </w:pPr>
    </w:p>
    <w:p w14:paraId="5E70D3C9" w14:textId="77777777" w:rsidR="00AF6B8B" w:rsidRDefault="000C2F3F" w:rsidP="00377A1C">
      <w:pPr>
        <w:tabs>
          <w:tab w:val="left" w:pos="8789"/>
          <w:tab w:val="left" w:pos="9214"/>
        </w:tabs>
        <w:spacing w:after="120" w:line="276" w:lineRule="auto"/>
        <w:ind w:right="992"/>
        <w:jc w:val="both"/>
        <w:rPr>
          <w:rFonts w:asciiTheme="minorHAnsi" w:hAnsiTheme="minorHAnsi" w:cs="Arial"/>
        </w:rPr>
      </w:pPr>
      <w:r w:rsidRPr="00377A1C">
        <w:rPr>
          <w:rFonts w:asciiTheme="minorHAnsi" w:hAnsiTheme="minorHAnsi" w:cs="Arial"/>
          <w:noProof/>
        </w:rPr>
        <w:lastRenderedPageBreak/>
        <mc:AlternateContent>
          <mc:Choice Requires="wps">
            <w:drawing>
              <wp:anchor distT="0" distB="0" distL="114300" distR="114300" simplePos="0" relativeHeight="252195840" behindDoc="0" locked="0" layoutInCell="1" allowOverlap="1" wp14:anchorId="534CBA5C" wp14:editId="41964093">
                <wp:simplePos x="0" y="0"/>
                <wp:positionH relativeFrom="column">
                  <wp:posOffset>348378</wp:posOffset>
                </wp:positionH>
                <wp:positionV relativeFrom="paragraph">
                  <wp:posOffset>1297172</wp:posOffset>
                </wp:positionV>
                <wp:extent cx="4667250" cy="286385"/>
                <wp:effectExtent l="0" t="0" r="0" b="0"/>
                <wp:wrapNone/>
                <wp:docPr id="23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286385"/>
                        </a:xfrm>
                        <a:prstGeom prst="rect">
                          <a:avLst/>
                        </a:prstGeom>
                        <a:solidFill>
                          <a:srgbClr val="FFFFFF"/>
                        </a:solidFill>
                        <a:ln w="9525">
                          <a:noFill/>
                          <a:miter lim="800000"/>
                          <a:headEnd/>
                          <a:tailEnd/>
                        </a:ln>
                      </wps:spPr>
                      <wps:txbx>
                        <w:txbxContent>
                          <w:p w14:paraId="6075B24D" w14:textId="77777777" w:rsidR="00B53E60" w:rsidRDefault="00B53E60">
                            <w:r w:rsidRPr="000C2F3F">
                              <w:rPr>
                                <w:rFonts w:asciiTheme="minorHAnsi" w:hAnsiTheme="minorHAnsi" w:cs="Arial"/>
                                <w:i/>
                              </w:rPr>
                              <w:t>Figure 8 : modélisation</w:t>
                            </w:r>
                            <w:r w:rsidRPr="00D148BB">
                              <w:rPr>
                                <w:rFonts w:asciiTheme="minorHAnsi" w:hAnsiTheme="minorHAnsi" w:cs="Arial"/>
                                <w:i/>
                              </w:rPr>
                              <w:t xml:space="preserve"> de la rame. Distance entre bogies 18,7m.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5" type="#_x0000_t202" style="position:absolute;margin-left:27.45pt;margin-top:102.15pt;width:367.55pt;height:110.55pt;z-index:252195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" stroked="f">
                <v:textbox style="mso-fit-shape-to-text:t">
                  <w:txbxContent>
                    <w:p w:rsidR="00292822" w:rsidRDefault="00292822">
                      <w:r w:rsidRPr="000C2F3F">
                        <w:rPr>
                          <w:rFonts w:asciiTheme="minorHAnsi" w:hAnsiTheme="minorHAnsi" w:cs="Arial"/>
                          <w:i/>
                        </w:rPr>
                        <w:t>Figure 8 : modélisation</w:t>
                      </w:r>
                      <w:r w:rsidRPr="00D148BB">
                        <w:rPr>
                          <w:rFonts w:asciiTheme="minorHAnsi" w:hAnsiTheme="minorHAnsi" w:cs="Arial"/>
                          <w:i/>
                        </w:rPr>
                        <w:t xml:space="preserve"> de la rame. Distance entre bogies 18,7m.</w:t>
                      </w:r>
                    </w:p>
                  </w:txbxContent>
                </v:textbox>
              </v:shape>
            </w:pict>
          </mc:Fallback>
        </mc:AlternateContent>
      </w:r>
      <w:r w:rsidR="00C602AF" w:rsidRPr="00377A1C">
        <w:rPr>
          <w:rFonts w:asciiTheme="minorHAnsi" w:hAnsiTheme="minorHAnsi" w:cs="Arial"/>
        </w:rPr>
        <w:t>L’abscisse d’un actionneur situé sur le k</w:t>
      </w:r>
      <w:r w:rsidR="00C602AF" w:rsidRPr="00377A1C">
        <w:rPr>
          <w:rFonts w:asciiTheme="minorHAnsi" w:hAnsiTheme="minorHAnsi" w:cs="Arial"/>
          <w:vertAlign w:val="superscript"/>
        </w:rPr>
        <w:t>ième</w:t>
      </w:r>
      <w:r w:rsidR="00C602AF" w:rsidRPr="00377A1C">
        <w:rPr>
          <w:rFonts w:asciiTheme="minorHAnsi" w:hAnsiTheme="minorHAnsi" w:cs="Arial"/>
        </w:rPr>
        <w:t xml:space="preserve"> bogie par rapport à la position du capteur en tête de train est notée D</w:t>
      </w:r>
      <w:r w:rsidR="00C602AF" w:rsidRPr="00377A1C">
        <w:rPr>
          <w:rFonts w:asciiTheme="minorHAnsi" w:hAnsiTheme="minorHAnsi" w:cs="Arial"/>
          <w:sz w:val="22"/>
        </w:rPr>
        <w:t>k</w:t>
      </w:r>
      <w:r w:rsidR="00C602AF" w:rsidRPr="00377A1C">
        <w:rPr>
          <w:rFonts w:asciiTheme="minorHAnsi" w:hAnsiTheme="minorHAnsi" w:cs="Arial"/>
        </w:rPr>
        <w:t>.</w:t>
      </w:r>
    </w:p>
    <w:p w14:paraId="2979A4E1" w14:textId="77777777" w:rsidR="00E64F6E" w:rsidRPr="000C2F3F" w:rsidRDefault="0043197D" w:rsidP="00377A1C">
      <w:pPr>
        <w:tabs>
          <w:tab w:val="left" w:pos="8789"/>
          <w:tab w:val="left" w:pos="9214"/>
        </w:tabs>
        <w:spacing w:after="120" w:line="276" w:lineRule="auto"/>
        <w:ind w:right="992"/>
        <w:jc w:val="both"/>
        <w:rPr>
          <w:rFonts w:asciiTheme="minorHAnsi" w:hAnsiTheme="minorHAnsi"/>
        </w:rPr>
      </w:pPr>
      <w:r w:rsidRPr="00D148BB">
        <w:rPr>
          <w:rFonts w:asciiTheme="minorHAnsi" w:hAnsiTheme="minorHAnsi" w:cs="Arial"/>
          <w:noProof/>
        </w:rPr>
        <w:drawing>
          <wp:inline distT="0" distB="0" distL="0" distR="0" wp14:anchorId="3C38297C" wp14:editId="519C4AF8">
            <wp:extent cx="5760720" cy="1083310"/>
            <wp:effectExtent l="19050" t="0" r="0" b="0"/>
            <wp:docPr id="28" name="Image 27" descr="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29" cstate="print"/>
                    <a:stretch>
                      <a:fillRect/>
                    </a:stretch>
                  </pic:blipFill>
                  <pic:spPr>
                    <a:xfrm>
                      <a:off x="0" y="0"/>
                      <a:ext cx="5760720" cy="1083310"/>
                    </a:xfrm>
                    <a:prstGeom prst="rect">
                      <a:avLst/>
                    </a:prstGeom>
                  </pic:spPr>
                </pic:pic>
              </a:graphicData>
            </a:graphic>
          </wp:inline>
        </w:drawing>
      </w:r>
    </w:p>
    <w:p w14:paraId="3AB723EE" w14:textId="77777777" w:rsidR="00E64F6E" w:rsidRPr="00D148BB" w:rsidRDefault="0043197D" w:rsidP="00D148BB">
      <w:pPr>
        <w:spacing w:after="120" w:line="276" w:lineRule="auto"/>
        <w:ind w:left="567" w:hanging="567"/>
        <w:jc w:val="both"/>
        <w:rPr>
          <w:rFonts w:asciiTheme="minorHAnsi" w:hAnsiTheme="minorHAnsi" w:cs="Arial"/>
          <w:b/>
        </w:rPr>
      </w:pPr>
      <w:r w:rsidRPr="00D148BB">
        <w:rPr>
          <w:rFonts w:asciiTheme="minorHAnsi" w:hAnsiTheme="minorHAnsi" w:cs="Arial"/>
          <w:b/>
        </w:rPr>
        <w:t>Q1</w:t>
      </w:r>
      <w:r w:rsidR="00606222">
        <w:rPr>
          <w:rFonts w:asciiTheme="minorHAnsi" w:hAnsiTheme="minorHAnsi" w:cs="Arial"/>
          <w:b/>
        </w:rPr>
        <w:t>5</w:t>
      </w:r>
      <w:r w:rsidRPr="00D148BB">
        <w:rPr>
          <w:rFonts w:asciiTheme="minorHAnsi" w:hAnsiTheme="minorHAnsi" w:cs="Arial"/>
          <w:b/>
        </w:rPr>
        <w:t>.</w:t>
      </w:r>
      <w:r w:rsidR="00D148BB">
        <w:rPr>
          <w:rFonts w:asciiTheme="minorHAnsi" w:hAnsiTheme="minorHAnsi" w:cs="Arial"/>
          <w:b/>
        </w:rPr>
        <w:tab/>
      </w:r>
      <w:r w:rsidR="00E64F6E" w:rsidRPr="00D148BB">
        <w:rPr>
          <w:rFonts w:asciiTheme="minorHAnsi" w:hAnsiTheme="minorHAnsi" w:cs="Arial"/>
        </w:rPr>
        <w:t xml:space="preserve">Proposer une relation entre le retard </w:t>
      </w:r>
      <w:r w:rsidR="00E64F6E" w:rsidRPr="00D148BB">
        <w:rPr>
          <w:rFonts w:asciiTheme="minorHAnsi" w:hAnsiTheme="minorHAnsi" w:cs="Arial"/>
          <w:b/>
        </w:rPr>
        <w:t>Δt</w:t>
      </w:r>
      <w:r w:rsidR="00E64F6E" w:rsidRPr="00D148BB">
        <w:rPr>
          <w:rFonts w:asciiTheme="minorHAnsi" w:hAnsiTheme="minorHAnsi" w:cs="Arial"/>
          <w:b/>
          <w:vertAlign w:val="subscript"/>
        </w:rPr>
        <w:t>k</w:t>
      </w:r>
      <w:r w:rsidR="00E64F6E" w:rsidRPr="00D148BB">
        <w:rPr>
          <w:rFonts w:asciiTheme="minorHAnsi" w:hAnsiTheme="minorHAnsi" w:cs="Arial"/>
        </w:rPr>
        <w:t xml:space="preserve"> de la commande de chaque actionneur et son abscisse </w:t>
      </w:r>
      <w:r w:rsidR="00E64F6E" w:rsidRPr="00D148BB">
        <w:rPr>
          <w:rFonts w:asciiTheme="minorHAnsi" w:hAnsiTheme="minorHAnsi" w:cs="Arial"/>
          <w:b/>
        </w:rPr>
        <w:t>D</w:t>
      </w:r>
      <w:r w:rsidR="00E64F6E" w:rsidRPr="00D148BB">
        <w:rPr>
          <w:rFonts w:asciiTheme="minorHAnsi" w:hAnsiTheme="minorHAnsi" w:cs="Arial"/>
          <w:b/>
          <w:vertAlign w:val="subscript"/>
        </w:rPr>
        <w:t>k</w:t>
      </w:r>
      <w:r w:rsidR="00E64F6E" w:rsidRPr="00D148BB">
        <w:rPr>
          <w:rFonts w:asciiTheme="minorHAnsi" w:hAnsiTheme="minorHAnsi" w:cs="Arial"/>
        </w:rPr>
        <w:t xml:space="preserve">, en utilisant la mesure de vitesse </w:t>
      </w:r>
      <w:r w:rsidR="00E64F6E" w:rsidRPr="00D148BB">
        <w:rPr>
          <w:rFonts w:asciiTheme="minorHAnsi" w:hAnsiTheme="minorHAnsi" w:cs="Arial"/>
          <w:b/>
        </w:rPr>
        <w:t>V</w:t>
      </w:r>
      <w:r w:rsidR="00E64F6E" w:rsidRPr="00D148BB">
        <w:rPr>
          <w:rFonts w:asciiTheme="minorHAnsi" w:hAnsiTheme="minorHAnsi" w:cs="Arial"/>
          <w:b/>
          <w:vertAlign w:val="subscript"/>
        </w:rPr>
        <w:t>TGV</w:t>
      </w:r>
      <w:r w:rsidR="00E64F6E" w:rsidRPr="00D148BB">
        <w:rPr>
          <w:rFonts w:asciiTheme="minorHAnsi" w:hAnsiTheme="minorHAnsi" w:cs="Arial"/>
        </w:rPr>
        <w:t>.</w:t>
      </w:r>
    </w:p>
    <w:p w14:paraId="1EEA3349" w14:textId="77777777" w:rsidR="001E6791" w:rsidRPr="00D148BB" w:rsidRDefault="001E6791" w:rsidP="001E6791">
      <w:pPr>
        <w:spacing w:after="120" w:line="276" w:lineRule="auto"/>
        <w:ind w:left="567" w:hanging="567"/>
        <w:jc w:val="both"/>
        <w:rPr>
          <w:rFonts w:asciiTheme="minorHAnsi" w:hAnsiTheme="minorHAnsi" w:cs="Arial"/>
          <w:b/>
        </w:rPr>
      </w:pPr>
      <w:r w:rsidRPr="00D148BB">
        <w:rPr>
          <w:rFonts w:asciiTheme="minorHAnsi" w:hAnsiTheme="minorHAnsi" w:cs="Arial"/>
          <w:b/>
        </w:rPr>
        <w:t>Q1</w:t>
      </w:r>
      <w:r>
        <w:rPr>
          <w:rFonts w:asciiTheme="minorHAnsi" w:hAnsiTheme="minorHAnsi" w:cs="Arial"/>
          <w:b/>
        </w:rPr>
        <w:t>6.</w:t>
      </w:r>
      <w:r>
        <w:rPr>
          <w:rFonts w:asciiTheme="minorHAnsi" w:hAnsiTheme="minorHAnsi" w:cs="Arial"/>
          <w:b/>
        </w:rPr>
        <w:tab/>
      </w:r>
      <w:r w:rsidRPr="00D148BB">
        <w:rPr>
          <w:rFonts w:asciiTheme="minorHAnsi" w:hAnsiTheme="minorHAnsi" w:cs="Arial"/>
        </w:rPr>
        <w:t>Calculer le déphasage entre deux commandes consécutives à 180 km/h</w:t>
      </w:r>
    </w:p>
    <w:p w14:paraId="19BE387C" w14:textId="77777777" w:rsidR="00F20249" w:rsidRDefault="00484EA2" w:rsidP="00D148BB">
      <w:pPr>
        <w:spacing w:line="276" w:lineRule="auto"/>
        <w:jc w:val="both"/>
        <w:rPr>
          <w:rFonts w:asciiTheme="minorHAnsi" w:hAnsiTheme="minorHAnsi" w:cs="Arial"/>
        </w:rPr>
      </w:pPr>
      <w:r w:rsidRPr="00D148BB">
        <w:rPr>
          <w:rFonts w:asciiTheme="minorHAnsi" w:hAnsiTheme="minorHAnsi" w:cs="Arial"/>
        </w:rPr>
        <w:t>Chaque caisse a un empattement de 18,7 m.</w:t>
      </w:r>
    </w:p>
    <w:p w14:paraId="3189B308" w14:textId="77777777" w:rsidR="004B2C01" w:rsidRDefault="004B2C01" w:rsidP="004B2C01">
      <w:pPr>
        <w:spacing w:line="276" w:lineRule="auto"/>
        <w:jc w:val="both"/>
        <w:rPr>
          <w:rFonts w:asciiTheme="minorHAnsi" w:hAnsiTheme="minorHAnsi" w:cs="Arial"/>
        </w:rPr>
      </w:pPr>
      <w:r w:rsidRPr="00AF6B8B">
        <w:rPr>
          <w:rFonts w:asciiTheme="minorHAnsi" w:hAnsiTheme="minorHAnsi" w:cs="Arial"/>
        </w:rPr>
        <w:t xml:space="preserve">L’accéléromètre qui mesure </w:t>
      </w:r>
      <w:r w:rsidRPr="00AF6B8B">
        <w:rPr>
          <w:rFonts w:asciiTheme="minorHAnsi" w:hAnsiTheme="minorHAnsi" w:cs="Arial"/>
          <w:b/>
        </w:rPr>
        <w:t>γ</w:t>
      </w:r>
      <w:r w:rsidRPr="00AF6B8B">
        <w:rPr>
          <w:rFonts w:asciiTheme="minorHAnsi" w:hAnsiTheme="minorHAnsi" w:cs="Arial"/>
          <w:b/>
          <w:vertAlign w:val="subscript"/>
        </w:rPr>
        <w:t>nc</w:t>
      </w:r>
      <w:r w:rsidRPr="00AF6B8B">
        <w:rPr>
          <w:rFonts w:asciiTheme="minorHAnsi" w:hAnsiTheme="minorHAnsi" w:cs="Arial"/>
        </w:rPr>
        <w:t xml:space="preserve"> est supposé être situé en tête de locomotive.</w:t>
      </w:r>
      <w:r>
        <w:rPr>
          <w:rFonts w:asciiTheme="minorHAnsi" w:hAnsiTheme="minorHAnsi" w:cs="Arial"/>
        </w:rPr>
        <w:t xml:space="preserve"> </w:t>
      </w:r>
    </w:p>
    <w:p w14:paraId="0AA60669" w14:textId="77777777" w:rsidR="004B2C01" w:rsidRDefault="004B2C01" w:rsidP="00D148BB">
      <w:pPr>
        <w:spacing w:line="276" w:lineRule="auto"/>
        <w:jc w:val="both"/>
        <w:rPr>
          <w:rFonts w:asciiTheme="minorHAnsi" w:hAnsiTheme="minorHAnsi" w:cs="Arial"/>
        </w:rPr>
      </w:pPr>
    </w:p>
    <w:p w14:paraId="1E50AF15" w14:textId="77777777" w:rsidR="000B0028" w:rsidRDefault="00ED012A" w:rsidP="000B0028">
      <w:pPr>
        <w:spacing w:after="120" w:line="276" w:lineRule="auto"/>
        <w:jc w:val="both"/>
        <w:rPr>
          <w:rFonts w:asciiTheme="minorHAnsi" w:hAnsiTheme="minorHAnsi" w:cs="Arial"/>
        </w:rPr>
      </w:pPr>
      <w:r w:rsidRPr="00AF6B8B">
        <w:rPr>
          <w:rFonts w:asciiTheme="minorHAnsi" w:hAnsiTheme="minorHAnsi" w:cs="Arial"/>
        </w:rPr>
        <w:t>L</w:t>
      </w:r>
      <w:r w:rsidR="000B0028" w:rsidRPr="00AF6B8B">
        <w:rPr>
          <w:rFonts w:asciiTheme="minorHAnsi" w:hAnsiTheme="minorHAnsi" w:cs="Arial"/>
        </w:rPr>
        <w:t xml:space="preserve">e décalage de la consigne </w:t>
      </w:r>
      <w:r w:rsidRPr="00AF6B8B">
        <w:rPr>
          <w:rFonts w:asciiTheme="minorHAnsi" w:hAnsiTheme="minorHAnsi" w:cs="Arial"/>
        </w:rPr>
        <w:t xml:space="preserve">est ainsi géré </w:t>
      </w:r>
      <w:r w:rsidR="000B0028" w:rsidRPr="00AF6B8B">
        <w:rPr>
          <w:rFonts w:asciiTheme="minorHAnsi" w:hAnsiTheme="minorHAnsi" w:cs="Arial"/>
        </w:rPr>
        <w:t xml:space="preserve">sur l’ensemble de la rame, </w:t>
      </w:r>
      <w:r w:rsidR="004B2C01" w:rsidRPr="00AF6B8B">
        <w:rPr>
          <w:rFonts w:asciiTheme="minorHAnsi" w:hAnsiTheme="minorHAnsi" w:cs="Arial"/>
        </w:rPr>
        <w:t xml:space="preserve">mais il faut en plus s’assurer que </w:t>
      </w:r>
      <w:r w:rsidR="000B0028" w:rsidRPr="00AF6B8B">
        <w:rPr>
          <w:rFonts w:asciiTheme="minorHAnsi" w:hAnsiTheme="minorHAnsi" w:cs="Arial"/>
        </w:rPr>
        <w:t xml:space="preserve">pour la voiture de tête située </w:t>
      </w:r>
      <w:r w:rsidR="004B2C01" w:rsidRPr="00AF6B8B">
        <w:rPr>
          <w:rFonts w:asciiTheme="minorHAnsi" w:hAnsiTheme="minorHAnsi" w:cs="Arial"/>
        </w:rPr>
        <w:t>derrière</w:t>
      </w:r>
      <w:r w:rsidR="000B0028" w:rsidRPr="00AF6B8B">
        <w:rPr>
          <w:rFonts w:asciiTheme="minorHAnsi" w:hAnsiTheme="minorHAnsi" w:cs="Arial"/>
        </w:rPr>
        <w:t xml:space="preserve"> la motrice entre les bogies 1 et 2</w:t>
      </w:r>
      <w:r w:rsidR="004B2C01" w:rsidRPr="00AF6B8B">
        <w:rPr>
          <w:rFonts w:asciiTheme="minorHAnsi" w:hAnsiTheme="minorHAnsi" w:cs="Arial"/>
        </w:rPr>
        <w:t>, la boucle de commande soit suffisamment rapide pour commencer à penduler dès le début du raccordement</w:t>
      </w:r>
      <w:r w:rsidR="000B0028" w:rsidRPr="00AF6B8B">
        <w:rPr>
          <w:rFonts w:asciiTheme="minorHAnsi" w:hAnsiTheme="minorHAnsi" w:cs="Arial"/>
        </w:rPr>
        <w:t>.</w:t>
      </w:r>
    </w:p>
    <w:p w14:paraId="1859704E" w14:textId="77777777" w:rsidR="00005BE0" w:rsidRPr="00D148BB" w:rsidRDefault="00005BE0" w:rsidP="00D148BB">
      <w:pPr>
        <w:spacing w:line="276" w:lineRule="auto"/>
        <w:jc w:val="both"/>
        <w:rPr>
          <w:rFonts w:asciiTheme="minorHAnsi" w:hAnsiTheme="minorHAnsi" w:cs="Arial"/>
        </w:rPr>
      </w:pPr>
    </w:p>
    <w:p w14:paraId="3A36123D" w14:textId="77777777" w:rsidR="000B0028" w:rsidRPr="00AF6B8B" w:rsidRDefault="00F20249" w:rsidP="00D148BB">
      <w:pPr>
        <w:spacing w:after="120" w:line="276" w:lineRule="auto"/>
        <w:ind w:left="567" w:hanging="567"/>
        <w:jc w:val="both"/>
        <w:rPr>
          <w:rFonts w:asciiTheme="minorHAnsi" w:hAnsiTheme="minorHAnsi" w:cs="Arial"/>
          <w:b/>
        </w:rPr>
      </w:pPr>
      <w:r w:rsidRPr="00AF6B8B">
        <w:rPr>
          <w:rFonts w:asciiTheme="minorHAnsi" w:hAnsiTheme="minorHAnsi" w:cs="Arial"/>
          <w:b/>
        </w:rPr>
        <w:t>Q1</w:t>
      </w:r>
      <w:r w:rsidR="00606222" w:rsidRPr="00AF6B8B">
        <w:rPr>
          <w:rFonts w:asciiTheme="minorHAnsi" w:hAnsiTheme="minorHAnsi" w:cs="Arial"/>
          <w:b/>
        </w:rPr>
        <w:t>7</w:t>
      </w:r>
      <w:r w:rsidR="00D148BB" w:rsidRPr="00AF6B8B">
        <w:rPr>
          <w:rFonts w:asciiTheme="minorHAnsi" w:hAnsiTheme="minorHAnsi" w:cs="Arial"/>
          <w:b/>
        </w:rPr>
        <w:t>.</w:t>
      </w:r>
      <w:r w:rsidR="00D148BB" w:rsidRPr="00AF6B8B">
        <w:rPr>
          <w:rFonts w:asciiTheme="minorHAnsi" w:hAnsiTheme="minorHAnsi" w:cs="Arial"/>
          <w:b/>
        </w:rPr>
        <w:tab/>
      </w:r>
      <w:r w:rsidR="00ED012A" w:rsidRPr="00AF6B8B">
        <w:rPr>
          <w:rFonts w:asciiTheme="minorHAnsi" w:hAnsiTheme="minorHAnsi" w:cs="Arial"/>
        </w:rPr>
        <w:t>Spécifier le retard maximal R</w:t>
      </w:r>
      <w:r w:rsidR="00ED012A" w:rsidRPr="00AF6B8B">
        <w:rPr>
          <w:rFonts w:asciiTheme="minorHAnsi" w:hAnsiTheme="minorHAnsi" w:cs="Arial"/>
          <w:vertAlign w:val="subscript"/>
        </w:rPr>
        <w:t>max</w:t>
      </w:r>
      <w:r w:rsidR="00ED012A" w:rsidRPr="00AF6B8B">
        <w:rPr>
          <w:rFonts w:asciiTheme="minorHAnsi" w:hAnsiTheme="minorHAnsi" w:cs="Arial"/>
        </w:rPr>
        <w:t xml:space="preserve"> de la boucle de commande de l’actionneur du premier bogie pour commencer à penduler dès l’entrée du raccordement.</w:t>
      </w:r>
      <w:r w:rsidR="00D148BB" w:rsidRPr="00AF6B8B">
        <w:rPr>
          <w:rFonts w:asciiTheme="minorHAnsi" w:hAnsiTheme="minorHAnsi" w:cs="Arial"/>
          <w:b/>
        </w:rPr>
        <w:t xml:space="preserve"> </w:t>
      </w:r>
    </w:p>
    <w:p w14:paraId="476686F3" w14:textId="77777777" w:rsidR="005A71FD" w:rsidRPr="00D148BB" w:rsidRDefault="005A71FD" w:rsidP="00D148BB">
      <w:pPr>
        <w:spacing w:after="120" w:line="276" w:lineRule="auto"/>
        <w:ind w:left="567" w:hanging="567"/>
        <w:jc w:val="both"/>
        <w:rPr>
          <w:rFonts w:asciiTheme="minorHAnsi" w:hAnsiTheme="minorHAnsi" w:cs="Arial"/>
          <w:b/>
        </w:rPr>
      </w:pPr>
    </w:p>
    <w:p w14:paraId="4353FB7C" w14:textId="77777777" w:rsidR="00E64F6E" w:rsidRPr="00D11FF2" w:rsidRDefault="004524A4" w:rsidP="00FC5AA1">
      <w:pPr>
        <w:jc w:val="both"/>
        <w:rPr>
          <w:rFonts w:asciiTheme="minorHAnsi" w:hAnsiTheme="minorHAnsi" w:cs="Arial"/>
        </w:rPr>
      </w:pPr>
      <w:r w:rsidRPr="00D11FF2">
        <w:rPr>
          <w:rFonts w:asciiTheme="minorHAnsi" w:hAnsiTheme="minorHAnsi" w:cs="Arial"/>
        </w:rPr>
        <w:t xml:space="preserve">On se propose d’utiliser l’accéléromètre </w:t>
      </w:r>
      <w:r w:rsidRPr="00D11FF2">
        <w:rPr>
          <w:rFonts w:asciiTheme="minorHAnsi" w:hAnsiTheme="minorHAnsi" w:cs="Arial"/>
          <w:b/>
        </w:rPr>
        <w:t>ADXL335</w:t>
      </w:r>
      <w:r w:rsidRPr="00D11FF2">
        <w:rPr>
          <w:rFonts w:asciiTheme="minorHAnsi" w:hAnsiTheme="minorHAnsi" w:cs="Arial"/>
        </w:rPr>
        <w:t xml:space="preserve"> dont le schéma fonctionnel est donné ci-dessous :</w:t>
      </w:r>
    </w:p>
    <w:p w14:paraId="07E38A69" w14:textId="77777777" w:rsidR="00E921A0" w:rsidRPr="00D11FF2" w:rsidRDefault="004524A4" w:rsidP="00E921A0">
      <w:pPr>
        <w:keepNext/>
        <w:jc w:val="center"/>
        <w:rPr>
          <w:rFonts w:asciiTheme="minorHAnsi" w:hAnsiTheme="minorHAnsi"/>
        </w:rPr>
      </w:pPr>
      <w:r w:rsidRPr="00D11FF2">
        <w:rPr>
          <w:rFonts w:asciiTheme="minorHAnsi" w:hAnsiTheme="minorHAnsi"/>
          <w:noProof/>
        </w:rPr>
        <w:drawing>
          <wp:inline distT="0" distB="0" distL="0" distR="0" wp14:anchorId="73F4EC86" wp14:editId="1622C81E">
            <wp:extent cx="5130920" cy="2983087"/>
            <wp:effectExtent l="19050" t="0" r="0" b="0"/>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5134293" cy="2985048"/>
                    </a:xfrm>
                    <a:prstGeom prst="rect">
                      <a:avLst/>
                    </a:prstGeom>
                    <a:noFill/>
                    <a:ln w="9525">
                      <a:noFill/>
                      <a:miter lim="800000"/>
                      <a:headEnd/>
                      <a:tailEnd/>
                    </a:ln>
                  </pic:spPr>
                </pic:pic>
              </a:graphicData>
            </a:graphic>
          </wp:inline>
        </w:drawing>
      </w:r>
    </w:p>
    <w:p w14:paraId="3F4180C3" w14:textId="77777777" w:rsidR="004524A4" w:rsidRPr="00D11FF2" w:rsidRDefault="00A857AB" w:rsidP="00E921A0">
      <w:pPr>
        <w:pStyle w:val="Lgende"/>
        <w:jc w:val="center"/>
        <w:rPr>
          <w:rFonts w:asciiTheme="minorHAnsi" w:hAnsiTheme="minorHAnsi" w:cs="Arial"/>
          <w:b w:val="0"/>
          <w:i/>
          <w:color w:val="auto"/>
          <w:sz w:val="24"/>
          <w:szCs w:val="24"/>
        </w:rPr>
      </w:pPr>
      <w:r>
        <w:rPr>
          <w:rFonts w:asciiTheme="minorHAnsi" w:hAnsiTheme="minorHAnsi" w:cs="Arial"/>
          <w:b w:val="0"/>
          <w:i/>
          <w:color w:val="auto"/>
          <w:sz w:val="24"/>
          <w:szCs w:val="24"/>
        </w:rPr>
        <w:t>Figure 9 :d</w:t>
      </w:r>
      <w:r w:rsidR="00E921A0" w:rsidRPr="00D11FF2">
        <w:rPr>
          <w:rFonts w:asciiTheme="minorHAnsi" w:hAnsiTheme="minorHAnsi" w:cs="Arial"/>
          <w:b w:val="0"/>
          <w:i/>
          <w:color w:val="auto"/>
          <w:sz w:val="24"/>
          <w:szCs w:val="24"/>
        </w:rPr>
        <w:t>iagramme fonctionnel de l’accéléromètre ADXL 335</w:t>
      </w:r>
    </w:p>
    <w:p w14:paraId="4EF58F88" w14:textId="77777777" w:rsidR="004524A4" w:rsidRDefault="004524A4" w:rsidP="00D11FF2">
      <w:pPr>
        <w:spacing w:line="276" w:lineRule="auto"/>
        <w:jc w:val="both"/>
        <w:rPr>
          <w:rFonts w:asciiTheme="minorHAnsi" w:hAnsiTheme="minorHAnsi" w:cs="Arial"/>
        </w:rPr>
      </w:pPr>
      <w:r w:rsidRPr="00D11FF2">
        <w:rPr>
          <w:rFonts w:asciiTheme="minorHAnsi" w:hAnsiTheme="minorHAnsi" w:cs="Arial"/>
        </w:rPr>
        <w:t xml:space="preserve">Cet accéléromètre 3-axes (dont un seul, </w:t>
      </w:r>
      <w:r w:rsidRPr="00D11FF2">
        <w:rPr>
          <w:rFonts w:asciiTheme="minorHAnsi" w:hAnsiTheme="minorHAnsi" w:cs="Arial"/>
          <w:b/>
        </w:rPr>
        <w:t>X</w:t>
      </w:r>
      <w:r w:rsidRPr="00D11FF2">
        <w:rPr>
          <w:rFonts w:asciiTheme="minorHAnsi" w:hAnsiTheme="minorHAnsi" w:cs="Arial"/>
        </w:rPr>
        <w:t xml:space="preserve">, nous sera utile pour cette application) est alimenté en tension sous </w:t>
      </w:r>
      <w:r w:rsidR="001758DB" w:rsidRPr="00D11FF2">
        <w:rPr>
          <w:rFonts w:asciiTheme="minorHAnsi" w:hAnsiTheme="minorHAnsi" w:cs="Arial"/>
        </w:rPr>
        <w:t>3V</w:t>
      </w:r>
      <w:r w:rsidRPr="00D11FF2">
        <w:rPr>
          <w:rFonts w:asciiTheme="minorHAnsi" w:hAnsiTheme="minorHAnsi" w:cs="Arial"/>
        </w:rPr>
        <w:t xml:space="preserve"> et demande un courant de 350µA.</w:t>
      </w:r>
    </w:p>
    <w:p w14:paraId="3D903451" w14:textId="77777777" w:rsidR="005A71FD" w:rsidRPr="00D11FF2" w:rsidRDefault="005A71FD" w:rsidP="00D11FF2">
      <w:pPr>
        <w:spacing w:line="276" w:lineRule="auto"/>
        <w:jc w:val="both"/>
        <w:rPr>
          <w:rFonts w:asciiTheme="minorHAnsi" w:hAnsiTheme="minorHAnsi" w:cs="Arial"/>
        </w:rPr>
      </w:pPr>
    </w:p>
    <w:p w14:paraId="6033CE15" w14:textId="77777777" w:rsidR="00E64F6E" w:rsidRPr="00D11FF2" w:rsidRDefault="004524A4" w:rsidP="00D11FF2">
      <w:pPr>
        <w:spacing w:line="276" w:lineRule="auto"/>
        <w:jc w:val="both"/>
        <w:rPr>
          <w:rFonts w:asciiTheme="minorHAnsi" w:hAnsiTheme="minorHAnsi" w:cs="Arial"/>
        </w:rPr>
      </w:pPr>
      <w:r w:rsidRPr="00D11FF2">
        <w:rPr>
          <w:rFonts w:asciiTheme="minorHAnsi" w:hAnsiTheme="minorHAnsi" w:cs="Arial"/>
        </w:rPr>
        <w:t>Il sort un signal en tension, de 300mV/</w:t>
      </w:r>
      <w:r w:rsidRPr="00D11FF2">
        <w:rPr>
          <w:rFonts w:asciiTheme="minorHAnsi" w:hAnsiTheme="minorHAnsi" w:cs="Arial"/>
          <w:i/>
        </w:rPr>
        <w:t>g</w:t>
      </w:r>
      <w:r w:rsidR="00437B4C" w:rsidRPr="00D11FF2">
        <w:rPr>
          <w:rFonts w:asciiTheme="minorHAnsi" w:hAnsiTheme="minorHAnsi" w:cs="Arial"/>
        </w:rPr>
        <w:t>, avec une plage de linéarité de +/- 3</w:t>
      </w:r>
      <w:r w:rsidR="00437B4C" w:rsidRPr="00D11FF2">
        <w:rPr>
          <w:rFonts w:asciiTheme="minorHAnsi" w:hAnsiTheme="minorHAnsi" w:cs="Arial"/>
          <w:i/>
        </w:rPr>
        <w:t>g</w:t>
      </w:r>
      <w:r w:rsidRPr="00D11FF2">
        <w:rPr>
          <w:rFonts w:asciiTheme="minorHAnsi" w:hAnsiTheme="minorHAnsi" w:cs="Arial"/>
        </w:rPr>
        <w:t>.</w:t>
      </w:r>
    </w:p>
    <w:p w14:paraId="3E75E07C" w14:textId="77777777" w:rsidR="004524A4" w:rsidRPr="00D11FF2" w:rsidRDefault="004524A4" w:rsidP="00D11FF2">
      <w:pPr>
        <w:spacing w:after="120" w:line="276" w:lineRule="auto"/>
        <w:jc w:val="both"/>
        <w:rPr>
          <w:rFonts w:asciiTheme="minorHAnsi" w:hAnsiTheme="minorHAnsi" w:cs="Arial"/>
        </w:rPr>
      </w:pPr>
      <w:r w:rsidRPr="00D11FF2">
        <w:rPr>
          <w:rFonts w:asciiTheme="minorHAnsi" w:hAnsiTheme="minorHAnsi" w:cs="Arial"/>
        </w:rPr>
        <w:t>A 0</w:t>
      </w:r>
      <w:r w:rsidRPr="00D11FF2">
        <w:rPr>
          <w:rFonts w:asciiTheme="minorHAnsi" w:hAnsiTheme="minorHAnsi" w:cs="Arial"/>
          <w:i/>
        </w:rPr>
        <w:t>g</w:t>
      </w:r>
      <w:r w:rsidRPr="00D11FF2">
        <w:rPr>
          <w:rFonts w:asciiTheme="minorHAnsi" w:hAnsiTheme="minorHAnsi" w:cs="Arial"/>
        </w:rPr>
        <w:t>, la tension de sortie est de 1,5V.</w:t>
      </w:r>
    </w:p>
    <w:p w14:paraId="4B31BB41" w14:textId="77777777" w:rsidR="001758DB" w:rsidRPr="00D11FF2" w:rsidRDefault="001758DB" w:rsidP="00D11FF2">
      <w:pPr>
        <w:spacing w:after="120" w:line="276" w:lineRule="auto"/>
        <w:ind w:left="567" w:hanging="567"/>
        <w:jc w:val="both"/>
        <w:rPr>
          <w:rFonts w:asciiTheme="minorHAnsi" w:hAnsiTheme="minorHAnsi" w:cs="Arial"/>
        </w:rPr>
      </w:pPr>
      <w:r w:rsidRPr="00D11FF2">
        <w:rPr>
          <w:rFonts w:asciiTheme="minorHAnsi" w:hAnsiTheme="minorHAnsi" w:cs="Arial"/>
          <w:b/>
        </w:rPr>
        <w:t>Q</w:t>
      </w:r>
      <w:r w:rsidR="002118B1">
        <w:rPr>
          <w:rFonts w:asciiTheme="minorHAnsi" w:hAnsiTheme="minorHAnsi" w:cs="Arial"/>
          <w:b/>
        </w:rPr>
        <w:t>18</w:t>
      </w:r>
      <w:r w:rsidR="00315221">
        <w:rPr>
          <w:rFonts w:asciiTheme="minorHAnsi" w:hAnsiTheme="minorHAnsi" w:cs="Arial"/>
          <w:b/>
        </w:rPr>
        <w:tab/>
      </w:r>
      <w:r w:rsidR="00437B4C" w:rsidRPr="00D11FF2">
        <w:rPr>
          <w:rFonts w:asciiTheme="minorHAnsi" w:hAnsiTheme="minorHAnsi" w:cs="Arial"/>
        </w:rPr>
        <w:t>Quelle est la plage de tension de sortie correspondant au domaine de linéarité ?</w:t>
      </w:r>
    </w:p>
    <w:p w14:paraId="4DE98E05" w14:textId="77777777" w:rsidR="00437B4C" w:rsidRPr="00D11FF2" w:rsidRDefault="00437B4C" w:rsidP="00D11FF2">
      <w:pPr>
        <w:spacing w:after="120" w:line="276" w:lineRule="auto"/>
        <w:ind w:left="567" w:hanging="567"/>
        <w:jc w:val="both"/>
        <w:rPr>
          <w:rFonts w:asciiTheme="minorHAnsi" w:hAnsiTheme="minorHAnsi" w:cs="Arial"/>
        </w:rPr>
      </w:pPr>
      <w:r w:rsidRPr="00D11FF2">
        <w:rPr>
          <w:rFonts w:asciiTheme="minorHAnsi" w:hAnsiTheme="minorHAnsi" w:cs="Arial"/>
        </w:rPr>
        <w:t>Convertir ce domaine de linéarité en m/s². Cet accéléromètre convient-il</w:t>
      </w:r>
      <w:r w:rsidR="001758DB" w:rsidRPr="00D11FF2">
        <w:rPr>
          <w:rFonts w:asciiTheme="minorHAnsi" w:hAnsiTheme="minorHAnsi" w:cs="Arial"/>
        </w:rPr>
        <w:t xml:space="preserve"> pour mesurer </w:t>
      </w:r>
      <w:r w:rsidR="001758DB" w:rsidRPr="00D11FF2">
        <w:rPr>
          <w:rFonts w:asciiTheme="minorHAnsi" w:hAnsiTheme="minorHAnsi" w:cs="Arial"/>
          <w:b/>
        </w:rPr>
        <w:t>γ</w:t>
      </w:r>
      <w:r w:rsidR="001758DB" w:rsidRPr="00D11FF2">
        <w:rPr>
          <w:rFonts w:asciiTheme="minorHAnsi" w:hAnsiTheme="minorHAnsi" w:cs="Arial"/>
          <w:b/>
          <w:vertAlign w:val="subscript"/>
        </w:rPr>
        <w:t>nc</w:t>
      </w:r>
      <w:r w:rsidRPr="00D11FF2">
        <w:rPr>
          <w:rFonts w:asciiTheme="minorHAnsi" w:hAnsiTheme="minorHAnsi" w:cs="Arial"/>
        </w:rPr>
        <w:t> ?</w:t>
      </w:r>
    </w:p>
    <w:p w14:paraId="13FA34C1" w14:textId="77777777" w:rsidR="00437B4C" w:rsidRPr="00D11FF2" w:rsidRDefault="001758DB" w:rsidP="00D11FF2">
      <w:pPr>
        <w:spacing w:after="120" w:line="276" w:lineRule="auto"/>
        <w:ind w:left="567" w:hanging="567"/>
        <w:jc w:val="both"/>
        <w:rPr>
          <w:rFonts w:asciiTheme="minorHAnsi" w:hAnsiTheme="minorHAnsi" w:cs="Arial"/>
        </w:rPr>
      </w:pPr>
      <w:r w:rsidRPr="00D11FF2">
        <w:rPr>
          <w:rFonts w:asciiTheme="minorHAnsi" w:hAnsiTheme="minorHAnsi" w:cs="Arial"/>
          <w:b/>
        </w:rPr>
        <w:t>Q</w:t>
      </w:r>
      <w:r w:rsidR="002118B1">
        <w:rPr>
          <w:rFonts w:asciiTheme="minorHAnsi" w:hAnsiTheme="minorHAnsi" w:cs="Arial"/>
          <w:b/>
        </w:rPr>
        <w:t>19</w:t>
      </w:r>
      <w:r w:rsidRPr="00D11FF2">
        <w:rPr>
          <w:rFonts w:asciiTheme="minorHAnsi" w:hAnsiTheme="minorHAnsi" w:cs="Arial"/>
          <w:b/>
        </w:rPr>
        <w:t xml:space="preserve"> </w:t>
      </w:r>
      <w:r w:rsidR="00315221">
        <w:rPr>
          <w:rFonts w:asciiTheme="minorHAnsi" w:hAnsiTheme="minorHAnsi" w:cs="Arial"/>
          <w:b/>
        </w:rPr>
        <w:tab/>
      </w:r>
      <w:r w:rsidR="00437B4C" w:rsidRPr="00D11FF2">
        <w:rPr>
          <w:rFonts w:asciiTheme="minorHAnsi" w:hAnsiTheme="minorHAnsi" w:cs="Arial"/>
        </w:rPr>
        <w:t>Quelle est la puissance consommée par ce dispositif ?</w:t>
      </w:r>
    </w:p>
    <w:p w14:paraId="00C688EA" w14:textId="77777777" w:rsidR="00437B4C" w:rsidRPr="00D11FF2" w:rsidRDefault="001758DB" w:rsidP="00D11FF2">
      <w:pPr>
        <w:spacing w:after="120" w:line="276" w:lineRule="auto"/>
        <w:ind w:left="567" w:hanging="567"/>
        <w:jc w:val="both"/>
        <w:rPr>
          <w:rFonts w:asciiTheme="minorHAnsi" w:hAnsiTheme="minorHAnsi" w:cs="Arial"/>
        </w:rPr>
      </w:pPr>
      <w:r w:rsidRPr="00D11FF2">
        <w:rPr>
          <w:rFonts w:asciiTheme="minorHAnsi" w:hAnsiTheme="minorHAnsi" w:cs="Arial"/>
          <w:b/>
        </w:rPr>
        <w:t>Q</w:t>
      </w:r>
      <w:r w:rsidR="002118B1">
        <w:rPr>
          <w:rFonts w:asciiTheme="minorHAnsi" w:hAnsiTheme="minorHAnsi" w:cs="Arial"/>
          <w:b/>
        </w:rPr>
        <w:t>20</w:t>
      </w:r>
      <w:r w:rsidRPr="00D11FF2">
        <w:rPr>
          <w:rFonts w:asciiTheme="minorHAnsi" w:hAnsiTheme="minorHAnsi" w:cs="Arial"/>
          <w:b/>
        </w:rPr>
        <w:t xml:space="preserve"> </w:t>
      </w:r>
      <w:r w:rsidR="00315221">
        <w:rPr>
          <w:rFonts w:asciiTheme="minorHAnsi" w:hAnsiTheme="minorHAnsi" w:cs="Arial"/>
          <w:b/>
        </w:rPr>
        <w:tab/>
      </w:r>
      <w:r w:rsidR="00437B4C" w:rsidRPr="00D11FF2">
        <w:rPr>
          <w:rFonts w:asciiTheme="minorHAnsi" w:hAnsiTheme="minorHAnsi" w:cs="Arial"/>
        </w:rPr>
        <w:t xml:space="preserve">Donner la valeur de la capacité </w:t>
      </w:r>
      <w:r w:rsidR="001E0C07">
        <w:rPr>
          <w:rFonts w:asciiTheme="minorHAnsi" w:hAnsiTheme="minorHAnsi" w:cs="Arial"/>
        </w:rPr>
        <w:t xml:space="preserve">du condensateur </w:t>
      </w:r>
      <w:r w:rsidR="00437B4C" w:rsidRPr="00D11FF2">
        <w:rPr>
          <w:rFonts w:asciiTheme="minorHAnsi" w:hAnsiTheme="minorHAnsi" w:cs="Arial"/>
        </w:rPr>
        <w:t>de filtrage à ajouter en sortie X</w:t>
      </w:r>
      <w:r w:rsidR="00437B4C" w:rsidRPr="00D11FF2">
        <w:rPr>
          <w:rFonts w:asciiTheme="minorHAnsi" w:hAnsiTheme="minorHAnsi" w:cs="Arial"/>
          <w:vertAlign w:val="subscript"/>
        </w:rPr>
        <w:t>OUT</w:t>
      </w:r>
      <w:r w:rsidR="00437B4C" w:rsidRPr="00D11FF2">
        <w:rPr>
          <w:rFonts w:asciiTheme="minorHAnsi" w:hAnsiTheme="minorHAnsi" w:cs="Arial"/>
        </w:rPr>
        <w:t xml:space="preserve"> afin de ne conserver que les fréquences sous les 1 Hz</w:t>
      </w:r>
      <w:r w:rsidRPr="00D11FF2">
        <w:rPr>
          <w:rFonts w:asciiTheme="minorHAnsi" w:hAnsiTheme="minorHAnsi" w:cs="Arial"/>
        </w:rPr>
        <w:t xml:space="preserve"> (fréquence de coupure)</w:t>
      </w:r>
      <w:r w:rsidR="00437B4C" w:rsidRPr="00D11FF2">
        <w:rPr>
          <w:rFonts w:asciiTheme="minorHAnsi" w:hAnsiTheme="minorHAnsi" w:cs="Arial"/>
        </w:rPr>
        <w:t>. Et limiter ainsi les bruits parasites.</w:t>
      </w:r>
    </w:p>
    <w:p w14:paraId="5B7F2058" w14:textId="77777777" w:rsidR="00D874C7" w:rsidRPr="00D11FF2" w:rsidRDefault="002118B1" w:rsidP="00D11FF2">
      <w:pPr>
        <w:spacing w:after="120" w:line="276" w:lineRule="auto"/>
        <w:jc w:val="both"/>
        <w:rPr>
          <w:rFonts w:asciiTheme="minorHAnsi" w:hAnsiTheme="minorHAnsi" w:cs="Arial"/>
        </w:rPr>
      </w:pPr>
      <w:r>
        <w:rPr>
          <w:rFonts w:asciiTheme="minorHAnsi" w:hAnsiTheme="minorHAnsi" w:cs="Arial"/>
          <w:b/>
        </w:rPr>
        <w:t>Q21</w:t>
      </w:r>
      <w:r w:rsidR="00315221">
        <w:rPr>
          <w:rFonts w:asciiTheme="minorHAnsi" w:hAnsiTheme="minorHAnsi" w:cs="Arial"/>
          <w:b/>
        </w:rPr>
        <w:t xml:space="preserve"> </w:t>
      </w:r>
      <w:r w:rsidR="009665A5">
        <w:rPr>
          <w:rFonts w:asciiTheme="minorHAnsi" w:hAnsiTheme="minorHAnsi" w:cs="Arial"/>
          <w:b/>
        </w:rPr>
        <w:t xml:space="preserve">  </w:t>
      </w:r>
      <w:r w:rsidR="00D874C7" w:rsidRPr="00315221">
        <w:rPr>
          <w:rFonts w:asciiTheme="minorHAnsi" w:hAnsiTheme="minorHAnsi" w:cs="Arial"/>
        </w:rPr>
        <w:t>Expliquer ce choix de fréquence de coupure.</w:t>
      </w:r>
    </w:p>
    <w:p w14:paraId="3708B7AC" w14:textId="77777777" w:rsidR="00437B4C" w:rsidRPr="00D11FF2" w:rsidRDefault="001758DB" w:rsidP="00D11FF2">
      <w:pPr>
        <w:spacing w:after="120" w:line="276" w:lineRule="auto"/>
        <w:ind w:left="567" w:hanging="567"/>
        <w:jc w:val="both"/>
        <w:rPr>
          <w:rFonts w:asciiTheme="minorHAnsi" w:hAnsiTheme="minorHAnsi" w:cs="Arial"/>
        </w:rPr>
      </w:pPr>
      <w:r w:rsidRPr="00D11FF2">
        <w:rPr>
          <w:rFonts w:asciiTheme="minorHAnsi" w:hAnsiTheme="minorHAnsi" w:cs="Arial"/>
          <w:b/>
        </w:rPr>
        <w:t>Q</w:t>
      </w:r>
      <w:r w:rsidR="006F1F35" w:rsidRPr="00D11FF2">
        <w:rPr>
          <w:rFonts w:asciiTheme="minorHAnsi" w:hAnsiTheme="minorHAnsi" w:cs="Arial"/>
          <w:b/>
        </w:rPr>
        <w:t>2</w:t>
      </w:r>
      <w:r w:rsidR="002118B1">
        <w:rPr>
          <w:rFonts w:asciiTheme="minorHAnsi" w:hAnsiTheme="minorHAnsi" w:cs="Arial"/>
          <w:b/>
        </w:rPr>
        <w:t>2</w:t>
      </w:r>
      <w:r w:rsidRPr="00D11FF2">
        <w:rPr>
          <w:rFonts w:asciiTheme="minorHAnsi" w:hAnsiTheme="minorHAnsi" w:cs="Arial"/>
          <w:b/>
        </w:rPr>
        <w:t xml:space="preserve"> </w:t>
      </w:r>
      <w:r w:rsidR="00315221">
        <w:rPr>
          <w:rFonts w:asciiTheme="minorHAnsi" w:hAnsiTheme="minorHAnsi" w:cs="Arial"/>
          <w:b/>
        </w:rPr>
        <w:tab/>
      </w:r>
      <w:r w:rsidR="00437B4C" w:rsidRPr="00D11FF2">
        <w:rPr>
          <w:rFonts w:asciiTheme="minorHAnsi" w:hAnsiTheme="minorHAnsi" w:cs="Arial"/>
        </w:rPr>
        <w:t>Quel est l’atténuation du signal de sortie pour les vibrations à 100 Hz ?</w:t>
      </w:r>
    </w:p>
    <w:p w14:paraId="647B0F68" w14:textId="77777777" w:rsidR="00437B4C" w:rsidRPr="00D11FF2" w:rsidRDefault="001758DB" w:rsidP="00D11FF2">
      <w:pPr>
        <w:spacing w:after="120" w:line="276" w:lineRule="auto"/>
        <w:ind w:left="567" w:hanging="567"/>
        <w:jc w:val="both"/>
        <w:rPr>
          <w:rFonts w:asciiTheme="minorHAnsi" w:hAnsiTheme="minorHAnsi" w:cs="Arial"/>
        </w:rPr>
      </w:pPr>
      <w:r w:rsidRPr="00D11FF2">
        <w:rPr>
          <w:rFonts w:asciiTheme="minorHAnsi" w:hAnsiTheme="minorHAnsi" w:cs="Arial"/>
          <w:b/>
        </w:rPr>
        <w:t>Q</w:t>
      </w:r>
      <w:r w:rsidR="006F1F35" w:rsidRPr="00D11FF2">
        <w:rPr>
          <w:rFonts w:asciiTheme="minorHAnsi" w:hAnsiTheme="minorHAnsi" w:cs="Arial"/>
          <w:b/>
        </w:rPr>
        <w:t>2</w:t>
      </w:r>
      <w:r w:rsidR="002118B1">
        <w:rPr>
          <w:rFonts w:asciiTheme="minorHAnsi" w:hAnsiTheme="minorHAnsi" w:cs="Arial"/>
          <w:b/>
        </w:rPr>
        <w:t>3</w:t>
      </w:r>
      <w:r w:rsidRPr="00D11FF2">
        <w:rPr>
          <w:rFonts w:asciiTheme="minorHAnsi" w:hAnsiTheme="minorHAnsi" w:cs="Arial"/>
          <w:b/>
        </w:rPr>
        <w:t xml:space="preserve"> </w:t>
      </w:r>
      <w:r w:rsidR="00315221">
        <w:rPr>
          <w:rFonts w:asciiTheme="minorHAnsi" w:hAnsiTheme="minorHAnsi" w:cs="Arial"/>
          <w:b/>
        </w:rPr>
        <w:tab/>
      </w:r>
      <w:r w:rsidR="00437B4C" w:rsidRPr="00D11FF2">
        <w:rPr>
          <w:rFonts w:asciiTheme="minorHAnsi" w:hAnsiTheme="minorHAnsi" w:cs="Arial"/>
        </w:rPr>
        <w:t>Proposer un montage en remplacement de la simple capacité Cx qui permettrait de conserver les mêmes basses fréquences mais en doublant le pouvoir de coupure des hautes fréquences.</w:t>
      </w:r>
    </w:p>
    <w:p w14:paraId="600B0563" w14:textId="77777777" w:rsidR="00E64F6E" w:rsidRPr="00D11FF2" w:rsidRDefault="00B20EE2" w:rsidP="00D11FF2">
      <w:pPr>
        <w:spacing w:line="276" w:lineRule="auto"/>
        <w:jc w:val="both"/>
        <w:rPr>
          <w:rFonts w:asciiTheme="minorHAnsi" w:hAnsiTheme="minorHAnsi" w:cs="Arial"/>
        </w:rPr>
      </w:pPr>
      <w:r w:rsidRPr="00D11FF2">
        <w:rPr>
          <w:rFonts w:asciiTheme="minorHAnsi" w:hAnsiTheme="minorHAnsi" w:cs="Arial"/>
        </w:rPr>
        <w:t>On cherche à modéliser ce capteur</w:t>
      </w:r>
      <w:r w:rsidR="001E0C07">
        <w:rPr>
          <w:rFonts w:asciiTheme="minorHAnsi" w:hAnsiTheme="minorHAnsi" w:cs="Arial"/>
        </w:rPr>
        <w:t xml:space="preserve"> ADXL335 (dans la configuration de la figure 9)</w:t>
      </w:r>
      <w:r w:rsidRPr="00D11FF2">
        <w:rPr>
          <w:rFonts w:asciiTheme="minorHAnsi" w:hAnsiTheme="minorHAnsi" w:cs="Arial"/>
        </w:rPr>
        <w:t xml:space="preserve"> en vue de l’asservissement du système.</w:t>
      </w:r>
    </w:p>
    <w:p w14:paraId="21DA836E" w14:textId="77777777" w:rsidR="00B20EE2" w:rsidRPr="00D11FF2" w:rsidRDefault="007D5C9A" w:rsidP="00315221">
      <w:pPr>
        <w:spacing w:after="120"/>
        <w:ind w:left="567" w:hanging="567"/>
        <w:jc w:val="both"/>
        <w:rPr>
          <w:rFonts w:asciiTheme="minorHAnsi" w:hAnsiTheme="minorHAnsi" w:cs="Arial"/>
        </w:rPr>
      </w:pPr>
      <w:r w:rsidRPr="00D11FF2">
        <w:rPr>
          <w:rFonts w:asciiTheme="minorHAnsi" w:hAnsiTheme="minorHAnsi" w:cs="Arial"/>
          <w:b/>
        </w:rPr>
        <w:t>Q2</w:t>
      </w:r>
      <w:r w:rsidR="002118B1">
        <w:rPr>
          <w:rFonts w:asciiTheme="minorHAnsi" w:hAnsiTheme="minorHAnsi" w:cs="Arial"/>
          <w:b/>
        </w:rPr>
        <w:t>4</w:t>
      </w:r>
      <w:r w:rsidRPr="00D11FF2">
        <w:rPr>
          <w:rFonts w:asciiTheme="minorHAnsi" w:hAnsiTheme="minorHAnsi" w:cs="Arial"/>
          <w:b/>
        </w:rPr>
        <w:t xml:space="preserve"> </w:t>
      </w:r>
      <w:r w:rsidR="00315221">
        <w:rPr>
          <w:rFonts w:asciiTheme="minorHAnsi" w:hAnsiTheme="minorHAnsi" w:cs="Arial"/>
          <w:b/>
        </w:rPr>
        <w:tab/>
      </w:r>
      <w:r w:rsidR="00B20EE2" w:rsidRPr="00D11FF2">
        <w:rPr>
          <w:rFonts w:asciiTheme="minorHAnsi" w:hAnsiTheme="minorHAnsi" w:cs="Arial"/>
        </w:rPr>
        <w:t xml:space="preserve">Donner la fonction de transfert du capteur </w:t>
      </w:r>
      <m:oMath>
        <m:f>
          <m:fPr>
            <m:ctrlPr>
              <w:rPr>
                <w:rFonts w:ascii="Cambria Math" w:hAnsiTheme="minorHAnsi" w:cs="Arial"/>
                <w:i/>
                <w:sz w:val="28"/>
                <w:szCs w:val="28"/>
              </w:rPr>
            </m:ctrlPr>
          </m:fPr>
          <m:num>
            <m:sSub>
              <m:sSubPr>
                <m:ctrlPr>
                  <w:rPr>
                    <w:rFonts w:ascii="Cambria Math" w:hAnsiTheme="minorHAnsi" w:cs="Arial"/>
                    <w:i/>
                    <w:sz w:val="28"/>
                    <w:szCs w:val="28"/>
                  </w:rPr>
                </m:ctrlPr>
              </m:sSubPr>
              <m:e>
                <m:r>
                  <m:rPr>
                    <m:sty m:val="b"/>
                  </m:rPr>
                  <w:rPr>
                    <w:rFonts w:ascii="Cambria Math" w:hAnsi="Cambria Math" w:cs="Arial"/>
                    <w:sz w:val="28"/>
                    <w:szCs w:val="28"/>
                  </w:rPr>
                  <m:t>U</m:t>
                </m:r>
              </m:e>
              <m:sub>
                <m:r>
                  <w:rPr>
                    <w:rFonts w:ascii="Cambria Math" w:hAnsi="Cambria Math" w:cs="Arial"/>
                    <w:sz w:val="28"/>
                    <w:szCs w:val="28"/>
                  </w:rPr>
                  <m:t>mes</m:t>
                </m:r>
              </m:sub>
            </m:sSub>
          </m:num>
          <m:den>
            <m:sSub>
              <m:sSubPr>
                <m:ctrlPr>
                  <w:rPr>
                    <w:rFonts w:ascii="Cambria Math" w:hAnsiTheme="minorHAnsi" w:cs="Arial"/>
                    <w:i/>
                    <w:sz w:val="28"/>
                    <w:szCs w:val="28"/>
                  </w:rPr>
                </m:ctrlPr>
              </m:sSubPr>
              <m:e>
                <m:r>
                  <m:rPr>
                    <m:sty m:val="b"/>
                  </m:rPr>
                  <w:rPr>
                    <w:rFonts w:ascii="Cambria Math" w:hAnsi="Cambria Math" w:cs="Arial"/>
                    <w:sz w:val="28"/>
                    <w:szCs w:val="28"/>
                  </w:rPr>
                  <m:t>γ</m:t>
                </m:r>
              </m:e>
              <m:sub>
                <m:r>
                  <w:rPr>
                    <w:rFonts w:ascii="Cambria Math" w:hAnsi="Cambria Math" w:cs="Arial"/>
                    <w:sz w:val="28"/>
                    <w:szCs w:val="28"/>
                  </w:rPr>
                  <m:t>nc</m:t>
                </m:r>
              </m:sub>
            </m:sSub>
          </m:den>
        </m:f>
        <m:r>
          <w:rPr>
            <w:rFonts w:ascii="Cambria Math" w:hAnsiTheme="minorHAnsi" w:cs="Arial"/>
            <w:sz w:val="28"/>
            <w:szCs w:val="28"/>
          </w:rPr>
          <m:t>(</m:t>
        </m:r>
        <m:r>
          <w:rPr>
            <w:rFonts w:ascii="Cambria Math" w:hAnsi="Cambria Math" w:cs="Arial"/>
            <w:sz w:val="28"/>
            <w:szCs w:val="28"/>
          </w:rPr>
          <m:t>p</m:t>
        </m:r>
        <m:r>
          <w:rPr>
            <w:rFonts w:ascii="Cambria Math" w:hAnsiTheme="minorHAnsi" w:cs="Arial"/>
            <w:sz w:val="28"/>
            <w:szCs w:val="28"/>
          </w:rPr>
          <m:t>)</m:t>
        </m:r>
      </m:oMath>
      <w:r w:rsidR="00B20EE2" w:rsidRPr="00315221">
        <w:rPr>
          <w:rFonts w:asciiTheme="minorHAnsi" w:hAnsiTheme="minorHAnsi" w:cs="Arial"/>
          <w:sz w:val="28"/>
          <w:szCs w:val="28"/>
        </w:rPr>
        <w:t xml:space="preserve"> </w:t>
      </w:r>
      <w:r w:rsidR="00B20EE2" w:rsidRPr="00D11FF2">
        <w:rPr>
          <w:rFonts w:asciiTheme="minorHAnsi" w:hAnsiTheme="minorHAnsi" w:cs="Arial"/>
        </w:rPr>
        <w:t>en prenant en compte notamment les caractéristiques du filtre</w:t>
      </w:r>
      <w:r w:rsidR="001E0C07">
        <w:rPr>
          <w:rFonts w:asciiTheme="minorHAnsi" w:hAnsiTheme="minorHAnsi" w:cs="Arial"/>
        </w:rPr>
        <w:t xml:space="preserve"> dimensionné en </w:t>
      </w:r>
      <w:r w:rsidR="001E0C07" w:rsidRPr="001E0C07">
        <w:rPr>
          <w:rFonts w:asciiTheme="minorHAnsi" w:hAnsiTheme="minorHAnsi" w:cs="Arial"/>
          <w:b/>
        </w:rPr>
        <w:t>Q20</w:t>
      </w:r>
      <w:r w:rsidR="00B20EE2" w:rsidRPr="00D11FF2">
        <w:rPr>
          <w:rFonts w:asciiTheme="minorHAnsi" w:hAnsiTheme="minorHAnsi" w:cs="Arial"/>
        </w:rPr>
        <w:t>.</w:t>
      </w:r>
    </w:p>
    <w:p w14:paraId="56F0CBFB" w14:textId="77777777" w:rsidR="00591A22" w:rsidRDefault="00591A22">
      <w:pPr>
        <w:rPr>
          <w:color w:val="C00000"/>
        </w:rPr>
      </w:pPr>
    </w:p>
    <w:p w14:paraId="6ECE3EC9" w14:textId="77777777" w:rsidR="00591A22" w:rsidRDefault="00591A22">
      <w:pPr>
        <w:rPr>
          <w:color w:val="C00000"/>
        </w:rPr>
      </w:pPr>
    </w:p>
    <w:p w14:paraId="794BA6B8" w14:textId="77777777" w:rsidR="009872D3" w:rsidRDefault="009872D3">
      <w:pPr>
        <w:rPr>
          <w:color w:val="C00000"/>
        </w:rPr>
      </w:pPr>
    </w:p>
    <w:p w14:paraId="6647CADE" w14:textId="77777777" w:rsidR="009872D3" w:rsidRDefault="009872D3">
      <w:pPr>
        <w:rPr>
          <w:color w:val="C00000"/>
        </w:rPr>
      </w:pPr>
    </w:p>
    <w:p w14:paraId="6B3E8162" w14:textId="77777777" w:rsidR="009872D3" w:rsidRDefault="009872D3">
      <w:pPr>
        <w:rPr>
          <w:color w:val="C00000"/>
        </w:rPr>
      </w:pPr>
    </w:p>
    <w:p w14:paraId="57F68B87" w14:textId="77777777" w:rsidR="00591A22" w:rsidRPr="00AF6B8B" w:rsidRDefault="00591A22" w:rsidP="007B1738">
      <w:pPr>
        <w:jc w:val="both"/>
        <w:rPr>
          <w:rFonts w:ascii="Calibri" w:hAnsi="Calibri"/>
        </w:rPr>
      </w:pPr>
      <w:r w:rsidRPr="00AF6B8B">
        <w:rPr>
          <w:rFonts w:ascii="Calibri" w:hAnsi="Calibri"/>
        </w:rPr>
        <w:t xml:space="preserve">Les parties 5 et 6 qui suivent sont </w:t>
      </w:r>
      <w:r w:rsidR="00556F2E" w:rsidRPr="00AF6B8B">
        <w:rPr>
          <w:rFonts w:ascii="Calibri" w:hAnsi="Calibri"/>
        </w:rPr>
        <w:t>destinées</w:t>
      </w:r>
      <w:r w:rsidRPr="00AF6B8B">
        <w:rPr>
          <w:rFonts w:ascii="Calibri" w:hAnsi="Calibri"/>
        </w:rPr>
        <w:t xml:space="preserve"> à </w:t>
      </w:r>
      <w:r w:rsidR="009872D3" w:rsidRPr="00AF6B8B">
        <w:rPr>
          <w:rFonts w:ascii="Calibri" w:hAnsi="Calibri"/>
        </w:rPr>
        <w:t>la caractérisation de</w:t>
      </w:r>
      <w:r w:rsidRPr="00AF6B8B">
        <w:rPr>
          <w:rFonts w:ascii="Calibri" w:hAnsi="Calibri"/>
        </w:rPr>
        <w:t xml:space="preserve"> l’actionneur en terme</w:t>
      </w:r>
      <w:r w:rsidR="009872D3" w:rsidRPr="00AF6B8B">
        <w:rPr>
          <w:rFonts w:ascii="Calibri" w:hAnsi="Calibri"/>
        </w:rPr>
        <w:t>s</w:t>
      </w:r>
      <w:r w:rsidRPr="00AF6B8B">
        <w:rPr>
          <w:rFonts w:ascii="Calibri" w:hAnsi="Calibri"/>
        </w:rPr>
        <w:t xml:space="preserve"> de course, vitesse et effort.</w:t>
      </w:r>
    </w:p>
    <w:p w14:paraId="2853AEDC" w14:textId="77777777" w:rsidR="009872D3" w:rsidRDefault="00591A22" w:rsidP="007B1738">
      <w:pPr>
        <w:jc w:val="both"/>
      </w:pPr>
      <w:r w:rsidRPr="00AF6B8B">
        <w:rPr>
          <w:rFonts w:ascii="Calibri" w:hAnsi="Calibri"/>
        </w:rPr>
        <w:t xml:space="preserve">Le concepteur </w:t>
      </w:r>
      <w:r w:rsidR="009872D3" w:rsidRPr="00AF6B8B">
        <w:rPr>
          <w:rFonts w:ascii="Calibri" w:hAnsi="Calibri"/>
        </w:rPr>
        <w:t>souhaiterait pouvoir choisir puis adapter un</w:t>
      </w:r>
      <w:r w:rsidRPr="00AF6B8B">
        <w:rPr>
          <w:rFonts w:ascii="Calibri" w:hAnsi="Calibri"/>
        </w:rPr>
        <w:t xml:space="preserve"> système </w:t>
      </w:r>
      <w:r w:rsidR="00FC630C" w:rsidRPr="00AF6B8B">
        <w:rPr>
          <w:rFonts w:ascii="Calibri" w:hAnsi="Calibri"/>
        </w:rPr>
        <w:t>d’actionneur</w:t>
      </w:r>
      <w:r w:rsidR="009872D3" w:rsidRPr="00AF6B8B">
        <w:rPr>
          <w:rFonts w:ascii="Calibri" w:hAnsi="Calibri"/>
        </w:rPr>
        <w:t xml:space="preserve"> électrique à </w:t>
      </w:r>
      <w:r w:rsidRPr="00AF6B8B">
        <w:rPr>
          <w:rFonts w:ascii="Calibri" w:hAnsi="Calibri"/>
        </w:rPr>
        <w:t>vis</w:t>
      </w:r>
      <w:r w:rsidR="009872D3" w:rsidRPr="00AF6B8B">
        <w:rPr>
          <w:rFonts w:ascii="Calibri" w:hAnsi="Calibri"/>
        </w:rPr>
        <w:t xml:space="preserve"> </w:t>
      </w:r>
      <w:r w:rsidRPr="00AF6B8B">
        <w:rPr>
          <w:rFonts w:ascii="Calibri" w:hAnsi="Calibri"/>
        </w:rPr>
        <w:t xml:space="preserve">à rouleaux standard </w:t>
      </w:r>
      <w:r w:rsidR="00556F2E" w:rsidRPr="00AF6B8B">
        <w:rPr>
          <w:rFonts w:ascii="Calibri" w:hAnsi="Calibri"/>
        </w:rPr>
        <w:t>sélectionné</w:t>
      </w:r>
      <w:r w:rsidR="009872D3" w:rsidRPr="00AF6B8B">
        <w:rPr>
          <w:rFonts w:ascii="Calibri" w:hAnsi="Calibri"/>
        </w:rPr>
        <w:t xml:space="preserve"> </w:t>
      </w:r>
      <w:r w:rsidR="00556F2E" w:rsidRPr="00AF6B8B">
        <w:rPr>
          <w:rFonts w:ascii="Calibri" w:hAnsi="Calibri"/>
        </w:rPr>
        <w:t>dans un</w:t>
      </w:r>
      <w:r w:rsidRPr="00AF6B8B">
        <w:rPr>
          <w:rFonts w:ascii="Calibri" w:hAnsi="Calibri"/>
        </w:rPr>
        <w:t xml:space="preserve"> catalogue</w:t>
      </w:r>
      <w:r w:rsidR="009872D3" w:rsidRPr="00AF6B8B">
        <w:rPr>
          <w:rFonts w:ascii="Calibri" w:hAnsi="Calibri"/>
        </w:rPr>
        <w:t xml:space="preserve"> fabricant</w:t>
      </w:r>
      <w:r w:rsidRPr="00AF6B8B">
        <w:rPr>
          <w:rFonts w:ascii="Calibri" w:hAnsi="Calibri"/>
        </w:rPr>
        <w:t>.</w:t>
      </w:r>
      <w:r>
        <w:t xml:space="preserve"> </w:t>
      </w:r>
      <w:r w:rsidRPr="00591A22">
        <w:t xml:space="preserve"> </w:t>
      </w:r>
    </w:p>
    <w:p w14:paraId="2D67E838" w14:textId="77777777" w:rsidR="009872D3" w:rsidRPr="009872D3" w:rsidRDefault="009872D3" w:rsidP="007B1738">
      <w:pPr>
        <w:jc w:val="both"/>
        <w:rPr>
          <w:rFonts w:asciiTheme="minorHAnsi" w:hAnsiTheme="minorHAnsi"/>
          <w:highlight w:val="yellow"/>
        </w:rPr>
      </w:pPr>
    </w:p>
    <w:p w14:paraId="06446BF6" w14:textId="77777777" w:rsidR="009872D3" w:rsidRPr="009872D3" w:rsidRDefault="009872D3" w:rsidP="007B1738">
      <w:pPr>
        <w:jc w:val="both"/>
        <w:rPr>
          <w:rFonts w:asciiTheme="minorHAnsi" w:hAnsiTheme="minorHAnsi"/>
          <w:highlight w:val="yellow"/>
        </w:rPr>
      </w:pPr>
    </w:p>
    <w:p w14:paraId="09EE7804" w14:textId="77777777" w:rsidR="00E64F6E" w:rsidRPr="007852F7" w:rsidRDefault="00E64F6E" w:rsidP="007B1738">
      <w:pPr>
        <w:jc w:val="both"/>
        <w:rPr>
          <w:rFonts w:asciiTheme="minorHAnsi" w:hAnsiTheme="minorHAnsi" w:cs="Arial"/>
        </w:rPr>
      </w:pPr>
      <w:r>
        <w:rPr>
          <w:color w:val="C00000"/>
        </w:rPr>
        <w:br w:type="page"/>
      </w:r>
    </w:p>
    <w:p w14:paraId="1C7ED50C" w14:textId="77777777" w:rsidR="009B250A" w:rsidRPr="00E246FF" w:rsidRDefault="00CA4224" w:rsidP="009B250A">
      <w:pPr>
        <w:ind w:right="992"/>
        <w:jc w:val="both"/>
        <w:rPr>
          <w:rFonts w:asciiTheme="minorHAnsi" w:hAnsiTheme="minorHAnsi" w:cs="Arial"/>
          <w:sz w:val="28"/>
          <w:szCs w:val="28"/>
        </w:rPr>
      </w:pPr>
      <w:r w:rsidRPr="00E246FF">
        <w:rPr>
          <w:rFonts w:asciiTheme="minorHAnsi" w:hAnsiTheme="minorHAnsi" w:cs="Arial"/>
          <w:b/>
          <w:sz w:val="28"/>
          <w:szCs w:val="28"/>
        </w:rPr>
        <w:lastRenderedPageBreak/>
        <w:t>5</w:t>
      </w:r>
      <w:r w:rsidR="009B250A" w:rsidRPr="00E246FF">
        <w:rPr>
          <w:rFonts w:asciiTheme="minorHAnsi" w:hAnsiTheme="minorHAnsi" w:cs="Arial"/>
          <w:b/>
          <w:sz w:val="28"/>
          <w:szCs w:val="28"/>
        </w:rPr>
        <w:t xml:space="preserve">. </w:t>
      </w:r>
      <w:r w:rsidR="00344FCE">
        <w:rPr>
          <w:rFonts w:asciiTheme="minorHAnsi" w:hAnsiTheme="minorHAnsi" w:cs="Arial"/>
          <w:b/>
          <w:sz w:val="28"/>
          <w:szCs w:val="28"/>
        </w:rPr>
        <w:t>É</w:t>
      </w:r>
      <w:r w:rsidR="009B250A" w:rsidRPr="00E246FF">
        <w:rPr>
          <w:rFonts w:asciiTheme="minorHAnsi" w:hAnsiTheme="minorHAnsi" w:cs="Arial"/>
          <w:b/>
          <w:sz w:val="28"/>
          <w:szCs w:val="28"/>
        </w:rPr>
        <w:t xml:space="preserve">tude </w:t>
      </w:r>
      <w:r w:rsidR="00392DE4" w:rsidRPr="00E246FF">
        <w:rPr>
          <w:rFonts w:asciiTheme="minorHAnsi" w:hAnsiTheme="minorHAnsi" w:cs="Arial"/>
          <w:b/>
          <w:sz w:val="28"/>
          <w:szCs w:val="28"/>
        </w:rPr>
        <w:t>de la FT</w:t>
      </w:r>
      <w:r w:rsidR="001405B6" w:rsidRPr="00E246FF">
        <w:rPr>
          <w:rFonts w:asciiTheme="minorHAnsi" w:hAnsiTheme="minorHAnsi" w:cs="Arial"/>
          <w:b/>
          <w:sz w:val="28"/>
          <w:szCs w:val="28"/>
        </w:rPr>
        <w:t>3</w:t>
      </w:r>
      <w:r w:rsidR="00392DE4" w:rsidRPr="00E246FF">
        <w:rPr>
          <w:rFonts w:asciiTheme="minorHAnsi" w:hAnsiTheme="minorHAnsi" w:cs="Arial"/>
          <w:b/>
          <w:sz w:val="28"/>
          <w:szCs w:val="28"/>
        </w:rPr>
        <w:t xml:space="preserve"> </w:t>
      </w:r>
      <w:r w:rsidR="00EC0EAE" w:rsidRPr="00E246FF">
        <w:rPr>
          <w:rFonts w:asciiTheme="minorHAnsi" w:hAnsiTheme="minorHAnsi" w:cs="Arial"/>
          <w:b/>
          <w:sz w:val="28"/>
          <w:szCs w:val="28"/>
        </w:rPr>
        <w:t>« </w:t>
      </w:r>
      <w:r w:rsidR="00392DE4" w:rsidRPr="00E246FF">
        <w:rPr>
          <w:rFonts w:asciiTheme="minorHAnsi" w:hAnsiTheme="minorHAnsi" w:cs="Arial"/>
          <w:b/>
          <w:sz w:val="28"/>
          <w:szCs w:val="28"/>
        </w:rPr>
        <w:t>assurer un mouvement de rotation de la caisse</w:t>
      </w:r>
      <w:r w:rsidR="00EC0EAE" w:rsidRPr="00E246FF">
        <w:rPr>
          <w:rFonts w:asciiTheme="minorHAnsi" w:hAnsiTheme="minorHAnsi" w:cs="Arial"/>
          <w:sz w:val="28"/>
          <w:szCs w:val="28"/>
        </w:rPr>
        <w:t> »</w:t>
      </w:r>
    </w:p>
    <w:p w14:paraId="48BFEB8D" w14:textId="77777777" w:rsidR="009B250A" w:rsidRPr="00E246FF" w:rsidRDefault="009B250A" w:rsidP="009B250A">
      <w:pPr>
        <w:ind w:right="992"/>
        <w:rPr>
          <w:rFonts w:asciiTheme="minorHAnsi" w:hAnsiTheme="minorHAnsi" w:cs="Arial"/>
        </w:rPr>
      </w:pPr>
    </w:p>
    <w:p w14:paraId="05BC50ED" w14:textId="77777777" w:rsidR="009B250A" w:rsidRPr="00E246FF" w:rsidRDefault="009B250A" w:rsidP="00315221">
      <w:pPr>
        <w:spacing w:after="120" w:line="276" w:lineRule="auto"/>
        <w:jc w:val="both"/>
        <w:rPr>
          <w:rFonts w:asciiTheme="minorHAnsi" w:hAnsiTheme="minorHAnsi" w:cs="Arial"/>
        </w:rPr>
      </w:pPr>
      <w:r w:rsidRPr="00E246FF">
        <w:rPr>
          <w:rFonts w:asciiTheme="minorHAnsi" w:hAnsiTheme="minorHAnsi" w:cs="Arial"/>
        </w:rPr>
        <w:t xml:space="preserve">L’objectif de cette étude est de caractériser la </w:t>
      </w:r>
      <w:r w:rsidR="00392DE4" w:rsidRPr="00E246FF">
        <w:rPr>
          <w:rFonts w:asciiTheme="minorHAnsi" w:hAnsiTheme="minorHAnsi" w:cs="Arial"/>
        </w:rPr>
        <w:t xml:space="preserve">course et </w:t>
      </w:r>
      <w:r w:rsidR="0061549A" w:rsidRPr="00E246FF">
        <w:rPr>
          <w:rFonts w:asciiTheme="minorHAnsi" w:hAnsiTheme="minorHAnsi" w:cs="Arial"/>
        </w:rPr>
        <w:t xml:space="preserve">la </w:t>
      </w:r>
      <w:r w:rsidRPr="00E246FF">
        <w:rPr>
          <w:rFonts w:asciiTheme="minorHAnsi" w:hAnsiTheme="minorHAnsi" w:cs="Arial"/>
        </w:rPr>
        <w:t xml:space="preserve">vitesse de sortie </w:t>
      </w:r>
      <w:r w:rsidR="00E9655A" w:rsidRPr="00E246FF">
        <w:rPr>
          <w:rFonts w:asciiTheme="minorHAnsi" w:hAnsiTheme="minorHAnsi" w:cs="Arial"/>
        </w:rPr>
        <w:t>d’axe</w:t>
      </w:r>
      <w:r w:rsidRPr="00E246FF">
        <w:rPr>
          <w:rFonts w:asciiTheme="minorHAnsi" w:hAnsiTheme="minorHAnsi" w:cs="Arial"/>
        </w:rPr>
        <w:t xml:space="preserve"> </w:t>
      </w:r>
      <w:r w:rsidR="00FC630C">
        <w:rPr>
          <w:rFonts w:asciiTheme="minorHAnsi" w:hAnsiTheme="minorHAnsi" w:cs="Arial"/>
        </w:rPr>
        <w:t xml:space="preserve">d’ actionneur </w:t>
      </w:r>
      <w:r w:rsidRPr="00E246FF">
        <w:rPr>
          <w:rFonts w:asciiTheme="minorHAnsi" w:hAnsiTheme="minorHAnsi" w:cs="Arial"/>
        </w:rPr>
        <w:t>vis-à-vis des objectifs de rapidité de pendulation</w:t>
      </w:r>
      <w:r w:rsidR="00C361EC" w:rsidRPr="00E246FF">
        <w:rPr>
          <w:rFonts w:asciiTheme="minorHAnsi" w:hAnsiTheme="minorHAnsi" w:cs="Arial"/>
        </w:rPr>
        <w:t xml:space="preserve">. </w:t>
      </w:r>
      <w:r w:rsidR="00BF6302" w:rsidRPr="00AF6B8B">
        <w:rPr>
          <w:rFonts w:asciiTheme="minorHAnsi" w:hAnsiTheme="minorHAnsi" w:cs="Arial"/>
        </w:rPr>
        <w:t xml:space="preserve">Ces caractéristiques </w:t>
      </w:r>
      <w:r w:rsidR="006F2782" w:rsidRPr="00AF6B8B">
        <w:rPr>
          <w:rFonts w:asciiTheme="minorHAnsi" w:hAnsiTheme="minorHAnsi" w:cs="Arial"/>
        </w:rPr>
        <w:t>permettront</w:t>
      </w:r>
      <w:r w:rsidR="00BF6302" w:rsidRPr="00AF6B8B">
        <w:rPr>
          <w:rFonts w:asciiTheme="minorHAnsi" w:hAnsiTheme="minorHAnsi" w:cs="Arial"/>
        </w:rPr>
        <w:t xml:space="preserve"> la </w:t>
      </w:r>
      <w:r w:rsidR="006F2782" w:rsidRPr="00AF6B8B">
        <w:rPr>
          <w:rFonts w:asciiTheme="minorHAnsi" w:hAnsiTheme="minorHAnsi" w:cs="Arial"/>
        </w:rPr>
        <w:t>validation du</w:t>
      </w:r>
      <w:r w:rsidR="00BF6302" w:rsidRPr="00AF6B8B">
        <w:rPr>
          <w:rFonts w:asciiTheme="minorHAnsi" w:hAnsiTheme="minorHAnsi" w:cs="Arial"/>
        </w:rPr>
        <w:t xml:space="preserve"> choix </w:t>
      </w:r>
      <w:r w:rsidR="00591A22" w:rsidRPr="00AF6B8B">
        <w:rPr>
          <w:rFonts w:asciiTheme="minorHAnsi" w:hAnsiTheme="minorHAnsi" w:cs="Arial"/>
        </w:rPr>
        <w:t xml:space="preserve">préliminaire </w:t>
      </w:r>
      <w:r w:rsidR="00BF6302" w:rsidRPr="00AF6B8B">
        <w:rPr>
          <w:rFonts w:asciiTheme="minorHAnsi" w:hAnsiTheme="minorHAnsi" w:cs="Arial"/>
        </w:rPr>
        <w:t>de l’actionneur électro-mécanique</w:t>
      </w:r>
      <w:r w:rsidR="00591A22" w:rsidRPr="00AF6B8B">
        <w:rPr>
          <w:rFonts w:asciiTheme="minorHAnsi" w:hAnsiTheme="minorHAnsi" w:cs="Arial"/>
        </w:rPr>
        <w:t xml:space="preserve"> par le concepteur</w:t>
      </w:r>
      <w:r w:rsidR="00392DE4" w:rsidRPr="00AF6B8B">
        <w:rPr>
          <w:rFonts w:asciiTheme="minorHAnsi" w:hAnsiTheme="minorHAnsi" w:cs="Arial"/>
        </w:rPr>
        <w:t>.</w:t>
      </w:r>
    </w:p>
    <w:p w14:paraId="24793944" w14:textId="77777777" w:rsidR="003C5AAE" w:rsidRPr="00E246FF" w:rsidRDefault="00D92F5E" w:rsidP="00315221">
      <w:pPr>
        <w:spacing w:after="120" w:line="276" w:lineRule="auto"/>
        <w:jc w:val="both"/>
        <w:rPr>
          <w:rFonts w:asciiTheme="minorHAnsi" w:hAnsiTheme="minorHAnsi" w:cs="Arial"/>
        </w:rPr>
      </w:pPr>
      <w:r w:rsidRPr="00E246FF">
        <w:rPr>
          <w:rFonts w:asciiTheme="minorHAnsi" w:hAnsiTheme="minorHAnsi" w:cs="Arial"/>
          <w:noProof/>
        </w:rPr>
        <w:drawing>
          <wp:anchor distT="0" distB="0" distL="114300" distR="114300" simplePos="0" relativeHeight="251859968" behindDoc="1" locked="0" layoutInCell="1" allowOverlap="1" wp14:anchorId="4F63EF0E" wp14:editId="47D6C2DA">
            <wp:simplePos x="0" y="0"/>
            <wp:positionH relativeFrom="column">
              <wp:posOffset>876168</wp:posOffset>
            </wp:positionH>
            <wp:positionV relativeFrom="paragraph">
              <wp:posOffset>397469</wp:posOffset>
            </wp:positionV>
            <wp:extent cx="4232316" cy="4191990"/>
            <wp:effectExtent l="19050" t="0" r="0" b="0"/>
            <wp:wrapNone/>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232316" cy="4191990"/>
                    </a:xfrm>
                    <a:prstGeom prst="rect">
                      <a:avLst/>
                    </a:prstGeom>
                    <a:noFill/>
                    <a:ln w="9525">
                      <a:noFill/>
                      <a:miter lim="800000"/>
                      <a:headEnd/>
                      <a:tailEnd/>
                    </a:ln>
                  </pic:spPr>
                </pic:pic>
              </a:graphicData>
            </a:graphic>
          </wp:anchor>
        </w:drawing>
      </w:r>
      <w:r w:rsidR="00BF6302">
        <w:rPr>
          <w:rFonts w:asciiTheme="minorHAnsi" w:hAnsiTheme="minorHAnsi" w:cs="Arial"/>
          <w:noProof/>
        </w:rPr>
        <w:t>L’épure</w:t>
      </w:r>
      <w:r w:rsidR="00BF6302">
        <w:rPr>
          <w:rFonts w:asciiTheme="minorHAnsi" w:hAnsiTheme="minorHAnsi" w:cs="Arial"/>
        </w:rPr>
        <w:t xml:space="preserve"> suivante représente</w:t>
      </w:r>
      <w:r w:rsidR="003C5AAE" w:rsidRPr="00E246FF">
        <w:rPr>
          <w:rFonts w:asciiTheme="minorHAnsi" w:hAnsiTheme="minorHAnsi" w:cs="Arial"/>
        </w:rPr>
        <w:t xml:space="preserve"> le système de pendulation ramené dans le plan</w:t>
      </w:r>
      <w:r w:rsidR="0006565E" w:rsidRPr="00E246FF">
        <w:rPr>
          <w:rFonts w:asciiTheme="minorHAnsi" w:hAnsiTheme="minorHAnsi" w:cs="Arial"/>
        </w:rPr>
        <w:t xml:space="preserve">, pour un angle de dévers </w:t>
      </w:r>
      <w:r w:rsidR="0006565E" w:rsidRPr="00E246FF">
        <w:rPr>
          <w:rFonts w:asciiTheme="minorHAnsi" w:hAnsiTheme="minorHAnsi" w:cstheme="minorHAnsi"/>
        </w:rPr>
        <w:t>δ</w:t>
      </w:r>
      <w:r w:rsidR="0006565E" w:rsidRPr="00E246FF">
        <w:rPr>
          <w:rFonts w:asciiTheme="minorHAnsi" w:hAnsiTheme="minorHAnsi" w:cs="Arial"/>
        </w:rPr>
        <w:t xml:space="preserve"> de 5° </w:t>
      </w:r>
      <w:r w:rsidR="003C5AAE" w:rsidRPr="00E246FF">
        <w:rPr>
          <w:rFonts w:asciiTheme="minorHAnsi" w:hAnsiTheme="minorHAnsi" w:cs="Arial"/>
        </w:rPr>
        <w:t xml:space="preserve"> et un angle quelconque d’inclinaison de caisse</w:t>
      </w:r>
      <w:r w:rsidR="0006565E" w:rsidRPr="00E246FF">
        <w:rPr>
          <w:rFonts w:asciiTheme="minorHAnsi" w:hAnsiTheme="minorHAnsi" w:cs="Arial"/>
        </w:rPr>
        <w:t>.</w:t>
      </w:r>
    </w:p>
    <w:p w14:paraId="59969CC6" w14:textId="77777777" w:rsidR="003C5AAE" w:rsidRDefault="003C5AAE" w:rsidP="00315221">
      <w:pPr>
        <w:ind w:right="-2"/>
        <w:rPr>
          <w:rFonts w:asciiTheme="minorHAnsi" w:hAnsiTheme="minorHAnsi" w:cs="Arial"/>
          <w:color w:val="7F7F7F" w:themeColor="text1" w:themeTint="80"/>
        </w:rPr>
      </w:pPr>
    </w:p>
    <w:p w14:paraId="0209452E" w14:textId="77777777" w:rsidR="003C5AAE" w:rsidRDefault="003C5AAE" w:rsidP="00826619">
      <w:pPr>
        <w:tabs>
          <w:tab w:val="left" w:pos="9070"/>
        </w:tabs>
        <w:ind w:right="-2"/>
        <w:rPr>
          <w:rFonts w:asciiTheme="minorHAnsi" w:hAnsiTheme="minorHAnsi" w:cs="Arial"/>
          <w:color w:val="7F7F7F" w:themeColor="text1" w:themeTint="80"/>
        </w:rPr>
      </w:pPr>
    </w:p>
    <w:p w14:paraId="38AFA2BE" w14:textId="77777777" w:rsidR="00315221" w:rsidRPr="00315221" w:rsidRDefault="00315221" w:rsidP="00826619">
      <w:pPr>
        <w:tabs>
          <w:tab w:val="left" w:pos="9070"/>
        </w:tabs>
        <w:ind w:right="-2"/>
        <w:rPr>
          <w:rFonts w:asciiTheme="minorHAnsi" w:hAnsiTheme="minorHAnsi" w:cs="Arial"/>
          <w:color w:val="7F7F7F" w:themeColor="text1" w:themeTint="80"/>
        </w:rPr>
      </w:pPr>
    </w:p>
    <w:p w14:paraId="4503333C"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26D157F8"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48289066" w14:textId="77777777" w:rsidR="003C5AAE" w:rsidRPr="00315221" w:rsidRDefault="00F14354" w:rsidP="00826619">
      <w:pPr>
        <w:tabs>
          <w:tab w:val="left" w:pos="9070"/>
        </w:tabs>
        <w:ind w:right="-2"/>
        <w:rPr>
          <w:rFonts w:asciiTheme="minorHAnsi" w:hAnsiTheme="minorHAnsi" w:cs="Arial"/>
          <w:color w:val="7F7F7F" w:themeColor="text1" w:themeTint="80"/>
        </w:rPr>
      </w:pPr>
      <w:r>
        <w:rPr>
          <w:rFonts w:asciiTheme="minorHAnsi" w:hAnsiTheme="minorHAnsi" w:cs="Arial"/>
          <w:b/>
          <w:noProof/>
        </w:rPr>
        <mc:AlternateContent>
          <mc:Choice Requires="wps">
            <w:drawing>
              <wp:anchor distT="0" distB="0" distL="114300" distR="114300" simplePos="0" relativeHeight="252168192" behindDoc="1" locked="0" layoutInCell="1" allowOverlap="1" wp14:anchorId="14FE0C13" wp14:editId="7121F770">
                <wp:simplePos x="0" y="0"/>
                <wp:positionH relativeFrom="column">
                  <wp:posOffset>2894965</wp:posOffset>
                </wp:positionH>
                <wp:positionV relativeFrom="paragraph">
                  <wp:posOffset>30480</wp:posOffset>
                </wp:positionV>
                <wp:extent cx="361950" cy="27559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5590"/>
                        </a:xfrm>
                        <a:prstGeom prst="rect">
                          <a:avLst/>
                        </a:prstGeom>
                        <a:solidFill>
                          <a:srgbClr val="FFFFFF"/>
                        </a:solidFill>
                        <a:ln w="9525">
                          <a:noFill/>
                          <a:miter lim="800000"/>
                          <a:headEnd/>
                          <a:tailEnd/>
                        </a:ln>
                      </wps:spPr>
                      <wps:txbx>
                        <w:txbxContent>
                          <w:p w14:paraId="0205454C" w14:textId="77777777" w:rsidR="00B53E60" w:rsidRDefault="00B53E60">
                            <w:r>
                              <w:t>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6" type="#_x0000_t202" style="position:absolute;margin-left:227.95pt;margin-top:2.4pt;width:28.5pt;height:110.55pt;z-index:-251148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" stroked="f">
                <v:textbox style="mso-fit-shape-to-text:t">
                  <w:txbxContent>
                    <w:p w:rsidR="00292822" w:rsidRDefault="00292822">
                      <w:proofErr w:type="gramStart"/>
                      <w:r>
                        <w:t>α</w:t>
                      </w:r>
                      <w:proofErr w:type="gramEnd"/>
                    </w:p>
                  </w:txbxContent>
                </v:textbox>
              </v:shape>
            </w:pict>
          </mc:Fallback>
        </mc:AlternateContent>
      </w:r>
    </w:p>
    <w:p w14:paraId="57386196"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29048ABD"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2E4B46EF"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18ED033D" w14:textId="77777777" w:rsidR="003C5AAE" w:rsidRPr="00315221" w:rsidRDefault="00F14354" w:rsidP="00826619">
      <w:pPr>
        <w:tabs>
          <w:tab w:val="left" w:pos="9070"/>
        </w:tabs>
        <w:ind w:right="-2"/>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824128" behindDoc="0" locked="0" layoutInCell="1" allowOverlap="1" wp14:anchorId="3F1E68EA" wp14:editId="0CABC223">
                <wp:simplePos x="0" y="0"/>
                <wp:positionH relativeFrom="column">
                  <wp:posOffset>4966970</wp:posOffset>
                </wp:positionH>
                <wp:positionV relativeFrom="paragraph">
                  <wp:posOffset>60960</wp:posOffset>
                </wp:positionV>
                <wp:extent cx="914400" cy="304800"/>
                <wp:effectExtent l="1066800" t="0" r="19050" b="209550"/>
                <wp:wrapNone/>
                <wp:docPr id="1797" name="AutoShape 2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304800"/>
                        </a:xfrm>
                        <a:prstGeom prst="callout1">
                          <a:avLst>
                            <a:gd name="adj1" fmla="val 47370"/>
                            <a:gd name="adj2" fmla="val -8333"/>
                            <a:gd name="adj3" fmla="val 161843"/>
                            <a:gd name="adj4" fmla="val -115625"/>
                          </a:avLst>
                        </a:prstGeom>
                        <a:solidFill>
                          <a:srgbClr val="FFFFFF"/>
                        </a:solidFill>
                        <a:ln w="9525">
                          <a:solidFill>
                            <a:srgbClr val="000000"/>
                          </a:solidFill>
                          <a:miter lim="800000"/>
                          <a:headEnd/>
                          <a:tailEnd/>
                        </a:ln>
                      </wps:spPr>
                      <wps:txbx>
                        <w:txbxContent>
                          <w:p w14:paraId="7AD30B39" w14:textId="77777777" w:rsidR="00B53E60" w:rsidRPr="00315221" w:rsidRDefault="00B53E60" w:rsidP="003C5AAE">
                            <w:pPr>
                              <w:rPr>
                                <w:rFonts w:asciiTheme="minorHAnsi" w:hAnsiTheme="minorHAnsi"/>
                              </w:rPr>
                            </w:pPr>
                            <w:r w:rsidRPr="00315221">
                              <w:rPr>
                                <w:rFonts w:asciiTheme="minorHAnsi" w:hAnsiTheme="minorHAnsi"/>
                              </w:rPr>
                              <w:t>Bielle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77" o:spid="_x0000_s1227" type="#_x0000_t41" style="position:absolute;margin-left:391.1pt;margin-top:4.8pt;width:1in;height:2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" adj="-24975,34958,,10232">
                <v:textbox>
                  <w:txbxContent>
                    <w:p w:rsidR="00292822" w:rsidRPr="00315221" w:rsidRDefault="00292822" w:rsidP="003C5AAE">
                      <w:pPr>
                        <w:rPr>
                          <w:rFonts w:asciiTheme="minorHAnsi" w:hAnsiTheme="minorHAnsi"/>
                        </w:rPr>
                      </w:pPr>
                      <w:r w:rsidRPr="00315221">
                        <w:rPr>
                          <w:rFonts w:asciiTheme="minorHAnsi" w:hAnsiTheme="minorHAnsi"/>
                        </w:rPr>
                        <w:t>Bielle</w:t>
                      </w:r>
                    </w:p>
                  </w:txbxContent>
                </v:textbox>
                <o:callout v:ext="edit" minusy="t"/>
              </v:shape>
            </w:pict>
          </mc:Fallback>
        </mc:AlternateContent>
      </w:r>
    </w:p>
    <w:p w14:paraId="57A1E86A"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795E1F9E"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2AEFECEE"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51613C1A" w14:textId="77777777" w:rsidR="003C5AAE" w:rsidRPr="00315221" w:rsidRDefault="00F14354" w:rsidP="00826619">
      <w:pPr>
        <w:tabs>
          <w:tab w:val="left" w:pos="9070"/>
        </w:tabs>
        <w:ind w:right="-2"/>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822080" behindDoc="0" locked="0" layoutInCell="1" allowOverlap="1" wp14:anchorId="3443661F" wp14:editId="18B18FF3">
                <wp:simplePos x="0" y="0"/>
                <wp:positionH relativeFrom="column">
                  <wp:posOffset>4958715</wp:posOffset>
                </wp:positionH>
                <wp:positionV relativeFrom="paragraph">
                  <wp:posOffset>134620</wp:posOffset>
                </wp:positionV>
                <wp:extent cx="914400" cy="246380"/>
                <wp:effectExtent l="1085850" t="95250" r="19050" b="20320"/>
                <wp:wrapNone/>
                <wp:docPr id="1796" name="AutoShape 20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246380"/>
                        </a:xfrm>
                        <a:prstGeom prst="callout1">
                          <a:avLst>
                            <a:gd name="adj1" fmla="val 46394"/>
                            <a:gd name="adj2" fmla="val -8333"/>
                            <a:gd name="adj3" fmla="val -36597"/>
                            <a:gd name="adj4" fmla="val -118542"/>
                          </a:avLst>
                        </a:prstGeom>
                        <a:solidFill>
                          <a:srgbClr val="FFFFFF"/>
                        </a:solidFill>
                        <a:ln w="9525">
                          <a:solidFill>
                            <a:srgbClr val="000000"/>
                          </a:solidFill>
                          <a:miter lim="800000"/>
                          <a:headEnd/>
                          <a:tailEnd/>
                        </a:ln>
                      </wps:spPr>
                      <wps:txbx>
                        <w:txbxContent>
                          <w:p w14:paraId="198233AF" w14:textId="77777777" w:rsidR="00B53E60" w:rsidRPr="00315221" w:rsidRDefault="00B53E60" w:rsidP="003C5AAE">
                            <w:pPr>
                              <w:rPr>
                                <w:rFonts w:asciiTheme="minorHAnsi" w:hAnsiTheme="minorHAnsi"/>
                              </w:rPr>
                            </w:pPr>
                            <w:r w:rsidRPr="00315221">
                              <w:rPr>
                                <w:rFonts w:asciiTheme="minorHAnsi" w:hAnsiTheme="minorHAnsi"/>
                              </w:rPr>
                              <w:t>Traverse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75" o:spid="_x0000_s1228" type="#_x0000_t41" style="position:absolute;margin-left:390.45pt;margin-top:10.6pt;width:1in;height:19.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" adj="-25605,-7905,,10021">
                <v:textbox>
                  <w:txbxContent>
                    <w:p w:rsidR="00292822" w:rsidRPr="00315221" w:rsidRDefault="00292822" w:rsidP="003C5AAE">
                      <w:pPr>
                        <w:rPr>
                          <w:rFonts w:asciiTheme="minorHAnsi" w:hAnsiTheme="minorHAnsi"/>
                        </w:rPr>
                      </w:pPr>
                      <w:r w:rsidRPr="00315221">
                        <w:rPr>
                          <w:rFonts w:asciiTheme="minorHAnsi" w:hAnsiTheme="minorHAnsi"/>
                        </w:rPr>
                        <w:t>Traverse</w:t>
                      </w:r>
                    </w:p>
                  </w:txbxContent>
                </v:textbox>
              </v:shape>
            </w:pict>
          </mc:Fallback>
        </mc:AlternateContent>
      </w:r>
    </w:p>
    <w:p w14:paraId="1A4BA2E4"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62B4B874"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4A1519C0"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2689ABE6" w14:textId="77777777" w:rsidR="003C5AAE" w:rsidRPr="00315221" w:rsidRDefault="00F14354" w:rsidP="00826619">
      <w:pPr>
        <w:tabs>
          <w:tab w:val="left" w:pos="9070"/>
        </w:tabs>
        <w:ind w:right="-2"/>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823104" behindDoc="0" locked="0" layoutInCell="1" allowOverlap="1" wp14:anchorId="6EEC2B33" wp14:editId="75424021">
                <wp:simplePos x="0" y="0"/>
                <wp:positionH relativeFrom="column">
                  <wp:posOffset>-80010</wp:posOffset>
                </wp:positionH>
                <wp:positionV relativeFrom="paragraph">
                  <wp:posOffset>90805</wp:posOffset>
                </wp:positionV>
                <wp:extent cx="914400" cy="361315"/>
                <wp:effectExtent l="0" t="0" r="1028700" b="19685"/>
                <wp:wrapNone/>
                <wp:docPr id="1795" name="AutoShape 2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361315"/>
                        </a:xfrm>
                        <a:prstGeom prst="callout1">
                          <a:avLst>
                            <a:gd name="adj1" fmla="val 31634"/>
                            <a:gd name="adj2" fmla="val 108333"/>
                            <a:gd name="adj3" fmla="val 52722"/>
                            <a:gd name="adj4" fmla="val 209653"/>
                          </a:avLst>
                        </a:prstGeom>
                        <a:solidFill>
                          <a:srgbClr val="FFFFFF"/>
                        </a:solidFill>
                        <a:ln w="9525">
                          <a:solidFill>
                            <a:srgbClr val="000000"/>
                          </a:solidFill>
                          <a:miter lim="800000"/>
                          <a:headEnd/>
                          <a:tailEnd/>
                        </a:ln>
                      </wps:spPr>
                      <wps:txbx>
                        <w:txbxContent>
                          <w:p w14:paraId="77C29488" w14:textId="77777777" w:rsidR="00B53E60" w:rsidRPr="00315221" w:rsidRDefault="00B53E60" w:rsidP="003C5AAE">
                            <w:pPr>
                              <w:jc w:val="right"/>
                              <w:rPr>
                                <w:rFonts w:asciiTheme="minorHAnsi" w:hAnsiTheme="minorHAnsi"/>
                              </w:rPr>
                            </w:pPr>
                            <w:r w:rsidRPr="00315221">
                              <w:rPr>
                                <w:rFonts w:asciiTheme="minorHAnsi" w:hAnsiTheme="minorHAnsi"/>
                              </w:rPr>
                              <w:t>Bogie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76" o:spid="_x0000_s1229" type="#_x0000_t41" style="position:absolute;margin-left:-6.3pt;margin-top:7.15pt;width:1in;height:28.4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" adj="45285,11388,23400,6833">
                <v:textbox>
                  <w:txbxContent>
                    <w:p w:rsidR="00292822" w:rsidRPr="00315221" w:rsidRDefault="00292822" w:rsidP="003C5AAE">
                      <w:pPr>
                        <w:jc w:val="right"/>
                        <w:rPr>
                          <w:rFonts w:asciiTheme="minorHAnsi" w:hAnsiTheme="minorHAnsi"/>
                        </w:rPr>
                      </w:pPr>
                      <w:r w:rsidRPr="00315221">
                        <w:rPr>
                          <w:rFonts w:asciiTheme="minorHAnsi" w:hAnsiTheme="minorHAnsi"/>
                        </w:rPr>
                        <w:t>Bogie</w:t>
                      </w:r>
                    </w:p>
                  </w:txbxContent>
                </v:textbox>
                <o:callout v:ext="edit" minusx="t" minusy="t"/>
              </v:shape>
            </w:pict>
          </mc:Fallback>
        </mc:AlternateContent>
      </w:r>
    </w:p>
    <w:p w14:paraId="0A946588" w14:textId="77777777" w:rsidR="003C5AAE" w:rsidRPr="00315221" w:rsidRDefault="00F14354" w:rsidP="00826619">
      <w:pPr>
        <w:tabs>
          <w:tab w:val="left" w:pos="9070"/>
        </w:tabs>
        <w:ind w:right="-2"/>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825152" behindDoc="0" locked="0" layoutInCell="1" allowOverlap="1" wp14:anchorId="09A334E4" wp14:editId="5530CEE4">
                <wp:simplePos x="0" y="0"/>
                <wp:positionH relativeFrom="column">
                  <wp:posOffset>5044440</wp:posOffset>
                </wp:positionH>
                <wp:positionV relativeFrom="paragraph">
                  <wp:posOffset>163195</wp:posOffset>
                </wp:positionV>
                <wp:extent cx="1970405" cy="351155"/>
                <wp:effectExtent l="2057400" t="723900" r="10795" b="10795"/>
                <wp:wrapNone/>
                <wp:docPr id="1794" name="AutoShape 2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0405" cy="351155"/>
                        </a:xfrm>
                        <a:prstGeom prst="callout1">
                          <a:avLst>
                            <a:gd name="adj1" fmla="val 32551"/>
                            <a:gd name="adj2" fmla="val -3866"/>
                            <a:gd name="adj3" fmla="val -210852"/>
                            <a:gd name="adj4" fmla="val -104671"/>
                          </a:avLst>
                        </a:prstGeom>
                        <a:solidFill>
                          <a:srgbClr val="FFFFFF"/>
                        </a:solidFill>
                        <a:ln w="9525">
                          <a:solidFill>
                            <a:srgbClr val="000000"/>
                          </a:solidFill>
                          <a:miter lim="800000"/>
                          <a:headEnd/>
                          <a:tailEnd/>
                        </a:ln>
                      </wps:spPr>
                      <wps:txbx>
                        <w:txbxContent>
                          <w:p w14:paraId="05334951" w14:textId="77777777" w:rsidR="00B53E60" w:rsidRPr="00315221" w:rsidRDefault="00B53E60" w:rsidP="003C5AAE">
                            <w:pPr>
                              <w:rPr>
                                <w:rFonts w:asciiTheme="minorHAnsi" w:hAnsiTheme="minorHAnsi"/>
                              </w:rPr>
                            </w:pPr>
                            <w:r w:rsidRPr="00315221">
                              <w:rPr>
                                <w:rFonts w:asciiTheme="minorHAnsi" w:hAnsiTheme="minorHAnsi"/>
                              </w:rPr>
                              <w:t>Actionneur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78" o:spid="_x0000_s1230" type="#_x0000_t41" style="position:absolute;margin-left:397.2pt;margin-top:12.85pt;width:155.15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" adj="-22609,-45544,-835,7031">
                <v:textbox>
                  <w:txbxContent>
                    <w:p w:rsidR="00292822" w:rsidRPr="00315221" w:rsidRDefault="00292822" w:rsidP="003C5AAE">
                      <w:pPr>
                        <w:rPr>
                          <w:rFonts w:asciiTheme="minorHAnsi" w:hAnsiTheme="minorHAnsi"/>
                        </w:rPr>
                      </w:pPr>
                      <w:r w:rsidRPr="00315221">
                        <w:rPr>
                          <w:rFonts w:asciiTheme="minorHAnsi" w:hAnsiTheme="minorHAnsi"/>
                        </w:rPr>
                        <w:t>Actionneur</w:t>
                      </w:r>
                    </w:p>
                  </w:txbxContent>
                </v:textbox>
              </v:shape>
            </w:pict>
          </mc:Fallback>
        </mc:AlternateContent>
      </w:r>
    </w:p>
    <w:p w14:paraId="7A07D71D"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19D46308" w14:textId="77777777" w:rsidR="003C5AAE" w:rsidRPr="00315221" w:rsidRDefault="00F14354" w:rsidP="00826619">
      <w:pPr>
        <w:tabs>
          <w:tab w:val="left" w:pos="9070"/>
        </w:tabs>
        <w:ind w:right="-2"/>
        <w:rPr>
          <w:rFonts w:asciiTheme="minorHAnsi" w:hAnsiTheme="minorHAnsi" w:cs="Arial"/>
          <w:color w:val="7F7F7F" w:themeColor="text1" w:themeTint="80"/>
        </w:rPr>
      </w:pPr>
      <w:r>
        <w:rPr>
          <w:rFonts w:asciiTheme="minorHAnsi" w:hAnsiTheme="minorHAnsi" w:cs="Arial"/>
          <w:b/>
          <w:noProof/>
        </w:rPr>
        <mc:AlternateContent>
          <mc:Choice Requires="wps">
            <w:drawing>
              <wp:anchor distT="0" distB="0" distL="114300" distR="114300" simplePos="0" relativeHeight="252169216" behindDoc="1" locked="0" layoutInCell="1" allowOverlap="1" wp14:anchorId="4C7DE648" wp14:editId="14F82FC0">
                <wp:simplePos x="0" y="0"/>
                <wp:positionH relativeFrom="column">
                  <wp:posOffset>4175760</wp:posOffset>
                </wp:positionH>
                <wp:positionV relativeFrom="paragraph">
                  <wp:posOffset>90170</wp:posOffset>
                </wp:positionV>
                <wp:extent cx="790575" cy="275590"/>
                <wp:effectExtent l="0" t="0" r="9525" b="0"/>
                <wp:wrapNone/>
                <wp:docPr id="10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75590"/>
                        </a:xfrm>
                        <a:prstGeom prst="rect">
                          <a:avLst/>
                        </a:prstGeom>
                        <a:solidFill>
                          <a:srgbClr val="FFFFFF"/>
                        </a:solidFill>
                        <a:ln w="9525">
                          <a:noFill/>
                          <a:miter lim="800000"/>
                          <a:headEnd/>
                          <a:tailEnd/>
                        </a:ln>
                      </wps:spPr>
                      <wps:txbx>
                        <w:txbxContent>
                          <w:p w14:paraId="0D36722E" w14:textId="77777777" w:rsidR="00B53E60" w:rsidRDefault="00B53E60" w:rsidP="00E246FF">
                            <w:r>
                              <w:t>δ=5°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1" type="#_x0000_t202" style="position:absolute;margin-left:328.8pt;margin-top:7.1pt;width:62.25pt;height:110.55pt;z-index:-251147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" stroked="f">
                <v:textbox style="mso-fit-shape-to-text:t">
                  <w:txbxContent>
                    <w:p w:rsidR="00292822" w:rsidRDefault="00292822" w:rsidP="00E246FF">
                      <w:r>
                        <w:t>δ=5°</w:t>
                      </w:r>
                    </w:p>
                  </w:txbxContent>
                </v:textbox>
              </v:shape>
            </w:pict>
          </mc:Fallback>
        </mc:AlternateContent>
      </w:r>
    </w:p>
    <w:p w14:paraId="03E7E82D" w14:textId="77777777" w:rsidR="003C5AAE" w:rsidRPr="00315221" w:rsidRDefault="00F14354" w:rsidP="00826619">
      <w:pPr>
        <w:tabs>
          <w:tab w:val="left" w:pos="9070"/>
        </w:tabs>
        <w:ind w:right="-2"/>
        <w:rPr>
          <w:rFonts w:asciiTheme="minorHAnsi" w:hAnsiTheme="minorHAnsi" w:cs="Arial"/>
          <w:color w:val="7F7F7F" w:themeColor="text1" w:themeTint="80"/>
        </w:rPr>
      </w:pPr>
      <w:r>
        <w:rPr>
          <w:rFonts w:asciiTheme="minorHAnsi" w:hAnsiTheme="minorHAnsi" w:cs="Arial"/>
          <w:noProof/>
          <w:color w:val="7F7F7F" w:themeColor="text1" w:themeTint="80"/>
        </w:rPr>
        <mc:AlternateContent>
          <mc:Choice Requires="wps">
            <w:drawing>
              <wp:anchor distT="0" distB="0" distL="114300" distR="114300" simplePos="0" relativeHeight="251821056" behindDoc="0" locked="0" layoutInCell="1" allowOverlap="1" wp14:anchorId="104C9931" wp14:editId="659DA85E">
                <wp:simplePos x="0" y="0"/>
                <wp:positionH relativeFrom="column">
                  <wp:posOffset>474980</wp:posOffset>
                </wp:positionH>
                <wp:positionV relativeFrom="paragraph">
                  <wp:posOffset>135890</wp:posOffset>
                </wp:positionV>
                <wp:extent cx="5296535" cy="277495"/>
                <wp:effectExtent l="0" t="0" r="0" b="8255"/>
                <wp:wrapNone/>
                <wp:docPr id="1793" name="Text Box 20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CE9293" w14:textId="77777777" w:rsidR="00B53E60" w:rsidRPr="00315221" w:rsidRDefault="00B53E60" w:rsidP="00315221">
                            <w:pPr>
                              <w:jc w:val="center"/>
                              <w:rPr>
                                <w:rFonts w:asciiTheme="minorHAnsi" w:hAnsiTheme="minorHAnsi"/>
                                <w:i/>
                              </w:rPr>
                            </w:pPr>
                            <w:r w:rsidRPr="00315221">
                              <w:rPr>
                                <w:rFonts w:asciiTheme="minorHAnsi" w:hAnsiTheme="minorHAnsi"/>
                                <w:i/>
                              </w:rPr>
                              <w:t>Figure 10 : épure du système de pendulation ramené dans le plan</w:t>
                            </w:r>
                          </w:p>
                        </w:txbxContent>
                      </wps:txbx>
                      <wps:bodyPr rot="0" vert="horz" wrap="square" lIns="54000" tIns="45720" rIns="5400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074" o:spid="_x0000_s1232" type="#_x0000_t202" style="position:absolute;margin-left:37.4pt;margin-top:10.7pt;width:417.05pt;height:21.85pt;z-index:251821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" stroked="f">
                <v:textbox style="mso-fit-shape-to-text:t" inset="1.5mm,,1.5mm">
                  <w:txbxContent>
                    <w:p w:rsidR="00292822" w:rsidRPr="00315221" w:rsidRDefault="00292822" w:rsidP="00315221">
                      <w:pPr>
                        <w:jc w:val="center"/>
                        <w:rPr>
                          <w:rFonts w:asciiTheme="minorHAnsi" w:hAnsiTheme="minorHAnsi"/>
                          <w:i/>
                        </w:rPr>
                      </w:pPr>
                      <w:r w:rsidRPr="00315221">
                        <w:rPr>
                          <w:rFonts w:asciiTheme="minorHAnsi" w:hAnsiTheme="minorHAnsi"/>
                          <w:i/>
                        </w:rPr>
                        <w:t>Figure 10 : épure du système de pendulation ramené dans le plan</w:t>
                      </w:r>
                    </w:p>
                  </w:txbxContent>
                </v:textbox>
              </v:shape>
            </w:pict>
          </mc:Fallback>
        </mc:AlternateContent>
      </w:r>
    </w:p>
    <w:p w14:paraId="72C2B7A6" w14:textId="77777777" w:rsidR="003C5AAE" w:rsidRPr="00315221" w:rsidRDefault="003C5AAE" w:rsidP="00826619">
      <w:pPr>
        <w:tabs>
          <w:tab w:val="left" w:pos="9070"/>
        </w:tabs>
        <w:ind w:right="-2"/>
        <w:rPr>
          <w:rFonts w:asciiTheme="minorHAnsi" w:hAnsiTheme="minorHAnsi" w:cs="Arial"/>
          <w:color w:val="7F7F7F" w:themeColor="text1" w:themeTint="80"/>
        </w:rPr>
      </w:pPr>
    </w:p>
    <w:p w14:paraId="330C4913" w14:textId="77777777" w:rsidR="002264EF" w:rsidRPr="00E246FF" w:rsidRDefault="0041635F" w:rsidP="00D92F5E">
      <w:pPr>
        <w:tabs>
          <w:tab w:val="left" w:pos="9070"/>
        </w:tabs>
        <w:spacing w:after="120" w:line="276" w:lineRule="auto"/>
        <w:jc w:val="both"/>
        <w:rPr>
          <w:rFonts w:asciiTheme="minorHAnsi" w:hAnsiTheme="minorHAnsi" w:cs="Arial"/>
        </w:rPr>
      </w:pPr>
      <w:r w:rsidRPr="00E246FF">
        <w:rPr>
          <w:rFonts w:asciiTheme="minorHAnsi" w:hAnsiTheme="minorHAnsi" w:cs="Arial"/>
        </w:rPr>
        <w:t xml:space="preserve">Le calcul </w:t>
      </w:r>
      <w:r w:rsidR="00F84AED" w:rsidRPr="00E246FF">
        <w:rPr>
          <w:rFonts w:asciiTheme="minorHAnsi" w:hAnsiTheme="minorHAnsi" w:cs="Arial"/>
        </w:rPr>
        <w:t xml:space="preserve">réalisé au paragraphe 4 </w:t>
      </w:r>
      <w:r w:rsidRPr="00E246FF">
        <w:rPr>
          <w:rFonts w:asciiTheme="minorHAnsi" w:hAnsiTheme="minorHAnsi" w:cs="Arial"/>
        </w:rPr>
        <w:t xml:space="preserve"> conduit à spécifier une </w:t>
      </w:r>
      <w:r w:rsidRPr="00E246FF">
        <w:rPr>
          <w:rFonts w:asciiTheme="minorHAnsi" w:hAnsiTheme="minorHAnsi" w:cs="Arial"/>
          <w:b/>
        </w:rPr>
        <w:t>vitesse de rotation</w:t>
      </w:r>
      <w:r w:rsidRPr="00E246FF">
        <w:rPr>
          <w:rFonts w:asciiTheme="minorHAnsi" w:hAnsiTheme="minorHAnsi" w:cs="Arial"/>
        </w:rPr>
        <w:t xml:space="preserve"> à imposer à la caisse de </w:t>
      </w:r>
      <w:r w:rsidR="00BF6302">
        <w:rPr>
          <w:rFonts w:asciiTheme="minorHAnsi" w:hAnsiTheme="minorHAnsi" w:cs="Arial"/>
          <w:b/>
        </w:rPr>
        <w:t>0,</w:t>
      </w:r>
      <w:r w:rsidRPr="00E246FF">
        <w:rPr>
          <w:rFonts w:asciiTheme="minorHAnsi" w:hAnsiTheme="minorHAnsi" w:cs="Arial"/>
          <w:b/>
        </w:rPr>
        <w:t>1 rd/s</w:t>
      </w:r>
      <w:r w:rsidR="00F84AED" w:rsidRPr="00E246FF">
        <w:rPr>
          <w:rFonts w:asciiTheme="minorHAnsi" w:hAnsiTheme="minorHAnsi" w:cs="Arial"/>
        </w:rPr>
        <w:t>.</w:t>
      </w:r>
    </w:p>
    <w:p w14:paraId="795C3BC9" w14:textId="77777777" w:rsidR="002264EF" w:rsidRPr="00E246FF" w:rsidRDefault="00F84AED" w:rsidP="00D92F5E">
      <w:pPr>
        <w:spacing w:after="120" w:line="276" w:lineRule="auto"/>
        <w:ind w:left="567" w:hanging="567"/>
        <w:rPr>
          <w:rFonts w:asciiTheme="minorHAnsi" w:hAnsiTheme="minorHAnsi" w:cs="Arial"/>
        </w:rPr>
      </w:pPr>
      <w:r w:rsidRPr="00E246FF">
        <w:rPr>
          <w:rFonts w:asciiTheme="minorHAnsi" w:hAnsiTheme="minorHAnsi" w:cs="Arial"/>
          <w:b/>
        </w:rPr>
        <w:t>Q</w:t>
      </w:r>
      <w:r w:rsidR="00337503" w:rsidRPr="00E246FF">
        <w:rPr>
          <w:rFonts w:asciiTheme="minorHAnsi" w:hAnsiTheme="minorHAnsi" w:cs="Arial"/>
          <w:b/>
        </w:rPr>
        <w:t>2</w:t>
      </w:r>
      <w:r w:rsidR="002118B1">
        <w:rPr>
          <w:rFonts w:asciiTheme="minorHAnsi" w:hAnsiTheme="minorHAnsi" w:cs="Arial"/>
          <w:b/>
        </w:rPr>
        <w:t>5</w:t>
      </w:r>
      <w:r w:rsidR="00F06210" w:rsidRPr="00E246FF">
        <w:rPr>
          <w:rFonts w:asciiTheme="minorHAnsi" w:hAnsiTheme="minorHAnsi" w:cs="Arial"/>
          <w:b/>
        </w:rPr>
        <w:t>.</w:t>
      </w:r>
      <w:r w:rsidR="00315221" w:rsidRPr="00E246FF">
        <w:rPr>
          <w:rFonts w:asciiTheme="minorHAnsi" w:hAnsiTheme="minorHAnsi" w:cs="Arial"/>
        </w:rPr>
        <w:tab/>
      </w:r>
      <w:r w:rsidR="0041635F" w:rsidRPr="00E246FF">
        <w:rPr>
          <w:rFonts w:asciiTheme="minorHAnsi" w:hAnsiTheme="minorHAnsi" w:cs="Arial"/>
        </w:rPr>
        <w:t xml:space="preserve">Sur le </w:t>
      </w:r>
      <w:r w:rsidR="0041635F" w:rsidRPr="00E246FF">
        <w:rPr>
          <w:rFonts w:asciiTheme="minorHAnsi" w:hAnsiTheme="minorHAnsi" w:cs="Arial"/>
          <w:b/>
        </w:rPr>
        <w:t xml:space="preserve">document </w:t>
      </w:r>
      <w:r w:rsidR="006F1F35" w:rsidRPr="00E246FF">
        <w:rPr>
          <w:rFonts w:asciiTheme="minorHAnsi" w:hAnsiTheme="minorHAnsi" w:cs="Arial"/>
          <w:b/>
        </w:rPr>
        <w:t>réponse</w:t>
      </w:r>
      <w:r w:rsidR="0041635F" w:rsidRPr="00E246FF">
        <w:rPr>
          <w:rFonts w:asciiTheme="minorHAnsi" w:hAnsiTheme="minorHAnsi" w:cs="Arial"/>
          <w:b/>
        </w:rPr>
        <w:t xml:space="preserve"> DR</w:t>
      </w:r>
      <w:r w:rsidRPr="00E246FF">
        <w:rPr>
          <w:rFonts w:asciiTheme="minorHAnsi" w:hAnsiTheme="minorHAnsi" w:cs="Arial"/>
          <w:b/>
        </w:rPr>
        <w:t>4</w:t>
      </w:r>
      <w:r w:rsidR="0041635F" w:rsidRPr="00E246FF">
        <w:rPr>
          <w:rFonts w:asciiTheme="minorHAnsi" w:hAnsiTheme="minorHAnsi" w:cs="Arial"/>
        </w:rPr>
        <w:t xml:space="preserve"> représenta</w:t>
      </w:r>
      <w:r w:rsidR="00392DE4" w:rsidRPr="00E246FF">
        <w:rPr>
          <w:rFonts w:asciiTheme="minorHAnsi" w:hAnsiTheme="minorHAnsi" w:cs="Arial"/>
        </w:rPr>
        <w:t xml:space="preserve">nt le système pour </w:t>
      </w:r>
      <w:r w:rsidRPr="00E246FF">
        <w:rPr>
          <w:rFonts w:asciiTheme="minorHAnsi" w:hAnsiTheme="minorHAnsi" w:cs="Arial"/>
        </w:rPr>
        <w:t xml:space="preserve">une </w:t>
      </w:r>
      <w:r w:rsidR="00065644" w:rsidRPr="00E246FF">
        <w:rPr>
          <w:rFonts w:asciiTheme="minorHAnsi" w:hAnsiTheme="minorHAnsi" w:cs="Arial"/>
        </w:rPr>
        <w:t xml:space="preserve">pendulation de caisse intermédiaire </w:t>
      </w:r>
      <w:r w:rsidR="007235BB" w:rsidRPr="00E246FF">
        <w:rPr>
          <w:rFonts w:asciiTheme="minorHAnsi" w:hAnsiTheme="minorHAnsi" w:cstheme="minorHAnsi"/>
        </w:rPr>
        <w:t>α</w:t>
      </w:r>
      <w:r w:rsidR="007235BB" w:rsidRPr="00E246FF">
        <w:rPr>
          <w:rFonts w:asciiTheme="minorHAnsi" w:hAnsiTheme="minorHAnsi" w:cs="Arial"/>
        </w:rPr>
        <w:t xml:space="preserve"> </w:t>
      </w:r>
      <w:r w:rsidR="00065644" w:rsidRPr="00E246FF">
        <w:rPr>
          <w:rFonts w:asciiTheme="minorHAnsi" w:hAnsiTheme="minorHAnsi" w:cs="Arial"/>
        </w:rPr>
        <w:t>de 5° </w:t>
      </w:r>
      <w:r w:rsidR="007235BB" w:rsidRPr="00E246FF">
        <w:rPr>
          <w:rFonts w:asciiTheme="minorHAnsi" w:hAnsiTheme="minorHAnsi" w:cs="Arial"/>
        </w:rPr>
        <w:t xml:space="preserve">et un angle de dévers </w:t>
      </w:r>
      <w:r w:rsidR="007235BB" w:rsidRPr="00E246FF">
        <w:rPr>
          <w:rFonts w:asciiTheme="minorHAnsi" w:hAnsiTheme="minorHAnsi" w:cstheme="minorHAnsi"/>
        </w:rPr>
        <w:t>δ</w:t>
      </w:r>
      <w:r w:rsidR="007235BB" w:rsidRPr="00E246FF">
        <w:rPr>
          <w:rFonts w:asciiTheme="minorHAnsi" w:hAnsiTheme="minorHAnsi" w:cs="Arial"/>
        </w:rPr>
        <w:t xml:space="preserve"> de 5° </w:t>
      </w:r>
      <w:r w:rsidR="0041635F" w:rsidRPr="00E246FF">
        <w:rPr>
          <w:rFonts w:asciiTheme="minorHAnsi" w:hAnsiTheme="minorHAnsi" w:cs="Arial"/>
        </w:rPr>
        <w:t>:</w:t>
      </w:r>
    </w:p>
    <w:p w14:paraId="626E7EB6" w14:textId="77777777" w:rsidR="0041635F" w:rsidRPr="00E246FF" w:rsidRDefault="00BF6302" w:rsidP="00D92F5E">
      <w:pPr>
        <w:numPr>
          <w:ilvl w:val="0"/>
          <w:numId w:val="1"/>
        </w:numPr>
        <w:spacing w:line="276" w:lineRule="auto"/>
        <w:ind w:left="714" w:right="1132" w:hanging="357"/>
        <w:jc w:val="both"/>
        <w:rPr>
          <w:rFonts w:asciiTheme="minorHAnsi" w:hAnsiTheme="minorHAnsi" w:cs="Arial"/>
        </w:rPr>
      </w:pPr>
      <w:r>
        <w:rPr>
          <w:rFonts w:asciiTheme="minorHAnsi" w:hAnsiTheme="minorHAnsi" w:cs="Arial"/>
        </w:rPr>
        <w:t>t</w:t>
      </w:r>
      <w:r w:rsidR="00961167" w:rsidRPr="00E246FF">
        <w:rPr>
          <w:rFonts w:asciiTheme="minorHAnsi" w:hAnsiTheme="minorHAnsi" w:cs="Arial"/>
        </w:rPr>
        <w:t xml:space="preserve">racer le support de la vitesse du point B de la traverse pendulaire : </w:t>
      </w:r>
      <m:oMath>
        <m:acc>
          <m:accPr>
            <m:chr m:val="⃗"/>
            <m:ctrlPr>
              <w:rPr>
                <w:rFonts w:ascii="Cambria Math" w:hAnsiTheme="minorHAnsi" w:cs="Arial"/>
              </w:rPr>
            </m:ctrlPr>
          </m:accPr>
          <m:e>
            <m:r>
              <m:rPr>
                <m:sty m:val="p"/>
              </m:rPr>
              <w:rPr>
                <w:rFonts w:ascii="Cambria Math" w:hAnsiTheme="minorHAnsi" w:cs="Arial"/>
              </w:rPr>
              <m:t>V(B</m:t>
            </m:r>
            <m:r>
              <m:rPr>
                <m:sty m:val="p"/>
              </m:rPr>
              <w:rPr>
                <w:rFonts w:ascii="Cambria Math" w:hAnsi="Cambria Math" w:cs="Arial"/>
              </w:rPr>
              <m:t>∈</m:t>
            </m:r>
            <m:r>
              <m:rPr>
                <m:sty m:val="p"/>
              </m:rPr>
              <w:rPr>
                <w:rFonts w:ascii="Cambria Math" w:hAnsiTheme="minorHAnsi" w:cs="Arial"/>
              </w:rPr>
              <m:t>2/1)</m:t>
            </m:r>
          </m:e>
        </m:acc>
      </m:oMath>
      <w:r w:rsidR="00961167" w:rsidRPr="00292822">
        <w:rPr>
          <w:rFonts w:asciiTheme="minorHAnsi" w:hAnsiTheme="minorHAnsi" w:cs="Arial"/>
        </w:rPr>
        <w:t xml:space="preserve"> </w:t>
      </w:r>
      <w:r w:rsidR="00961167" w:rsidRPr="00E246FF">
        <w:rPr>
          <w:rFonts w:asciiTheme="minorHAnsi" w:hAnsiTheme="minorHAnsi" w:cs="Arial"/>
        </w:rPr>
        <w:t xml:space="preserve">en mouvement par rapport au châssis de bogie </w:t>
      </w:r>
      <w:r w:rsidR="00392DE4" w:rsidRPr="00E246FF">
        <w:rPr>
          <w:rFonts w:asciiTheme="minorHAnsi" w:hAnsiTheme="minorHAnsi" w:cs="Arial"/>
        </w:rPr>
        <w:t xml:space="preserve">– </w:t>
      </w:r>
      <w:r w:rsidR="00961167" w:rsidRPr="00E246FF">
        <w:rPr>
          <w:rFonts w:asciiTheme="minorHAnsi" w:hAnsiTheme="minorHAnsi" w:cs="Arial"/>
        </w:rPr>
        <w:t>justifier</w:t>
      </w:r>
      <w:r w:rsidR="002A5906" w:rsidRPr="00E246FF">
        <w:rPr>
          <w:rFonts w:asciiTheme="minorHAnsi" w:hAnsiTheme="minorHAnsi" w:cs="Arial"/>
        </w:rPr>
        <w:t>.</w:t>
      </w:r>
    </w:p>
    <w:p w14:paraId="43FFED26" w14:textId="77777777" w:rsidR="00961167" w:rsidRPr="00E246FF" w:rsidRDefault="00BF6302" w:rsidP="00D92F5E">
      <w:pPr>
        <w:numPr>
          <w:ilvl w:val="0"/>
          <w:numId w:val="1"/>
        </w:numPr>
        <w:spacing w:line="276" w:lineRule="auto"/>
        <w:ind w:left="714" w:right="1132" w:hanging="357"/>
        <w:jc w:val="both"/>
        <w:rPr>
          <w:rFonts w:asciiTheme="minorHAnsi" w:hAnsiTheme="minorHAnsi" w:cs="Arial"/>
        </w:rPr>
      </w:pPr>
      <w:r>
        <w:rPr>
          <w:rFonts w:asciiTheme="minorHAnsi" w:hAnsiTheme="minorHAnsi" w:cs="Arial"/>
        </w:rPr>
        <w:t>t</w:t>
      </w:r>
      <w:r w:rsidR="00961167" w:rsidRPr="00E246FF">
        <w:rPr>
          <w:rFonts w:asciiTheme="minorHAnsi" w:hAnsiTheme="minorHAnsi" w:cs="Arial"/>
        </w:rPr>
        <w:t xml:space="preserve">racer le support de la vitesse du point </w:t>
      </w:r>
      <w:r w:rsidR="00B95844" w:rsidRPr="00E246FF">
        <w:rPr>
          <w:rFonts w:asciiTheme="minorHAnsi" w:hAnsiTheme="minorHAnsi" w:cs="Arial"/>
        </w:rPr>
        <w:t>D</w:t>
      </w:r>
      <w:r w:rsidR="00961167" w:rsidRPr="00E246FF">
        <w:rPr>
          <w:rFonts w:asciiTheme="minorHAnsi" w:hAnsiTheme="minorHAnsi" w:cs="Arial"/>
        </w:rPr>
        <w:t xml:space="preserve"> de la traverse pendulaire : </w:t>
      </w:r>
      <m:oMath>
        <m:acc>
          <m:accPr>
            <m:chr m:val="⃗"/>
            <m:ctrlPr>
              <w:rPr>
                <w:rFonts w:ascii="Cambria Math" w:hAnsiTheme="minorHAnsi" w:cs="Arial"/>
              </w:rPr>
            </m:ctrlPr>
          </m:accPr>
          <m:e>
            <m:r>
              <m:rPr>
                <m:sty m:val="p"/>
              </m:rPr>
              <w:rPr>
                <w:rFonts w:ascii="Cambria Math" w:hAnsiTheme="minorHAnsi" w:cs="Arial"/>
              </w:rPr>
              <m:t>V(D</m:t>
            </m:r>
            <m:r>
              <m:rPr>
                <m:sty m:val="p"/>
              </m:rPr>
              <w:rPr>
                <w:rFonts w:ascii="Cambria Math" w:hAnsi="Cambria Math" w:cs="Arial"/>
              </w:rPr>
              <m:t>∈</m:t>
            </m:r>
            <m:r>
              <m:rPr>
                <m:sty m:val="p"/>
              </m:rPr>
              <w:rPr>
                <w:rFonts w:ascii="Cambria Math" w:hAnsiTheme="minorHAnsi" w:cs="Arial"/>
              </w:rPr>
              <m:t>2/1)</m:t>
            </m:r>
          </m:e>
        </m:acc>
      </m:oMath>
      <w:r w:rsidR="00961167" w:rsidRPr="00E246FF">
        <w:rPr>
          <w:rFonts w:asciiTheme="minorHAnsi" w:hAnsiTheme="minorHAnsi" w:cs="Arial"/>
        </w:rPr>
        <w:t xml:space="preserve"> en mouvement par rapport au châssis de bogie</w:t>
      </w:r>
      <w:r w:rsidR="002A5906" w:rsidRPr="00E246FF">
        <w:rPr>
          <w:rFonts w:asciiTheme="minorHAnsi" w:hAnsiTheme="minorHAnsi" w:cs="Arial"/>
        </w:rPr>
        <w:t>.</w:t>
      </w:r>
      <w:r w:rsidR="00961167" w:rsidRPr="00E246FF">
        <w:rPr>
          <w:rFonts w:asciiTheme="minorHAnsi" w:hAnsiTheme="minorHAnsi" w:cs="Arial"/>
        </w:rPr>
        <w:t xml:space="preserve"> </w:t>
      </w:r>
    </w:p>
    <w:p w14:paraId="4C39AD43" w14:textId="77777777" w:rsidR="00961167" w:rsidRPr="00E246FF" w:rsidRDefault="00BF6302" w:rsidP="00D92F5E">
      <w:pPr>
        <w:numPr>
          <w:ilvl w:val="0"/>
          <w:numId w:val="1"/>
        </w:numPr>
        <w:spacing w:line="276" w:lineRule="auto"/>
        <w:ind w:left="714" w:right="1132" w:hanging="357"/>
        <w:jc w:val="both"/>
        <w:rPr>
          <w:rFonts w:asciiTheme="minorHAnsi" w:hAnsiTheme="minorHAnsi" w:cs="Arial"/>
        </w:rPr>
      </w:pPr>
      <w:r>
        <w:rPr>
          <w:rFonts w:asciiTheme="minorHAnsi" w:hAnsiTheme="minorHAnsi" w:cs="Arial"/>
        </w:rPr>
        <w:t>p</w:t>
      </w:r>
      <w:r w:rsidR="00961167" w:rsidRPr="00E246FF">
        <w:rPr>
          <w:rFonts w:asciiTheme="minorHAnsi" w:hAnsiTheme="minorHAnsi" w:cs="Arial"/>
        </w:rPr>
        <w:t>lacer alors sur le dessin le point  I</w:t>
      </w:r>
      <w:r w:rsidR="0086325C">
        <w:rPr>
          <w:rFonts w:asciiTheme="minorHAnsi" w:hAnsiTheme="minorHAnsi" w:cs="Arial"/>
          <w:vertAlign w:val="subscript"/>
        </w:rPr>
        <w:t>21</w:t>
      </w:r>
      <w:r w:rsidR="00961167" w:rsidRPr="00E246FF">
        <w:rPr>
          <w:rFonts w:asciiTheme="minorHAnsi" w:hAnsiTheme="minorHAnsi" w:cs="Arial"/>
        </w:rPr>
        <w:t xml:space="preserve">  Centre Instantané de rotation du mouvement de </w:t>
      </w:r>
      <w:r w:rsidR="00157EB7">
        <w:rPr>
          <w:rFonts w:asciiTheme="minorHAnsi" w:hAnsiTheme="minorHAnsi" w:cs="Arial"/>
        </w:rPr>
        <w:t>2</w:t>
      </w:r>
      <w:r w:rsidR="00961167" w:rsidRPr="00E246FF">
        <w:rPr>
          <w:rFonts w:asciiTheme="minorHAnsi" w:hAnsiTheme="minorHAnsi" w:cs="Arial"/>
        </w:rPr>
        <w:t xml:space="preserve"> par rapport à </w:t>
      </w:r>
      <w:r w:rsidR="00157EB7">
        <w:rPr>
          <w:rFonts w:asciiTheme="minorHAnsi" w:hAnsiTheme="minorHAnsi" w:cs="Arial"/>
        </w:rPr>
        <w:t>1</w:t>
      </w:r>
      <w:r w:rsidR="002A5906" w:rsidRPr="00E246FF">
        <w:rPr>
          <w:rFonts w:asciiTheme="minorHAnsi" w:hAnsiTheme="minorHAnsi" w:cs="Arial"/>
        </w:rPr>
        <w:t>.</w:t>
      </w:r>
    </w:p>
    <w:p w14:paraId="5BB8B0BD" w14:textId="77777777" w:rsidR="00961167" w:rsidRPr="00E246FF" w:rsidRDefault="00BF6302" w:rsidP="00D92F5E">
      <w:pPr>
        <w:numPr>
          <w:ilvl w:val="0"/>
          <w:numId w:val="1"/>
        </w:numPr>
        <w:spacing w:line="276" w:lineRule="auto"/>
        <w:ind w:left="714" w:right="1132" w:hanging="357"/>
        <w:jc w:val="both"/>
        <w:rPr>
          <w:rFonts w:asciiTheme="minorHAnsi" w:hAnsiTheme="minorHAnsi" w:cs="Arial"/>
        </w:rPr>
      </w:pPr>
      <w:r>
        <w:rPr>
          <w:rFonts w:asciiTheme="minorHAnsi" w:hAnsiTheme="minorHAnsi" w:cs="Arial"/>
        </w:rPr>
        <w:t>t</w:t>
      </w:r>
      <w:r w:rsidR="00961167" w:rsidRPr="00E246FF">
        <w:rPr>
          <w:rFonts w:asciiTheme="minorHAnsi" w:hAnsiTheme="minorHAnsi" w:cs="Arial"/>
        </w:rPr>
        <w:t xml:space="preserve">racer le support de la vitesse </w:t>
      </w:r>
      <w:r w:rsidR="00B95844" w:rsidRPr="00E246FF">
        <w:rPr>
          <w:rFonts w:asciiTheme="minorHAnsi" w:hAnsiTheme="minorHAnsi" w:cs="Arial"/>
        </w:rPr>
        <w:t>du point H</w:t>
      </w:r>
      <w:r w:rsidR="005E4760">
        <w:rPr>
          <w:rFonts w:asciiTheme="minorHAnsi" w:hAnsiTheme="minorHAnsi" w:cs="Arial"/>
        </w:rPr>
        <w:t>,</w:t>
      </w:r>
      <w:r w:rsidR="00B95844" w:rsidRPr="00E246FF">
        <w:rPr>
          <w:rFonts w:asciiTheme="minorHAnsi" w:hAnsiTheme="minorHAnsi" w:cs="Arial"/>
        </w:rPr>
        <w:t xml:space="preserve"> </w:t>
      </w:r>
      <m:oMath>
        <m:acc>
          <m:accPr>
            <m:chr m:val="⃗"/>
            <m:ctrlPr>
              <w:rPr>
                <w:rFonts w:ascii="Cambria Math" w:hAnsiTheme="minorHAnsi" w:cs="Arial"/>
              </w:rPr>
            </m:ctrlPr>
          </m:accPr>
          <m:e>
            <m:r>
              <m:rPr>
                <m:sty m:val="p"/>
              </m:rPr>
              <w:rPr>
                <w:rFonts w:ascii="Cambria Math" w:hAnsiTheme="minorHAnsi" w:cs="Arial"/>
              </w:rPr>
              <m:t>V(H</m:t>
            </m:r>
            <m:r>
              <m:rPr>
                <m:sty m:val="p"/>
              </m:rPr>
              <w:rPr>
                <w:rFonts w:ascii="Cambria Math" w:hAnsi="Cambria Math" w:cs="Arial"/>
              </w:rPr>
              <m:t>∈</m:t>
            </m:r>
            <m:r>
              <m:rPr>
                <m:sty m:val="p"/>
              </m:rPr>
              <w:rPr>
                <w:rFonts w:ascii="Cambria Math" w:hAnsiTheme="minorHAnsi" w:cs="Arial"/>
              </w:rPr>
              <m:t>2/1)</m:t>
            </m:r>
          </m:e>
        </m:acc>
        <m:r>
          <w:rPr>
            <w:rFonts w:ascii="Cambria Math" w:hAnsiTheme="minorHAnsi" w:cs="Arial"/>
          </w:rPr>
          <m:t xml:space="preserve"> </m:t>
        </m:r>
      </m:oMath>
      <w:r w:rsidR="005E4760">
        <w:rPr>
          <w:rFonts w:asciiTheme="minorHAnsi" w:hAnsiTheme="minorHAnsi" w:cs="Arial"/>
        </w:rPr>
        <w:t xml:space="preserve"> </w:t>
      </w:r>
      <w:r w:rsidR="00B95844" w:rsidRPr="00E246FF">
        <w:rPr>
          <w:rFonts w:asciiTheme="minorHAnsi" w:hAnsiTheme="minorHAnsi" w:cs="Arial"/>
        </w:rPr>
        <w:t xml:space="preserve">de la traverse en mouvement par rapport </w:t>
      </w:r>
      <w:r w:rsidR="00551AC1" w:rsidRPr="00E246FF">
        <w:rPr>
          <w:rFonts w:asciiTheme="minorHAnsi" w:hAnsiTheme="minorHAnsi" w:cs="Arial"/>
        </w:rPr>
        <w:t>au châssis</w:t>
      </w:r>
      <w:r w:rsidR="002A5906" w:rsidRPr="00E246FF">
        <w:rPr>
          <w:rFonts w:asciiTheme="minorHAnsi" w:hAnsiTheme="minorHAnsi" w:cs="Arial"/>
        </w:rPr>
        <w:t>.</w:t>
      </w:r>
    </w:p>
    <w:p w14:paraId="576134DA" w14:textId="77777777" w:rsidR="00D92F5E" w:rsidRPr="00D92F5E" w:rsidRDefault="00BF6302" w:rsidP="00D92F5E">
      <w:pPr>
        <w:numPr>
          <w:ilvl w:val="0"/>
          <w:numId w:val="1"/>
        </w:numPr>
        <w:spacing w:line="276" w:lineRule="auto"/>
        <w:ind w:left="714" w:right="1132" w:hanging="357"/>
        <w:jc w:val="both"/>
        <w:rPr>
          <w:rFonts w:asciiTheme="minorHAnsi" w:hAnsiTheme="minorHAnsi" w:cs="Arial"/>
          <w:color w:val="7F7F7F" w:themeColor="text1" w:themeTint="80"/>
        </w:rPr>
      </w:pPr>
      <w:r>
        <w:rPr>
          <w:rFonts w:asciiTheme="minorHAnsi" w:hAnsiTheme="minorHAnsi" w:cs="Arial"/>
        </w:rPr>
        <w:t>p</w:t>
      </w:r>
      <w:r w:rsidR="00961167" w:rsidRPr="00E246FF">
        <w:rPr>
          <w:rFonts w:asciiTheme="minorHAnsi" w:hAnsiTheme="minorHAnsi" w:cs="Arial"/>
        </w:rPr>
        <w:t xml:space="preserve">our la vitesse de rotation de caisse fournie, </w:t>
      </w:r>
      <w:r w:rsidR="00B95844" w:rsidRPr="00E246FF">
        <w:rPr>
          <w:rFonts w:asciiTheme="minorHAnsi" w:hAnsiTheme="minorHAnsi" w:cs="Arial"/>
        </w:rPr>
        <w:t>en déduire</w:t>
      </w:r>
      <w:r w:rsidR="009E674C" w:rsidRPr="00E246FF">
        <w:rPr>
          <w:rFonts w:asciiTheme="minorHAnsi" w:hAnsiTheme="minorHAnsi" w:cs="Arial"/>
        </w:rPr>
        <w:t xml:space="preserve"> graphiquement </w:t>
      </w:r>
      <w:r w:rsidR="00B95844" w:rsidRPr="00E246FF">
        <w:rPr>
          <w:rFonts w:asciiTheme="minorHAnsi" w:hAnsiTheme="minorHAnsi" w:cs="Arial"/>
        </w:rPr>
        <w:t>l’amplitude de</w:t>
      </w:r>
      <w:r w:rsidR="00961167" w:rsidRPr="00E246FF">
        <w:rPr>
          <w:rFonts w:asciiTheme="minorHAnsi" w:hAnsiTheme="minorHAnsi" w:cs="Arial"/>
        </w:rPr>
        <w:t xml:space="preserve"> la vitesse </w:t>
      </w:r>
      <w:r w:rsidR="00B95844" w:rsidRPr="00E246FF">
        <w:rPr>
          <w:rFonts w:asciiTheme="minorHAnsi" w:hAnsiTheme="minorHAnsi" w:cs="Arial"/>
        </w:rPr>
        <w:t xml:space="preserve">de sortie </w:t>
      </w:r>
      <w:r w:rsidR="00346EBF" w:rsidRPr="00E246FF">
        <w:rPr>
          <w:rFonts w:asciiTheme="minorHAnsi" w:hAnsiTheme="minorHAnsi" w:cs="Arial"/>
        </w:rPr>
        <w:t>d’axe</w:t>
      </w:r>
      <w:r w:rsidR="0086325C">
        <w:rPr>
          <w:rFonts w:asciiTheme="minorHAnsi" w:hAnsiTheme="minorHAnsi" w:cs="Arial"/>
        </w:rPr>
        <w:t xml:space="preserve"> d’actionneur V(H </w:t>
      </w:r>
      <m:oMath>
        <m:r>
          <m:rPr>
            <m:sty m:val="p"/>
          </m:rPr>
          <w:rPr>
            <w:rFonts w:ascii="Cambria Math" w:hAnsi="Cambria Math" w:cs="Arial"/>
          </w:rPr>
          <m:t>∈</m:t>
        </m:r>
      </m:oMath>
      <w:r w:rsidR="005E4760">
        <w:rPr>
          <w:rFonts w:asciiTheme="minorHAnsi" w:hAnsiTheme="minorHAnsi" w:cs="Arial"/>
        </w:rPr>
        <w:t xml:space="preserve"> 2</w:t>
      </w:r>
      <w:r w:rsidR="00B95844" w:rsidRPr="00E246FF">
        <w:rPr>
          <w:rFonts w:asciiTheme="minorHAnsi" w:hAnsiTheme="minorHAnsi" w:cs="Arial"/>
        </w:rPr>
        <w:t>/</w:t>
      </w:r>
      <w:r w:rsidR="005E4760">
        <w:rPr>
          <w:rFonts w:asciiTheme="minorHAnsi" w:hAnsiTheme="minorHAnsi" w:cs="Arial"/>
        </w:rPr>
        <w:t>1</w:t>
      </w:r>
      <w:r w:rsidR="00B95844" w:rsidRPr="00E246FF">
        <w:rPr>
          <w:rFonts w:asciiTheme="minorHAnsi" w:hAnsiTheme="minorHAnsi" w:cs="Arial"/>
        </w:rPr>
        <w:t>)</w:t>
      </w:r>
      <w:r w:rsidR="002A5906" w:rsidRPr="00E246FF">
        <w:rPr>
          <w:rFonts w:asciiTheme="minorHAnsi" w:hAnsiTheme="minorHAnsi" w:cs="Arial"/>
        </w:rPr>
        <w:t>.</w:t>
      </w:r>
      <w:r w:rsidR="00D92F5E" w:rsidRPr="00D92F5E">
        <w:rPr>
          <w:rFonts w:asciiTheme="minorHAnsi" w:hAnsiTheme="minorHAnsi" w:cs="Arial"/>
          <w:color w:val="7F7F7F" w:themeColor="text1" w:themeTint="80"/>
        </w:rPr>
        <w:br w:type="page"/>
      </w:r>
    </w:p>
    <w:p w14:paraId="47356224" w14:textId="77777777" w:rsidR="00E551E7" w:rsidRPr="00E246FF" w:rsidRDefault="0086325C" w:rsidP="00D92F5E">
      <w:pPr>
        <w:spacing w:after="120" w:line="276" w:lineRule="auto"/>
        <w:ind w:right="992"/>
        <w:rPr>
          <w:rFonts w:asciiTheme="minorHAnsi" w:hAnsiTheme="minorHAnsi" w:cs="Arial"/>
        </w:rPr>
      </w:pPr>
      <w:r>
        <w:rPr>
          <w:rFonts w:asciiTheme="minorHAnsi" w:hAnsiTheme="minorHAnsi" w:cs="Arial"/>
        </w:rPr>
        <w:lastRenderedPageBreak/>
        <w:t xml:space="preserve">La vitesse d’axe d’actionneur </w:t>
      </w:r>
      <w:r w:rsidR="00E551E7" w:rsidRPr="00E246FF">
        <w:rPr>
          <w:rFonts w:asciiTheme="minorHAnsi" w:hAnsiTheme="minorHAnsi" w:cs="Arial"/>
        </w:rPr>
        <w:t>suit la loi trapézoïdale suivante :</w:t>
      </w:r>
    </w:p>
    <w:p w14:paraId="6602DBD6" w14:textId="77777777" w:rsidR="00E551E7" w:rsidRPr="00E246FF" w:rsidRDefault="00E551E7" w:rsidP="00D92F5E">
      <w:pPr>
        <w:spacing w:after="120" w:line="276" w:lineRule="auto"/>
        <w:ind w:right="992"/>
        <w:rPr>
          <w:rFonts w:asciiTheme="minorHAnsi" w:hAnsiTheme="minorHAnsi" w:cs="Arial"/>
        </w:rPr>
      </w:pPr>
    </w:p>
    <w:p w14:paraId="16B89C01" w14:textId="77777777" w:rsidR="00881481" w:rsidRPr="00E246FF" w:rsidRDefault="00F14354" w:rsidP="00D92F5E">
      <w:pPr>
        <w:spacing w:after="120" w:line="276" w:lineRule="auto"/>
        <w:jc w:val="center"/>
        <w:rPr>
          <w:rFonts w:asciiTheme="minorHAnsi" w:hAnsiTheme="minorHAnsi"/>
        </w:rPr>
      </w:pPr>
      <w:r>
        <w:rPr>
          <w:rFonts w:asciiTheme="minorHAnsi" w:hAnsiTheme="minorHAnsi"/>
          <w:noProof/>
        </w:rPr>
        <mc:AlternateContent>
          <mc:Choice Requires="wpc">
            <w:drawing>
              <wp:inline distT="0" distB="0" distL="0" distR="0" wp14:anchorId="6C51077F" wp14:editId="7B997BCF">
                <wp:extent cx="4572000" cy="2059940"/>
                <wp:effectExtent l="0" t="0" r="0" b="0"/>
                <wp:docPr id="2244" name="Zone de dessin 20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9" name="AutoShape 2051"/>
                        <wps:cNvCnPr>
                          <a:cxnSpLocks noChangeShapeType="1"/>
                        </wps:cNvCnPr>
                        <wps:spPr bwMode="auto">
                          <a:xfrm>
                            <a:off x="2848610" y="579120"/>
                            <a:ext cx="635" cy="1017905"/>
                          </a:xfrm>
                          <a:prstGeom prst="straightConnector1">
                            <a:avLst/>
                          </a:prstGeom>
                          <a:noFill/>
                          <a:ln w="12700">
                            <a:solidFill>
                              <a:srgbClr val="000000"/>
                            </a:solidFill>
                            <a:prstDash val="dash"/>
                            <a:round/>
                            <a:headEnd/>
                            <a:tailEnd type="none" w="med" len="lg"/>
                          </a:ln>
                          <a:extLst>
                            <a:ext uri="{909E8E84-426E-40dd-AFC4-6F175D3DCCD1}">
                              <a14:hiddenFill xmlns:a14="http://schemas.microsoft.com/office/drawing/2010/main">
                                <a:noFill/>
                              </a14:hiddenFill>
                            </a:ext>
                          </a:extLst>
                        </wps:spPr>
                        <wps:bodyPr/>
                      </wps:wsp>
                      <wps:wsp>
                        <wps:cNvPr id="1770" name="AutoShape 2052"/>
                        <wps:cNvCnPr>
                          <a:cxnSpLocks noChangeShapeType="1"/>
                        </wps:cNvCnPr>
                        <wps:spPr bwMode="auto">
                          <a:xfrm>
                            <a:off x="1108075" y="579120"/>
                            <a:ext cx="635" cy="1017905"/>
                          </a:xfrm>
                          <a:prstGeom prst="straightConnector1">
                            <a:avLst/>
                          </a:prstGeom>
                          <a:noFill/>
                          <a:ln w="12700">
                            <a:solidFill>
                              <a:srgbClr val="000000"/>
                            </a:solidFill>
                            <a:prstDash val="dash"/>
                            <a:round/>
                            <a:headEnd/>
                            <a:tailEnd type="none" w="med" len="lg"/>
                          </a:ln>
                          <a:extLst>
                            <a:ext uri="{909E8E84-426E-40dd-AFC4-6F175D3DCCD1}">
                              <a14:hiddenFill xmlns:a14="http://schemas.microsoft.com/office/drawing/2010/main">
                                <a:noFill/>
                              </a14:hiddenFill>
                            </a:ext>
                          </a:extLst>
                        </wps:spPr>
                        <wps:bodyPr/>
                      </wps:wsp>
                      <wps:wsp>
                        <wps:cNvPr id="1771" name="AutoShape 2053"/>
                        <wps:cNvCnPr>
                          <a:cxnSpLocks noChangeShapeType="1"/>
                        </wps:cNvCnPr>
                        <wps:spPr bwMode="auto">
                          <a:xfrm>
                            <a:off x="511175" y="1519555"/>
                            <a:ext cx="3515995" cy="0"/>
                          </a:xfrm>
                          <a:prstGeom prst="straightConnector1">
                            <a:avLst/>
                          </a:prstGeom>
                          <a:noFill/>
                          <a:ln w="12700">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1772" name="AutoShape 2054"/>
                        <wps:cNvCnPr>
                          <a:cxnSpLocks noChangeShapeType="1"/>
                        </wps:cNvCnPr>
                        <wps:spPr bwMode="auto">
                          <a:xfrm flipV="1">
                            <a:off x="601345" y="31750"/>
                            <a:ext cx="0" cy="1565275"/>
                          </a:xfrm>
                          <a:prstGeom prst="straightConnector1">
                            <a:avLst/>
                          </a:prstGeom>
                          <a:noFill/>
                          <a:ln w="12700">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1773" name="Freeform 2055"/>
                        <wps:cNvSpPr>
                          <a:spLocks/>
                        </wps:cNvSpPr>
                        <wps:spPr bwMode="auto">
                          <a:xfrm>
                            <a:off x="601345" y="579120"/>
                            <a:ext cx="2769235" cy="946785"/>
                          </a:xfrm>
                          <a:custGeom>
                            <a:avLst/>
                            <a:gdLst>
                              <a:gd name="T0" fmla="*/ 0 w 4361"/>
                              <a:gd name="T1" fmla="*/ 1481 h 1491"/>
                              <a:gd name="T2" fmla="*/ 791 w 4361"/>
                              <a:gd name="T3" fmla="*/ 0 h 1491"/>
                              <a:gd name="T4" fmla="*/ 3560 w 4361"/>
                              <a:gd name="T5" fmla="*/ 0 h 1491"/>
                              <a:gd name="T6" fmla="*/ 4361 w 4361"/>
                              <a:gd name="T7" fmla="*/ 1491 h 1491"/>
                            </a:gdLst>
                            <a:ahLst/>
                            <a:cxnLst>
                              <a:cxn ang="0">
                                <a:pos x="T0" y="T1"/>
                              </a:cxn>
                              <a:cxn ang="0">
                                <a:pos x="T2" y="T3"/>
                              </a:cxn>
                              <a:cxn ang="0">
                                <a:pos x="T4" y="T5"/>
                              </a:cxn>
                              <a:cxn ang="0">
                                <a:pos x="T6" y="T7"/>
                              </a:cxn>
                            </a:cxnLst>
                            <a:rect l="0" t="0" r="r" b="b"/>
                            <a:pathLst>
                              <a:path w="4361" h="1491">
                                <a:moveTo>
                                  <a:pt x="0" y="1481"/>
                                </a:moveTo>
                                <a:lnTo>
                                  <a:pt x="791" y="0"/>
                                </a:lnTo>
                                <a:lnTo>
                                  <a:pt x="3560" y="0"/>
                                </a:lnTo>
                                <a:lnTo>
                                  <a:pt x="4361" y="1491"/>
                                </a:lnTo>
                              </a:path>
                            </a:pathLst>
                          </a:custGeom>
                          <a:noFill/>
                          <a:ln w="28575">
                            <a:solidFill>
                              <a:srgbClr val="FF0000"/>
                            </a:solidFill>
                            <a:round/>
                            <a:headEnd/>
                            <a:tailEnd type="none"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6" name="AutoShape 2056"/>
                        <wps:cNvCnPr>
                          <a:cxnSpLocks noChangeShapeType="1"/>
                          <a:stCxn id="1773" idx="1"/>
                        </wps:cNvCnPr>
                        <wps:spPr bwMode="auto">
                          <a:xfrm flipH="1">
                            <a:off x="511175" y="579120"/>
                            <a:ext cx="578485" cy="0"/>
                          </a:xfrm>
                          <a:prstGeom prst="straightConnector1">
                            <a:avLst/>
                          </a:prstGeom>
                          <a:noFill/>
                          <a:ln w="12700">
                            <a:solidFill>
                              <a:srgbClr val="000000"/>
                            </a:solidFill>
                            <a:prstDash val="dash"/>
                            <a:round/>
                            <a:headEnd/>
                            <a:tailEnd type="none" w="med" len="lg"/>
                          </a:ln>
                          <a:extLst>
                            <a:ext uri="{909E8E84-426E-40dd-AFC4-6F175D3DCCD1}">
                              <a14:hiddenFill xmlns:a14="http://schemas.microsoft.com/office/drawing/2010/main">
                                <a:noFill/>
                              </a14:hiddenFill>
                            </a:ext>
                          </a:extLst>
                        </wps:spPr>
                        <wps:bodyPr/>
                      </wps:wsp>
                      <wps:wsp>
                        <wps:cNvPr id="1777" name="Text Box 2057"/>
                        <wps:cNvSpPr txBox="1">
                          <a:spLocks noChangeArrowheads="1"/>
                        </wps:cNvSpPr>
                        <wps:spPr bwMode="auto">
                          <a:xfrm>
                            <a:off x="609600" y="0"/>
                            <a:ext cx="2594610" cy="283845"/>
                          </a:xfrm>
                          <a:prstGeom prst="rect">
                            <a:avLst/>
                          </a:prstGeom>
                          <a:noFill/>
                          <a:ln>
                            <a:noFill/>
                          </a:ln>
                          <a:extLst>
                            <a:ext uri="{909E8E84-426E-40dd-AFC4-6F175D3DCCD1}">
                              <a14:hiddenFill xmlns:a14="http://schemas.microsoft.com/office/drawing/2010/main">
                                <a:solidFill>
                                  <a:srgbClr val="D8D8D8"/>
                                </a:solidFill>
                              </a14:hiddenFill>
                            </a:ext>
                            <a:ext uri="{91240B29-F687-4f45-9708-019B960494DF}">
                              <a14:hiddenLine xmlns:a14="http://schemas.microsoft.com/office/drawing/2010/main" w="12700">
                                <a:solidFill>
                                  <a:srgbClr val="000000"/>
                                </a:solidFill>
                                <a:miter lim="800000"/>
                                <a:headEnd/>
                                <a:tailEnd type="none" w="med" len="lg"/>
                              </a14:hiddenLine>
                            </a:ext>
                          </a:extLst>
                        </wps:spPr>
                        <wps:txbx>
                          <w:txbxContent>
                            <w:p w14:paraId="29D9C4F4" w14:textId="77777777" w:rsidR="00B53E60" w:rsidRPr="00334392" w:rsidRDefault="00B53E60" w:rsidP="00881481">
                              <w:pPr>
                                <w:rPr>
                                  <w:sz w:val="16"/>
                                  <w:szCs w:val="16"/>
                                </w:rPr>
                              </w:pPr>
                              <w:r w:rsidRPr="00334392">
                                <w:rPr>
                                  <w:sz w:val="16"/>
                                  <w:szCs w:val="16"/>
                                </w:rPr>
                                <w:t xml:space="preserve">Vitesse </w:t>
                              </w:r>
                              <w:r>
                                <w:rPr>
                                  <w:sz w:val="16"/>
                                  <w:szCs w:val="16"/>
                                </w:rPr>
                                <w:t>axe actionneur  en mm/s</w:t>
                              </w:r>
                            </w:p>
                          </w:txbxContent>
                        </wps:txbx>
                        <wps:bodyPr rot="0" vert="horz" wrap="square" lIns="91440" tIns="45720" rIns="91440" bIns="45720" anchor="t" anchorCtr="0" upright="1">
                          <a:noAutofit/>
                        </wps:bodyPr>
                      </wps:wsp>
                      <wps:wsp>
                        <wps:cNvPr id="1778" name="Text Box 2058"/>
                        <wps:cNvSpPr txBox="1">
                          <a:spLocks noChangeArrowheads="1"/>
                        </wps:cNvSpPr>
                        <wps:spPr bwMode="auto">
                          <a:xfrm>
                            <a:off x="3705860" y="1235710"/>
                            <a:ext cx="667385" cy="283845"/>
                          </a:xfrm>
                          <a:prstGeom prst="rect">
                            <a:avLst/>
                          </a:prstGeom>
                          <a:noFill/>
                          <a:ln>
                            <a:noFill/>
                          </a:ln>
                          <a:extLst>
                            <a:ext uri="{909E8E84-426E-40dd-AFC4-6F175D3DCCD1}">
                              <a14:hiddenFill xmlns:a14="http://schemas.microsoft.com/office/drawing/2010/main">
                                <a:solidFill>
                                  <a:srgbClr val="D8D8D8"/>
                                </a:solidFill>
                              </a14:hiddenFill>
                            </a:ext>
                            <a:ext uri="{91240B29-F687-4f45-9708-019B960494DF}">
                              <a14:hiddenLine xmlns:a14="http://schemas.microsoft.com/office/drawing/2010/main" w="12700">
                                <a:solidFill>
                                  <a:srgbClr val="000000"/>
                                </a:solidFill>
                                <a:miter lim="800000"/>
                                <a:headEnd/>
                                <a:tailEnd type="none" w="med" len="lg"/>
                              </a14:hiddenLine>
                            </a:ext>
                          </a:extLst>
                        </wps:spPr>
                        <wps:txbx>
                          <w:txbxContent>
                            <w:p w14:paraId="2FCB42DD" w14:textId="77777777" w:rsidR="00B53E60" w:rsidRPr="00334392" w:rsidRDefault="00B53E60" w:rsidP="00881481">
                              <w:pPr>
                                <w:rPr>
                                  <w:sz w:val="16"/>
                                  <w:szCs w:val="16"/>
                                </w:rPr>
                              </w:pPr>
                              <w:r>
                                <w:rPr>
                                  <w:sz w:val="16"/>
                                  <w:szCs w:val="16"/>
                                </w:rPr>
                                <w:t>Temps en s</w:t>
                              </w:r>
                            </w:p>
                          </w:txbxContent>
                        </wps:txbx>
                        <wps:bodyPr rot="0" vert="horz" wrap="square" lIns="91440" tIns="45720" rIns="91440" bIns="45720" anchor="t" anchorCtr="0" upright="1">
                          <a:noAutofit/>
                        </wps:bodyPr>
                      </wps:wsp>
                      <wps:wsp>
                        <wps:cNvPr id="1779" name="Text Box 2059"/>
                        <wps:cNvSpPr txBox="1">
                          <a:spLocks noChangeArrowheads="1"/>
                        </wps:cNvSpPr>
                        <wps:spPr bwMode="auto">
                          <a:xfrm>
                            <a:off x="3775710" y="1551305"/>
                            <a:ext cx="321310" cy="283845"/>
                          </a:xfrm>
                          <a:prstGeom prst="rect">
                            <a:avLst/>
                          </a:prstGeom>
                          <a:noFill/>
                          <a:ln>
                            <a:noFill/>
                          </a:ln>
                          <a:extLst>
                            <a:ext uri="{909E8E84-426E-40dd-AFC4-6F175D3DCCD1}">
                              <a14:hiddenFill xmlns:a14="http://schemas.microsoft.com/office/drawing/2010/main">
                                <a:solidFill>
                                  <a:srgbClr val="D8D8D8"/>
                                </a:solidFill>
                              </a14:hiddenFill>
                            </a:ext>
                            <a:ext uri="{91240B29-F687-4f45-9708-019B960494DF}">
                              <a14:hiddenLine xmlns:a14="http://schemas.microsoft.com/office/drawing/2010/main" w="12700">
                                <a:solidFill>
                                  <a:srgbClr val="000000"/>
                                </a:solidFill>
                                <a:miter lim="800000"/>
                                <a:headEnd/>
                                <a:tailEnd type="none" w="med" len="lg"/>
                              </a14:hiddenLine>
                            </a:ext>
                          </a:extLst>
                        </wps:spPr>
                        <wps:txbx>
                          <w:txbxContent>
                            <w:p w14:paraId="2266E17B" w14:textId="77777777" w:rsidR="00B53E60" w:rsidRPr="00334392" w:rsidRDefault="00B53E60" w:rsidP="00881481">
                              <w:pPr>
                                <w:rPr>
                                  <w:sz w:val="16"/>
                                  <w:szCs w:val="16"/>
                                </w:rPr>
                              </w:pPr>
                              <m:oMathPara>
                                <m:oMath>
                                  <m:r>
                                    <w:rPr>
                                      <w:rFonts w:ascii="Cambria Math" w:hAnsi="Cambria Math"/>
                                      <w:sz w:val="16"/>
                                      <w:szCs w:val="16"/>
                                    </w:rPr>
                                    <m:t>t</m:t>
                                  </m:r>
                                </m:oMath>
                              </m:oMathPara>
                            </w:p>
                          </w:txbxContent>
                        </wps:txbx>
                        <wps:bodyPr rot="0" vert="horz" wrap="square" lIns="91440" tIns="45720" rIns="91440" bIns="45720" anchor="t" anchorCtr="0" upright="1">
                          <a:noAutofit/>
                        </wps:bodyPr>
                      </wps:wsp>
                      <wps:wsp>
                        <wps:cNvPr id="1780" name="Text Box 2060"/>
                        <wps:cNvSpPr txBox="1">
                          <a:spLocks noChangeArrowheads="1"/>
                        </wps:cNvSpPr>
                        <wps:spPr bwMode="auto">
                          <a:xfrm>
                            <a:off x="239395" y="0"/>
                            <a:ext cx="386080" cy="283845"/>
                          </a:xfrm>
                          <a:prstGeom prst="rect">
                            <a:avLst/>
                          </a:prstGeom>
                          <a:noFill/>
                          <a:ln>
                            <a:noFill/>
                          </a:ln>
                          <a:extLst>
                            <a:ext uri="{909E8E84-426E-40dd-AFC4-6F175D3DCCD1}">
                              <a14:hiddenFill xmlns:a14="http://schemas.microsoft.com/office/drawing/2010/main">
                                <a:solidFill>
                                  <a:srgbClr val="D8D8D8"/>
                                </a:solidFill>
                              </a14:hiddenFill>
                            </a:ext>
                            <a:ext uri="{91240B29-F687-4f45-9708-019B960494DF}">
                              <a14:hiddenLine xmlns:a14="http://schemas.microsoft.com/office/drawing/2010/main" w="12700">
                                <a:solidFill>
                                  <a:srgbClr val="000000"/>
                                </a:solidFill>
                                <a:miter lim="800000"/>
                                <a:headEnd/>
                                <a:tailEnd type="none" w="med" len="lg"/>
                              </a14:hiddenLine>
                            </a:ext>
                          </a:extLst>
                        </wps:spPr>
                        <wps:txbx>
                          <w:txbxContent>
                            <w:p w14:paraId="6B350F59" w14:textId="77777777" w:rsidR="00B53E60" w:rsidRPr="00334392" w:rsidRDefault="00B53E60" w:rsidP="00881481">
                              <w:pPr>
                                <w:rPr>
                                  <w:sz w:val="16"/>
                                  <w:szCs w:val="16"/>
                                </w:rPr>
                              </w:pPr>
                              <m:oMathPara>
                                <m:oMath>
                                  <m:r>
                                    <w:rPr>
                                      <w:rFonts w:ascii="Cambria Math" w:hAnsi="Cambria Math"/>
                                      <w:sz w:val="16"/>
                                      <w:szCs w:val="16"/>
                                    </w:rPr>
                                    <m:t>V</m:t>
                                  </m:r>
                                  <m:d>
                                    <m:dPr>
                                      <m:ctrlPr>
                                        <w:rPr>
                                          <w:rFonts w:ascii="Cambria Math" w:hAnsi="Cambria Math"/>
                                          <w:i/>
                                          <w:sz w:val="16"/>
                                          <w:szCs w:val="16"/>
                                        </w:rPr>
                                      </m:ctrlPr>
                                    </m:dPr>
                                    <m:e>
                                      <m:r>
                                        <w:rPr>
                                          <w:rFonts w:ascii="Cambria Math" w:hAnsi="Cambria Math"/>
                                          <w:sz w:val="16"/>
                                          <w:szCs w:val="16"/>
                                        </w:rPr>
                                        <m:t>t</m:t>
                                      </m:r>
                                    </m:e>
                                  </m:d>
                                </m:oMath>
                              </m:oMathPara>
                            </w:p>
                          </w:txbxContent>
                        </wps:txbx>
                        <wps:bodyPr rot="0" vert="horz" wrap="square" lIns="91440" tIns="45720" rIns="91440" bIns="45720" anchor="t" anchorCtr="0" upright="1">
                          <a:noAutofit/>
                        </wps:bodyPr>
                      </wps:wsp>
                      <wps:wsp>
                        <wps:cNvPr id="1781" name="Text Box 2061"/>
                        <wps:cNvSpPr txBox="1">
                          <a:spLocks noChangeArrowheads="1"/>
                        </wps:cNvSpPr>
                        <wps:spPr bwMode="auto">
                          <a:xfrm>
                            <a:off x="201295" y="468630"/>
                            <a:ext cx="386080" cy="283845"/>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type="none" w="med" len="lg"/>
                              </a14:hiddenLine>
                            </a:ext>
                          </a:extLst>
                        </wps:spPr>
                        <wps:txbx>
                          <w:txbxContent>
                            <w:p w14:paraId="63555F6B" w14:textId="77777777" w:rsidR="00B53E60" w:rsidRPr="00334392" w:rsidRDefault="00B53E60" w:rsidP="00881481">
                              <w:pPr>
                                <w:jc w:val="right"/>
                                <w:rPr>
                                  <w:sz w:val="16"/>
                                  <w:szCs w:val="16"/>
                                </w:rPr>
                              </w:pPr>
                              <m:oMathPara>
                                <m:oMath>
                                  <m:r>
                                    <w:rPr>
                                      <w:rFonts w:ascii="Cambria Math" w:hAnsi="Cambria Math"/>
                                      <w:sz w:val="16"/>
                                      <w:szCs w:val="16"/>
                                    </w:rPr>
                                    <m:t>120</m:t>
                                  </m:r>
                                </m:oMath>
                              </m:oMathPara>
                            </w:p>
                          </w:txbxContent>
                        </wps:txbx>
                        <wps:bodyPr rot="0" vert="horz" wrap="square" lIns="91440" tIns="45720" rIns="91440" bIns="45720" anchor="t" anchorCtr="0" upright="1">
                          <a:noAutofit/>
                        </wps:bodyPr>
                      </wps:wsp>
                      <wps:wsp>
                        <wps:cNvPr id="1782" name="Text Box 2062"/>
                        <wps:cNvSpPr txBox="1">
                          <a:spLocks noChangeArrowheads="1"/>
                        </wps:cNvSpPr>
                        <wps:spPr bwMode="auto">
                          <a:xfrm>
                            <a:off x="871855" y="1551305"/>
                            <a:ext cx="386080" cy="283845"/>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type="none" w="med" len="lg"/>
                              </a14:hiddenLine>
                            </a:ext>
                          </a:extLst>
                        </wps:spPr>
                        <wps:txbx>
                          <w:txbxContent>
                            <w:p w14:paraId="26902F71" w14:textId="77777777" w:rsidR="00B53E60" w:rsidRPr="00334392" w:rsidRDefault="00B53E60" w:rsidP="00881481">
                              <w:pPr>
                                <w:jc w:val="center"/>
                                <w:rPr>
                                  <w:sz w:val="16"/>
                                  <w:szCs w:val="16"/>
                                </w:rPr>
                              </w:pPr>
                              <m:oMathPara>
                                <m:oMath>
                                  <m:r>
                                    <w:rPr>
                                      <w:rFonts w:ascii="Cambria Math" w:hAnsi="Cambria Math"/>
                                      <w:sz w:val="16"/>
                                      <w:szCs w:val="16"/>
                                    </w:rPr>
                                    <m:t>0.12</m:t>
                                  </m:r>
                                </m:oMath>
                              </m:oMathPara>
                            </w:p>
                          </w:txbxContent>
                        </wps:txbx>
                        <wps:bodyPr rot="0" vert="horz" wrap="square" lIns="91440" tIns="45720" rIns="91440" bIns="45720" anchor="t" anchorCtr="0" upright="1">
                          <a:noAutofit/>
                        </wps:bodyPr>
                      </wps:wsp>
                      <wps:wsp>
                        <wps:cNvPr id="1783" name="Rectangle 2063"/>
                        <wps:cNvSpPr>
                          <a:spLocks noChangeArrowheads="1"/>
                        </wps:cNvSpPr>
                        <wps:spPr bwMode="auto">
                          <a:xfrm>
                            <a:off x="1940560" y="509905"/>
                            <a:ext cx="45085" cy="154305"/>
                          </a:xfrm>
                          <a:prstGeom prst="rect">
                            <a:avLst/>
                          </a:prstGeom>
                          <a:solidFill>
                            <a:srgbClr val="FFFFFF"/>
                          </a:solidFill>
                          <a:ln w="12700">
                            <a:solidFill>
                              <a:srgbClr val="FFFFFF"/>
                            </a:solidFill>
                            <a:miter lim="800000"/>
                            <a:headEnd/>
                            <a:tailEnd type="none" w="med" len="lg"/>
                          </a:ln>
                        </wps:spPr>
                        <wps:bodyPr rot="0" vert="horz" wrap="square" lIns="91440" tIns="45720" rIns="91440" bIns="45720" anchor="t" anchorCtr="0" upright="1">
                          <a:noAutofit/>
                        </wps:bodyPr>
                      </wps:wsp>
                      <wps:wsp>
                        <wps:cNvPr id="1784" name="Freeform 2064"/>
                        <wps:cNvSpPr>
                          <a:spLocks/>
                        </wps:cNvSpPr>
                        <wps:spPr bwMode="auto">
                          <a:xfrm>
                            <a:off x="1920875" y="477520"/>
                            <a:ext cx="33020" cy="195580"/>
                          </a:xfrm>
                          <a:custGeom>
                            <a:avLst/>
                            <a:gdLst>
                              <a:gd name="T0" fmla="*/ 52 w 52"/>
                              <a:gd name="T1" fmla="*/ 0 h 308"/>
                              <a:gd name="T2" fmla="*/ 7 w 52"/>
                              <a:gd name="T3" fmla="*/ 122 h 308"/>
                              <a:gd name="T4" fmla="*/ 52 w 52"/>
                              <a:gd name="T5" fmla="*/ 222 h 308"/>
                              <a:gd name="T6" fmla="*/ 0 w 52"/>
                              <a:gd name="T7" fmla="*/ 308 h 308"/>
                            </a:gdLst>
                            <a:ahLst/>
                            <a:cxnLst>
                              <a:cxn ang="0">
                                <a:pos x="T0" y="T1"/>
                              </a:cxn>
                              <a:cxn ang="0">
                                <a:pos x="T2" y="T3"/>
                              </a:cxn>
                              <a:cxn ang="0">
                                <a:pos x="T4" y="T5"/>
                              </a:cxn>
                              <a:cxn ang="0">
                                <a:pos x="T6" y="T7"/>
                              </a:cxn>
                            </a:cxnLst>
                            <a:rect l="0" t="0" r="r" b="b"/>
                            <a:pathLst>
                              <a:path w="52" h="308">
                                <a:moveTo>
                                  <a:pt x="52" y="0"/>
                                </a:moveTo>
                                <a:lnTo>
                                  <a:pt x="7" y="122"/>
                                </a:lnTo>
                                <a:lnTo>
                                  <a:pt x="52" y="222"/>
                                </a:lnTo>
                                <a:lnTo>
                                  <a:pt x="0" y="308"/>
                                </a:lnTo>
                              </a:path>
                            </a:pathLst>
                          </a:custGeom>
                          <a:noFill/>
                          <a:ln w="12700">
                            <a:solidFill>
                              <a:srgbClr val="000000"/>
                            </a:solidFill>
                            <a:round/>
                            <a:headEnd/>
                            <a:tailEnd type="none"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5" name="Freeform 2065"/>
                        <wps:cNvSpPr>
                          <a:spLocks/>
                        </wps:cNvSpPr>
                        <wps:spPr bwMode="auto">
                          <a:xfrm>
                            <a:off x="1975485" y="478790"/>
                            <a:ext cx="33020" cy="195580"/>
                          </a:xfrm>
                          <a:custGeom>
                            <a:avLst/>
                            <a:gdLst>
                              <a:gd name="T0" fmla="*/ 52 w 52"/>
                              <a:gd name="T1" fmla="*/ 0 h 308"/>
                              <a:gd name="T2" fmla="*/ 7 w 52"/>
                              <a:gd name="T3" fmla="*/ 122 h 308"/>
                              <a:gd name="T4" fmla="*/ 52 w 52"/>
                              <a:gd name="T5" fmla="*/ 222 h 308"/>
                              <a:gd name="T6" fmla="*/ 0 w 52"/>
                              <a:gd name="T7" fmla="*/ 308 h 308"/>
                            </a:gdLst>
                            <a:ahLst/>
                            <a:cxnLst>
                              <a:cxn ang="0">
                                <a:pos x="T0" y="T1"/>
                              </a:cxn>
                              <a:cxn ang="0">
                                <a:pos x="T2" y="T3"/>
                              </a:cxn>
                              <a:cxn ang="0">
                                <a:pos x="T4" y="T5"/>
                              </a:cxn>
                              <a:cxn ang="0">
                                <a:pos x="T6" y="T7"/>
                              </a:cxn>
                            </a:cxnLst>
                            <a:rect l="0" t="0" r="r" b="b"/>
                            <a:pathLst>
                              <a:path w="52" h="308">
                                <a:moveTo>
                                  <a:pt x="52" y="0"/>
                                </a:moveTo>
                                <a:lnTo>
                                  <a:pt x="7" y="122"/>
                                </a:lnTo>
                                <a:lnTo>
                                  <a:pt x="52" y="222"/>
                                </a:lnTo>
                                <a:lnTo>
                                  <a:pt x="0" y="308"/>
                                </a:lnTo>
                              </a:path>
                            </a:pathLst>
                          </a:custGeom>
                          <a:noFill/>
                          <a:ln w="12700">
                            <a:solidFill>
                              <a:srgbClr val="000000"/>
                            </a:solidFill>
                            <a:round/>
                            <a:headEnd/>
                            <a:tailEnd type="none"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6" name="Rectangle 2066"/>
                        <wps:cNvSpPr>
                          <a:spLocks noChangeArrowheads="1"/>
                        </wps:cNvSpPr>
                        <wps:spPr bwMode="auto">
                          <a:xfrm>
                            <a:off x="1940560" y="1445895"/>
                            <a:ext cx="45085" cy="154305"/>
                          </a:xfrm>
                          <a:prstGeom prst="rect">
                            <a:avLst/>
                          </a:prstGeom>
                          <a:solidFill>
                            <a:srgbClr val="FFFFFF"/>
                          </a:solidFill>
                          <a:ln w="12700">
                            <a:solidFill>
                              <a:srgbClr val="FFFFFF"/>
                            </a:solidFill>
                            <a:miter lim="800000"/>
                            <a:headEnd/>
                            <a:tailEnd type="none" w="med" len="lg"/>
                          </a:ln>
                        </wps:spPr>
                        <wps:bodyPr rot="0" vert="horz" wrap="square" lIns="91440" tIns="45720" rIns="91440" bIns="45720" anchor="t" anchorCtr="0" upright="1">
                          <a:noAutofit/>
                        </wps:bodyPr>
                      </wps:wsp>
                      <wps:wsp>
                        <wps:cNvPr id="1787" name="Freeform 2067"/>
                        <wps:cNvSpPr>
                          <a:spLocks/>
                        </wps:cNvSpPr>
                        <wps:spPr bwMode="auto">
                          <a:xfrm>
                            <a:off x="1920875" y="1413510"/>
                            <a:ext cx="33020" cy="195580"/>
                          </a:xfrm>
                          <a:custGeom>
                            <a:avLst/>
                            <a:gdLst>
                              <a:gd name="T0" fmla="*/ 52 w 52"/>
                              <a:gd name="T1" fmla="*/ 0 h 308"/>
                              <a:gd name="T2" fmla="*/ 7 w 52"/>
                              <a:gd name="T3" fmla="*/ 122 h 308"/>
                              <a:gd name="T4" fmla="*/ 52 w 52"/>
                              <a:gd name="T5" fmla="*/ 222 h 308"/>
                              <a:gd name="T6" fmla="*/ 0 w 52"/>
                              <a:gd name="T7" fmla="*/ 308 h 308"/>
                            </a:gdLst>
                            <a:ahLst/>
                            <a:cxnLst>
                              <a:cxn ang="0">
                                <a:pos x="T0" y="T1"/>
                              </a:cxn>
                              <a:cxn ang="0">
                                <a:pos x="T2" y="T3"/>
                              </a:cxn>
                              <a:cxn ang="0">
                                <a:pos x="T4" y="T5"/>
                              </a:cxn>
                              <a:cxn ang="0">
                                <a:pos x="T6" y="T7"/>
                              </a:cxn>
                            </a:cxnLst>
                            <a:rect l="0" t="0" r="r" b="b"/>
                            <a:pathLst>
                              <a:path w="52" h="308">
                                <a:moveTo>
                                  <a:pt x="52" y="0"/>
                                </a:moveTo>
                                <a:lnTo>
                                  <a:pt x="7" y="122"/>
                                </a:lnTo>
                                <a:lnTo>
                                  <a:pt x="52" y="222"/>
                                </a:lnTo>
                                <a:lnTo>
                                  <a:pt x="0" y="308"/>
                                </a:lnTo>
                              </a:path>
                            </a:pathLst>
                          </a:custGeom>
                          <a:noFill/>
                          <a:ln w="12700">
                            <a:solidFill>
                              <a:srgbClr val="000000"/>
                            </a:solidFill>
                            <a:round/>
                            <a:headEnd/>
                            <a:tailEnd type="none"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8" name="Freeform 2068"/>
                        <wps:cNvSpPr>
                          <a:spLocks/>
                        </wps:cNvSpPr>
                        <wps:spPr bwMode="auto">
                          <a:xfrm>
                            <a:off x="1975485" y="1414780"/>
                            <a:ext cx="33020" cy="195580"/>
                          </a:xfrm>
                          <a:custGeom>
                            <a:avLst/>
                            <a:gdLst>
                              <a:gd name="T0" fmla="*/ 52 w 52"/>
                              <a:gd name="T1" fmla="*/ 0 h 308"/>
                              <a:gd name="T2" fmla="*/ 7 w 52"/>
                              <a:gd name="T3" fmla="*/ 122 h 308"/>
                              <a:gd name="T4" fmla="*/ 52 w 52"/>
                              <a:gd name="T5" fmla="*/ 222 h 308"/>
                              <a:gd name="T6" fmla="*/ 0 w 52"/>
                              <a:gd name="T7" fmla="*/ 308 h 308"/>
                            </a:gdLst>
                            <a:ahLst/>
                            <a:cxnLst>
                              <a:cxn ang="0">
                                <a:pos x="T0" y="T1"/>
                              </a:cxn>
                              <a:cxn ang="0">
                                <a:pos x="T2" y="T3"/>
                              </a:cxn>
                              <a:cxn ang="0">
                                <a:pos x="T4" y="T5"/>
                              </a:cxn>
                              <a:cxn ang="0">
                                <a:pos x="T6" y="T7"/>
                              </a:cxn>
                            </a:cxnLst>
                            <a:rect l="0" t="0" r="r" b="b"/>
                            <a:pathLst>
                              <a:path w="52" h="308">
                                <a:moveTo>
                                  <a:pt x="52" y="0"/>
                                </a:moveTo>
                                <a:lnTo>
                                  <a:pt x="7" y="122"/>
                                </a:lnTo>
                                <a:lnTo>
                                  <a:pt x="52" y="222"/>
                                </a:lnTo>
                                <a:lnTo>
                                  <a:pt x="0" y="308"/>
                                </a:lnTo>
                              </a:path>
                            </a:pathLst>
                          </a:custGeom>
                          <a:noFill/>
                          <a:ln w="12700">
                            <a:solidFill>
                              <a:srgbClr val="000000"/>
                            </a:solidFill>
                            <a:round/>
                            <a:headEnd/>
                            <a:tailEnd type="none"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9" name="Text Box 2069"/>
                        <wps:cNvSpPr txBox="1">
                          <a:spLocks noChangeArrowheads="1"/>
                        </wps:cNvSpPr>
                        <wps:spPr bwMode="auto">
                          <a:xfrm>
                            <a:off x="239395" y="1561465"/>
                            <a:ext cx="38608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type="none" w="med" len="lg"/>
                              </a14:hiddenLine>
                            </a:ext>
                          </a:extLst>
                        </wps:spPr>
                        <wps:txbx>
                          <w:txbxContent>
                            <w:p w14:paraId="2B36CFE6" w14:textId="77777777" w:rsidR="00B53E60" w:rsidRPr="00334392" w:rsidRDefault="00B53E60" w:rsidP="00881481">
                              <w:pPr>
                                <w:jc w:val="right"/>
                                <w:rPr>
                                  <w:sz w:val="16"/>
                                  <w:szCs w:val="16"/>
                                </w:rPr>
                              </w:pPr>
                              <w:r>
                                <w:rPr>
                                  <w:sz w:val="16"/>
                                  <w:szCs w:val="16"/>
                                </w:rPr>
                                <w:t>0</w:t>
                              </w:r>
                            </w:p>
                          </w:txbxContent>
                        </wps:txbx>
                        <wps:bodyPr rot="0" vert="horz" wrap="square" lIns="91440" tIns="45720" rIns="91440" bIns="45720" anchor="t" anchorCtr="0" upright="1">
                          <a:noAutofit/>
                        </wps:bodyPr>
                      </wps:wsp>
                      <wps:wsp>
                        <wps:cNvPr id="1790" name="Text Box 2070"/>
                        <wps:cNvSpPr txBox="1">
                          <a:spLocks noChangeArrowheads="1"/>
                        </wps:cNvSpPr>
                        <wps:spPr bwMode="auto">
                          <a:xfrm>
                            <a:off x="2575560" y="1551305"/>
                            <a:ext cx="386080" cy="283845"/>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type="none" w="med" len="lg"/>
                              </a14:hiddenLine>
                            </a:ext>
                          </a:extLst>
                        </wps:spPr>
                        <wps:txbx>
                          <w:txbxContent>
                            <w:p w14:paraId="551D0029" w14:textId="77777777" w:rsidR="00B53E60" w:rsidRPr="00334392" w:rsidRDefault="00B53E60" w:rsidP="00881481">
                              <w:pPr>
                                <w:jc w:val="center"/>
                                <w:rPr>
                                  <w:sz w:val="16"/>
                                  <w:szCs w:val="16"/>
                                </w:rPr>
                              </w:pPr>
                              <m:oMathPara>
                                <m:oMath>
                                  <m:r>
                                    <w:rPr>
                                      <w:rFonts w:ascii="Cambria Math" w:hAnsi="Cambria Math"/>
                                      <w:sz w:val="16"/>
                                      <w:szCs w:val="16"/>
                                    </w:rPr>
                                    <m:t>1.08</m:t>
                                  </m:r>
                                </m:oMath>
                              </m:oMathPara>
                            </w:p>
                          </w:txbxContent>
                        </wps:txbx>
                        <wps:bodyPr rot="0" vert="horz" wrap="square" lIns="91440" tIns="45720" rIns="91440" bIns="45720" anchor="t" anchorCtr="0" upright="1">
                          <a:noAutofit/>
                        </wps:bodyPr>
                      </wps:wsp>
                      <wps:wsp>
                        <wps:cNvPr id="1791" name="Text Box 2071"/>
                        <wps:cNvSpPr txBox="1">
                          <a:spLocks noChangeArrowheads="1"/>
                        </wps:cNvSpPr>
                        <wps:spPr bwMode="auto">
                          <a:xfrm>
                            <a:off x="3101975" y="1551305"/>
                            <a:ext cx="479425" cy="283845"/>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type="none" w="med" len="lg"/>
                              </a14:hiddenLine>
                            </a:ext>
                          </a:extLst>
                        </wps:spPr>
                        <wps:txbx>
                          <w:txbxContent>
                            <w:p w14:paraId="7E23D400" w14:textId="77777777" w:rsidR="00B53E60" w:rsidRPr="00334392" w:rsidRDefault="00B53E60" w:rsidP="00881481">
                              <w:pPr>
                                <w:jc w:val="center"/>
                                <w:rPr>
                                  <w:sz w:val="16"/>
                                  <w:szCs w:val="16"/>
                                </w:rPr>
                              </w:pPr>
                              <m:oMathPara>
                                <m:oMath>
                                  <m:r>
                                    <w:rPr>
                                      <w:rFonts w:ascii="Cambria Math" w:hAnsi="Cambria Math"/>
                                      <w:sz w:val="16"/>
                                      <w:szCs w:val="16"/>
                                    </w:rPr>
                                    <m:t>1.2</m:t>
                                  </m:r>
                                </m:oMath>
                              </m:oMathPara>
                            </w:p>
                          </w:txbxContent>
                        </wps:txbx>
                        <wps:bodyPr rot="0" vert="horz" wrap="square" lIns="91440" tIns="45720" rIns="91440" bIns="45720" anchor="t" anchorCtr="0" upright="1">
                          <a:noAutofit/>
                        </wps:bodyPr>
                      </wps:wsp>
                      <wps:wsp>
                        <wps:cNvPr id="1792" name="Text Box 2088"/>
                        <wps:cNvSpPr txBox="1">
                          <a:spLocks noChangeArrowheads="1"/>
                        </wps:cNvSpPr>
                        <wps:spPr bwMode="auto">
                          <a:xfrm>
                            <a:off x="327025" y="1746250"/>
                            <a:ext cx="4187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393C35" w14:textId="77777777" w:rsidR="00B53E60" w:rsidRPr="004A4117" w:rsidRDefault="00B53E60" w:rsidP="00454A8C">
                              <w:pPr>
                                <w:rPr>
                                  <w:i/>
                                </w:rPr>
                              </w:pPr>
                              <w:r w:rsidRPr="004A4117">
                                <w:rPr>
                                  <w:i/>
                                </w:rPr>
                                <w:t xml:space="preserve">Figure 11 : loi de vitesse axe </w:t>
                              </w:r>
                              <w:r>
                                <w:rPr>
                                  <w:i/>
                                </w:rPr>
                                <w:t>actionneur  pour un angle α = 6.3°</w:t>
                              </w:r>
                              <w:r w:rsidRPr="004A4117">
                                <w:rPr>
                                  <w:i/>
                                </w:rPr>
                                <w:t xml:space="preserve"> </w:t>
                              </w:r>
                            </w:p>
                          </w:txbxContent>
                        </wps:txbx>
                        <wps:bodyPr rot="0" vert="horz" wrap="square" lIns="91440" tIns="45720" rIns="91440" bIns="45720" anchor="t" anchorCtr="0" upright="1">
                          <a:spAutoFit/>
                        </wps:bodyPr>
                      </wps:wsp>
                    </wpc:wpc>
                  </a:graphicData>
                </a:graphic>
              </wp:inline>
            </w:drawing>
          </mc:Choice>
          <mc:Fallback>
            <w:pict>
              <v:group id="Zone de dessin 2049" o:spid="_x0000_s1233" editas="canvas" style="width:5in;height:162.2pt;mso-position-horizontal-relative:char;mso-position-vertical-relative:line" coordsize="45720,2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">
                <v:shape id="_x0000_s1234" type="#_x0000_t75" style="position:absolute;width:45720;height:20599;visibility:visible;mso-wrap-style:square">
                  <v:fill o:detectmouseclick="t"/>
                  <v:path o:connecttype="none"/>
                </v:shape>
                <v:shape id="AutoShape 2051" o:spid="_x0000_s1235" type="#_x0000_t32" style="position:absolute;left:28486;top:5791;width:6;height:10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EPbcQAAADdAAAADwAAAGRycy9kb3ducmV2LnhtbERP22oCMRB9L/gPYYS+1axSVt0apS0U&#10;bCl4BX0cNtPN4mayTVJd/94UCn2bw7nObNHZRpzJh9qxguEgA0FcOl1zpWC/e3uYgAgRWWPjmBRc&#10;KcBi3rubYaHdhTd03sZKpBAOBSowMbaFlKE0ZDEMXEucuC/nLcYEfSW1x0sKt40cZVkuLdacGgy2&#10;9GqoPG1/rIKKczc9juLjePntD+/rj5fVp+mUuu93z08gInXxX/znXuo0f5xP4febdIK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Q9txAAAAN0AAAAPAAAAAAAAAAAA&#10;AAAAAKECAABkcnMvZG93bnJldi54bWxQSwUGAAAAAAQABAD5AAAAkgMAAAAA&#10;" strokeweight="1pt">
                  <v:stroke dashstyle="dash" endarrowlength="long"/>
                </v:shape>
                <v:shape id="AutoShape 2052" o:spid="_x0000_s1236" type="#_x0000_t32" style="position:absolute;left:11080;top:5791;width:7;height:10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IwLccAAADdAAAADwAAAGRycy9kb3ducmV2LnhtbESPQUsDMRCF74L/IYzQW5u1lK6uTYsK&#10;QitCaxX0OGzGzeJmsiZpu/5751DwNsN78943i9XgO3WkmNrABq4nBSjiOtiWGwPvb0/jG1ApI1vs&#10;ApOBX0qwWl5eLLCy4cSvdNznRkkIpwoNuJz7SutUO/KYJqEnFu0rRI9Z1thoG/Ek4b7T06KYa48t&#10;S4PDnh4d1d/7gzfQ8Dzcfk7zrFz/xI/N7vlh++IGY0ZXw/0dqExD/jefr9dW8MtS+OUbGUE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jAtxwAAAN0AAAAPAAAAAAAA&#10;AAAAAAAAAKECAABkcnMvZG93bnJldi54bWxQSwUGAAAAAAQABAD5AAAAlQMAAAAA&#10;" strokeweight="1pt">
                  <v:stroke dashstyle="dash" endarrowlength="long"/>
                </v:shape>
                <v:shape id="AutoShape 2053" o:spid="_x0000_s1237" type="#_x0000_t32" style="position:absolute;left:5111;top:15195;width:35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QUMQAAADdAAAADwAAAGRycy9kb3ducmV2LnhtbERP22oCMRB9L/gPYQp9Ec1asJbVKGIv&#10;LBSk9fI+bMbdpclkTaKuf98IQt/mcK4zW3TWiDP50DhWMBpmIIhLpxuuFOy2H4NXECEiazSOScGV&#10;AizmvYcZ5tpd+IfOm1iJFMIhRwV1jG0uZShrshiGriVO3MF5izFBX0nt8ZLCrZHPWfYiLTacGmps&#10;aVVT+bs5WQXfpn98e7+u974Yr2VhvvqfRp+UenrsllMQkbr4L767C53mTyYjuH2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BQxAAAAN0AAAAPAAAAAAAAAAAA&#10;AAAAAKECAABkcnMvZG93bnJldi54bWxQSwUGAAAAAAQABAD5AAAAkgMAAAAA&#10;" strokeweight="1pt">
                  <v:stroke endarrow="block" endarrowlength="long"/>
                </v:shape>
                <v:shape id="AutoShape 2054" o:spid="_x0000_s1238" type="#_x0000_t32" style="position:absolute;left:6013;top:317;width:0;height:156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OWwMYAAADdAAAADwAAAGRycy9kb3ducmV2LnhtbESPQWvCQBCF70L/wzKFXqRuzMGE1FVK&#10;RNpjNYLXaXaapM3Optltkv57VxC8zfDe++bNejuZVgzUu8ayguUiAkFcWt1wpeBU7J9TEM4ja2wt&#10;k4J/crDdPMzWmGk78oGGo69EgLDLUEHtfZdJ6cqaDLqF7YiD9mV7gz6sfSV1j2OAm1bGUbSSBhsO&#10;F2rsKK+p/Dn+mUBJvw92cG1XfuTn3W/+uZvLt0Kpp8fp9QWEp8nfzbf0uw71kySG6zdhBL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DlsDGAAAA3QAAAA8AAAAAAAAA&#10;AAAAAAAAoQIAAGRycy9kb3ducmV2LnhtbFBLBQYAAAAABAAEAPkAAACUAwAAAAA=&#10;" strokeweight="1pt">
                  <v:stroke endarrow="block" endarrowlength="long"/>
                </v:shape>
                <v:shape id="Freeform 2055" o:spid="_x0000_s1239" style="position:absolute;left:6013;top:5791;width:27692;height:9468;visibility:visible;mso-wrap-style:square;v-text-anchor:top" coordsize="4361,1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KVsUA&#10;AADdAAAADwAAAGRycy9kb3ducmV2LnhtbERPTWvCQBC9F/wPyxR6KXWjBSPRVVQQeio2zaW3ITtm&#10;Y7OzMbvGtL/eLQi9zeN9znI92Eb01PnasYLJOAFBXDpdc6Wg+Ny/zEH4gKyxcUwKfsjDejV6WGKm&#10;3ZU/qM9DJWII+wwVmBDaTEpfGrLox64ljtzRdRZDhF0ldYfXGG4bOU2SmbRYc2ww2NLOUPmdX6yC&#10;XdE/h201PXwVk3ljcvP7fj6elHp6HDYLEIGG8C++u990nJ+mr/D3TTxB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sUpWxQAAAN0AAAAPAAAAAAAAAAAAAAAAAJgCAABkcnMv&#10;ZG93bnJldi54bWxQSwUGAAAAAAQABAD1AAAAigMAAAAA&#10;" path="m,1481l791,,3560,r801,1491e" filled="f" strokecolor="red" strokeweight="2.25pt">
                  <v:stroke endarrowlength="long"/>
                  <v:path arrowok="t" o:connecttype="custom" o:connectlocs="0,940435;502285,0;2260600,0;2769235,946785" o:connectangles="0,0,0,0"/>
                </v:shape>
                <v:shape id="AutoShape 2056" o:spid="_x0000_s1240" type="#_x0000_t32" style="position:absolute;left:5111;top:5791;width:57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hhVcMAAADdAAAADwAAAGRycy9kb3ducmV2LnhtbESPQYvCMBCF7wv+hzCCtzXVQ5VqFBEE&#10;L3vQ3QW9Dc2YVptJSbK1/nuzIHib4b3vzZvlureN6MiH2rGCyTgDQVw6XbNR8PO9+5yDCBFZY+OY&#10;FDwowHo1+Fhiod2dD9QdoxEphEOBCqoY20LKUFZkMYxdS5y0i/MWY1q9kdrjPYXbRk6zLJcWa04X&#10;KmxpW1F5O/7ZVMN/cd7NL+zsmfx1dzK1+d0oNRr2mwWISH18m1/0XiduNsvh/5s0gl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YYVXDAAAA3QAAAA8AAAAAAAAAAAAA&#10;AAAAoQIAAGRycy9kb3ducmV2LnhtbFBLBQYAAAAABAAEAPkAAACRAwAAAAA=&#10;" strokeweight="1pt">
                  <v:stroke dashstyle="dash" endarrowlength="long"/>
                </v:shape>
                <v:shape id="Text Box 2057" o:spid="_x0000_s1241" type="#_x0000_t202" style="position:absolute;left:6096;width:25946;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BAsMA&#10;AADdAAAADwAAAGRycy9kb3ducmV2LnhtbERPTWvCQBC9F/wPywje6sYejKSuIgWlBzEkivQ4ZMck&#10;NDsbs6tJ/31XELzN433Ocj2YRtypc7VlBbNpBIK4sLrmUsHpuH1fgHAeWWNjmRT8kYP1avS2xETb&#10;njO6574UIYRdggoq79tESldUZNBNbUscuIvtDPoAu1LqDvsQbhr5EUVzabDm0FBhS18VFb/5zSjY&#10;40+fbdL0kOXDJb1d3U4e+azUZDxsPkF4GvxL/HR/6zA/jmN4fBNO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lBAsMAAADdAAAADwAAAAAAAAAAAAAAAACYAgAAZHJzL2Rv&#10;d25yZXYueG1sUEsFBgAAAAAEAAQA9QAAAIgDAAAAAA==&#10;" filled="f" fillcolor="#d8d8d8" stroked="f" strokeweight="1pt">
                  <v:stroke endarrowlength="long"/>
                  <v:textbox>
                    <w:txbxContent>
                      <w:p w:rsidR="00292822" w:rsidRPr="00334392" w:rsidRDefault="00292822" w:rsidP="00881481">
                        <w:pPr>
                          <w:rPr>
                            <w:sz w:val="16"/>
                            <w:szCs w:val="16"/>
                          </w:rPr>
                        </w:pPr>
                        <w:r w:rsidRPr="00334392">
                          <w:rPr>
                            <w:sz w:val="16"/>
                            <w:szCs w:val="16"/>
                          </w:rPr>
                          <w:t xml:space="preserve">Vitesse </w:t>
                        </w:r>
                        <w:r>
                          <w:rPr>
                            <w:sz w:val="16"/>
                            <w:szCs w:val="16"/>
                          </w:rPr>
                          <w:t xml:space="preserve">axe </w:t>
                        </w:r>
                        <w:r w:rsidR="0086325C">
                          <w:rPr>
                            <w:sz w:val="16"/>
                            <w:szCs w:val="16"/>
                          </w:rPr>
                          <w:t xml:space="preserve">actionneur </w:t>
                        </w:r>
                        <w:r>
                          <w:rPr>
                            <w:sz w:val="16"/>
                            <w:szCs w:val="16"/>
                          </w:rPr>
                          <w:t xml:space="preserve"> en mm/s</w:t>
                        </w:r>
                      </w:p>
                    </w:txbxContent>
                  </v:textbox>
                </v:shape>
                <v:shape id="Text Box 2058" o:spid="_x0000_s1242" type="#_x0000_t202" style="position:absolute;left:37058;top:12357;width:6674;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bVcMYA&#10;AADdAAAADwAAAGRycy9kb3ducmV2LnhtbESPQWvCQBCF74X+h2UK3urGHlRSVxGhxYM0JErpcciO&#10;SWh2Ns2uJv33zkHwNsN78943q83oWnWlPjSeDcymCSji0tuGKwOn48frElSIyBZbz2TgnwJs1s9P&#10;K0ytHzinaxErJSEcUjRQx9ilWoeyJodh6jti0c6+dxhl7Sttexwk3LX6LUnm2mHD0lBjR7uayt/i&#10;4gwc8GfIt1n2lRfjObv8hU995G9jJi/j9h1UpDE+zPfrvRX8xUJw5RsZQa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bVcMYAAADdAAAADwAAAAAAAAAAAAAAAACYAgAAZHJz&#10;L2Rvd25yZXYueG1sUEsFBgAAAAAEAAQA9QAAAIsDAAAAAA==&#10;" filled="f" fillcolor="#d8d8d8" stroked="f" strokeweight="1pt">
                  <v:stroke endarrowlength="long"/>
                  <v:textbox>
                    <w:txbxContent>
                      <w:p w:rsidR="00292822" w:rsidRPr="00334392" w:rsidRDefault="00292822" w:rsidP="00881481">
                        <w:pPr>
                          <w:rPr>
                            <w:sz w:val="16"/>
                            <w:szCs w:val="16"/>
                          </w:rPr>
                        </w:pPr>
                        <w:r>
                          <w:rPr>
                            <w:sz w:val="16"/>
                            <w:szCs w:val="16"/>
                          </w:rPr>
                          <w:t>Temps en s</w:t>
                        </w:r>
                      </w:p>
                    </w:txbxContent>
                  </v:textbox>
                </v:shape>
                <v:shape id="Text Box 2059" o:spid="_x0000_s1243" type="#_x0000_t202" style="position:absolute;left:37757;top:15513;width:3213;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w68MA&#10;AADdAAAADwAAAGRycy9kb3ducmV2LnhtbERPTWvCQBC9C/0PyxS86aYeqk1dRQpKD2JIUkqPQ3ZM&#10;QrOzMbua+O9dQfA2j/c5y/VgGnGhztWWFbxNIxDEhdU1lwp+8u1kAcJ5ZI2NZVJwJQfr1ctoibG2&#10;Pad0yXwpQgi7GBVU3rexlK6oyKCb2pY4cEfbGfQBdqXUHfYh3DRyFkXv0mDNoaHClr4qKv6zs1Gw&#10;x78+3STJIc2GY3I+uZ3M+Vep8euw+QThafBP8cP9rcP8+fwD7t+E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pw68MAAADdAAAADwAAAAAAAAAAAAAAAACYAgAAZHJzL2Rv&#10;d25yZXYueG1sUEsFBgAAAAAEAAQA9QAAAIgDAAAAAA==&#10;" filled="f" fillcolor="#d8d8d8" stroked="f" strokeweight="1pt">
                  <v:stroke endarrowlength="long"/>
                  <v:textbox>
                    <w:txbxContent>
                      <w:p w:rsidR="00292822" w:rsidRPr="00334392" w:rsidRDefault="00292822" w:rsidP="00881481">
                        <w:pPr>
                          <w:rPr>
                            <w:sz w:val="16"/>
                            <w:szCs w:val="16"/>
                          </w:rPr>
                        </w:pPr>
                        <m:oMathPara>
                          <m:oMath>
                            <m:r>
                              <w:rPr>
                                <w:rFonts w:ascii="Cambria Math" w:hAnsi="Cambria Math"/>
                                <w:sz w:val="16"/>
                                <w:szCs w:val="16"/>
                              </w:rPr>
                              <m:t>t</m:t>
                            </m:r>
                          </m:oMath>
                        </m:oMathPara>
                      </w:p>
                    </w:txbxContent>
                  </v:textbox>
                </v:shape>
                <v:shape id="Text Box 2060" o:spid="_x0000_s1244" type="#_x0000_t202" style="position:absolute;left:2393;width:3861;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WpUcYA&#10;AADdAAAADwAAAGRycy9kb3ducmV2LnhtbESPQWvCQBCF70L/wzIFb7qxByupq4jQ4kEaEqX0OGTH&#10;JDQ7m2ZXk/77zkHwNsN789436+3oWnWjPjSeDSzmCSji0tuGKwPn0/tsBSpEZIutZzLwRwG2m6fJ&#10;GlPrB87pVsRKSQiHFA3UMXap1qGsyWGY+45YtIvvHUZZ+0rbHgcJd61+SZKldtiwNNTY0b6m8qe4&#10;OgNH/B7yXZZ95sV4ya6/4UOf+MuY6fO4ewMVaYwP8/36YAX/dSX88o2Mo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WpUcYAAADdAAAADwAAAAAAAAAAAAAAAACYAgAAZHJz&#10;L2Rvd25yZXYueG1sUEsFBgAAAAAEAAQA9QAAAIsDAAAAAA==&#10;" filled="f" fillcolor="#d8d8d8" stroked="f" strokeweight="1pt">
                  <v:stroke endarrowlength="long"/>
                  <v:textbox>
                    <w:txbxContent>
                      <w:p w:rsidR="00292822" w:rsidRPr="00334392" w:rsidRDefault="00292822" w:rsidP="00881481">
                        <w:pPr>
                          <w:rPr>
                            <w:sz w:val="16"/>
                            <w:szCs w:val="16"/>
                          </w:rPr>
                        </w:pPr>
                        <m:oMathPara>
                          <m:oMath>
                            <m:r>
                              <w:rPr>
                                <w:rFonts w:ascii="Cambria Math" w:hAnsi="Cambria Math"/>
                                <w:sz w:val="16"/>
                                <w:szCs w:val="16"/>
                              </w:rPr>
                              <m:t>V</m:t>
                            </m:r>
                            <m:d>
                              <m:dPr>
                                <m:ctrlPr>
                                  <w:rPr>
                                    <w:rFonts w:ascii="Cambria Math" w:hAnsi="Cambria Math"/>
                                    <w:i/>
                                    <w:sz w:val="16"/>
                                    <w:szCs w:val="16"/>
                                  </w:rPr>
                                </m:ctrlPr>
                              </m:dPr>
                              <m:e>
                                <m:r>
                                  <w:rPr>
                                    <w:rFonts w:ascii="Cambria Math" w:hAnsi="Cambria Math"/>
                                    <w:sz w:val="16"/>
                                    <w:szCs w:val="16"/>
                                  </w:rPr>
                                  <m:t>t</m:t>
                                </m:r>
                              </m:e>
                            </m:d>
                          </m:oMath>
                        </m:oMathPara>
                      </w:p>
                    </w:txbxContent>
                  </v:textbox>
                </v:shape>
                <v:shape id="Text Box 2061" o:spid="_x0000_s1245" type="#_x0000_t202" style="position:absolute;left:2012;top:4686;width:3861;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X9w8UA&#10;AADdAAAADwAAAGRycy9kb3ducmV2LnhtbERPS2vCQBC+F/oflil4KbqJz5C6ShFahIpg9NDjkJ1m&#10;Q7OzaXbV+O+7hYK3+fies1z3thEX6nztWEE6SkAQl07XXCk4Hd+GGQgfkDU2jknBjTysV48PS8y1&#10;u/KBLkWoRAxhn6MCE0KbS+lLQxb9yLXEkftyncUQYVdJ3eE1httGjpNkLi3WHBsMtrQxVH4XZ6vg&#10;Zzsz6fvHrpenaZu5z+Z5up/slRo89a8vIAL14S7+d291nL/IUvj7Jp4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Zf3DxQAAAN0AAAAPAAAAAAAAAAAAAAAAAJgCAABkcnMv&#10;ZG93bnJldi54bWxQSwUGAAAAAAQABAD1AAAAigMAAAAA&#10;" stroked="f" strokeweight="1pt">
                  <v:stroke endarrowlength="long"/>
                  <v:textbox>
                    <w:txbxContent>
                      <w:p w:rsidR="00292822" w:rsidRPr="00334392" w:rsidRDefault="00292822" w:rsidP="00881481">
                        <w:pPr>
                          <w:jc w:val="right"/>
                          <w:rPr>
                            <w:sz w:val="16"/>
                            <w:szCs w:val="16"/>
                          </w:rPr>
                        </w:pPr>
                        <m:oMathPara>
                          <m:oMath>
                            <m:r>
                              <w:rPr>
                                <w:rFonts w:ascii="Cambria Math" w:hAnsi="Cambria Math"/>
                                <w:sz w:val="16"/>
                                <w:szCs w:val="16"/>
                              </w:rPr>
                              <m:t>120</m:t>
                            </m:r>
                          </m:oMath>
                        </m:oMathPara>
                      </w:p>
                    </w:txbxContent>
                  </v:textbox>
                </v:shape>
                <v:shape id="Text Box 2062" o:spid="_x0000_s1246" type="#_x0000_t202" style="position:absolute;left:8718;top:15513;width:3861;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djtMUA&#10;AADdAAAADwAAAGRycy9kb3ducmV2LnhtbERPTWvCQBC9F/oflhF6KbrRag2pm1AKiqAIVQ8eh+w0&#10;G8zOptmtpv++WxC8zeN9zqLobSMu1PnasYLxKAFBXDpdc6XgeFgOUxA+IGtsHJOCX/JQ5I8PC8y0&#10;u/InXfahEjGEfYYKTAhtJqUvDVn0I9cSR+7LdRZDhF0ldYfXGG4bOUmSV2mx5thgsKUPQ+V5/2MV&#10;fK9nZrzabHt5nLapOzXP093LTqmnQf/+BiJQH+7im3ut4/x5OoH/b+IJ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2O0xQAAAN0AAAAPAAAAAAAAAAAAAAAAAJgCAABkcnMv&#10;ZG93bnJldi54bWxQSwUGAAAAAAQABAD1AAAAigMAAAAA&#10;" stroked="f" strokeweight="1pt">
                  <v:stroke endarrowlength="long"/>
                  <v:textbox>
                    <w:txbxContent>
                      <w:p w:rsidR="00292822" w:rsidRPr="00334392" w:rsidRDefault="00292822" w:rsidP="00881481">
                        <w:pPr>
                          <w:jc w:val="center"/>
                          <w:rPr>
                            <w:sz w:val="16"/>
                            <w:szCs w:val="16"/>
                          </w:rPr>
                        </w:pPr>
                        <m:oMathPara>
                          <m:oMath>
                            <m:r>
                              <w:rPr>
                                <w:rFonts w:ascii="Cambria Math" w:hAnsi="Cambria Math"/>
                                <w:sz w:val="16"/>
                                <w:szCs w:val="16"/>
                              </w:rPr>
                              <m:t>0.12</m:t>
                            </m:r>
                          </m:oMath>
                        </m:oMathPara>
                      </w:p>
                    </w:txbxContent>
                  </v:textbox>
                </v:shape>
                <v:rect id="Rectangle 2063" o:spid="_x0000_s1247" style="position:absolute;left:19405;top:5099;width:451;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WadMMA&#10;AADdAAAADwAAAGRycy9kb3ducmV2LnhtbERPTWvCQBC9F/wPywje6iYKNURXEasgBAtV8TxkxySY&#10;nY3ZbZL++26h0Ns83uesNoOpRUetqywriKcRCOLc6ooLBdfL4TUB4TyyxtoyKfgmB5v16GWFqbY9&#10;f1J39oUIIexSVFB636RSurwkg25qG+LA3W1r0AfYFlK32IdwU8tZFL1JgxWHhhIb2pWUP85fRsF7&#10;lt2eD5stPmLa96dZvO9OSaTUZDxslyA8Df5f/Oc+6jB/kczh95tw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WadMMAAADdAAAADwAAAAAAAAAAAAAAAACYAgAAZHJzL2Rv&#10;d25yZXYueG1sUEsFBgAAAAAEAAQA9QAAAIgDAAAAAA==&#10;" strokecolor="white" strokeweight="1pt">
                  <v:stroke endarrowlength="long"/>
                </v:rect>
                <v:shape id="Freeform 2064" o:spid="_x0000_s1248" style="position:absolute;left:19208;top:4775;width:330;height:1956;visibility:visible;mso-wrap-style:square;v-text-anchor:top" coordsize="52,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UkO8AA&#10;AADdAAAADwAAAGRycy9kb3ducmV2LnhtbERPTWvCQBC9C/0Pywi96cYgVqKrtBaLVxO9D9kxSc3O&#10;huxU03/fFYTe5vE+Z70dXKtu1IfGs4HZNAFFXHrbcGXgVOwnS1BBkC22nsnALwXYbl5Ga8ysv/OR&#10;brlUKoZwyNBALdJlWoeyJodh6jviyF1871Ai7Ctte7zHcNfqNEkW2mHDsaHGjnY1ldf8xxnIF6LL&#10;9OSL9NLuiu/zl71+fIoxr+PhfQVKaJB/8dN9sHH+23IOj2/iCXr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UkO8AAAADdAAAADwAAAAAAAAAAAAAAAACYAgAAZHJzL2Rvd25y&#10;ZXYueG1sUEsFBgAAAAAEAAQA9QAAAIUDAAAAAA==&#10;" path="m52,l7,122,52,222,,308e" filled="f" strokeweight="1pt">
                  <v:stroke endarrowlength="long"/>
                  <v:path arrowok="t" o:connecttype="custom" o:connectlocs="33020,0;4445,77470;33020,140970;0,195580" o:connectangles="0,0,0,0"/>
                </v:shape>
                <v:shape id="Freeform 2065" o:spid="_x0000_s1249" style="position:absolute;left:19754;top:4787;width:331;height:1956;visibility:visible;mso-wrap-style:square;v-text-anchor:top" coordsize="52,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BoMAA&#10;AADdAAAADwAAAGRycy9kb3ducmV2LnhtbERPTWvCQBC9C/0Pywi96caAVqKrtBaLVxO9D9kxSc3O&#10;huxU03/fFYTe5vE+Z70dXKtu1IfGs4HZNAFFXHrbcGXgVOwnS1BBkC22nsnALwXYbl5Ga8ysv/OR&#10;brlUKoZwyNBALdJlWoeyJodh6jviyF1871Ai7Ctte7zHcNfqNEkW2mHDsaHGjnY1ldf8xxnIF6LL&#10;9OSL9NLuiu/zl71+fIoxr+PhfQVKaJB/8dN9sHH+23IOj2/iCXr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mBoMAAAADdAAAADwAAAAAAAAAAAAAAAACYAgAAZHJzL2Rvd25y&#10;ZXYueG1sUEsFBgAAAAAEAAQA9QAAAIUDAAAAAA==&#10;" path="m52,l7,122,52,222,,308e" filled="f" strokeweight="1pt">
                  <v:stroke endarrowlength="long"/>
                  <v:path arrowok="t" o:connecttype="custom" o:connectlocs="33020,0;4445,77470;33020,140970;0,195580" o:connectangles="0,0,0,0"/>
                </v:shape>
                <v:rect id="Rectangle 2066" o:spid="_x0000_s1250" style="position:absolute;left:19405;top:14458;width:451;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57MMA&#10;AADdAAAADwAAAGRycy9kb3ducmV2LnhtbERPTWvCQBC9F/oflhG81U08aEhdRawFIVholJ6H7JgE&#10;s7Npdk3iv3eFQm/zeJ+z2oymET11rrasIJ5FIIgLq2suFZxPn28JCOeRNTaWScGdHGzWry8rTLUd&#10;+Jv63JcihLBLUUHlfZtK6YqKDLqZbYkDd7GdQR9gV0rd4RDCTSPnUbSQBmsODRW2tKuouOY3o+Aj&#10;y35+rzZbfsW0H47zeN8fk0ip6WTcvoPwNPp/8Z/7oMP8ZbKA5zfhB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I57MMAAADdAAAADwAAAAAAAAAAAAAAAACYAgAAZHJzL2Rv&#10;d25yZXYueG1sUEsFBgAAAAAEAAQA9QAAAIgDAAAAAA==&#10;" strokecolor="white" strokeweight="1pt">
                  <v:stroke endarrowlength="long"/>
                </v:rect>
                <v:shape id="Freeform 2067" o:spid="_x0000_s1251" style="position:absolute;left:19208;top:14135;width:330;height:1955;visibility:visible;mso-wrap-style:square;v-text-anchor:top" coordsize="52,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6TMAA&#10;AADdAAAADwAAAGRycy9kb3ducmV2LnhtbERPTWvCQBC9C/6HZYTedNMcVFJXsUqLVxN7H7JjEs3O&#10;huyo6b93hUJv83ifs9oMrlV36kPj2cD7LAFFXHrbcGXgVHxNl6CCIFtsPZOBXwqwWY9HK8ysf/CR&#10;7rlUKoZwyNBALdJlWoeyJodh5jviyJ1971Ai7Ctte3zEcNfqNEnm2mHDsaHGjnY1ldf85gzkc9Fl&#10;evJFem53xeXn214/92LM22TYfoASGuRf/Oc+2Dh/sVzA65t4g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e6TMAAAADdAAAADwAAAAAAAAAAAAAAAACYAgAAZHJzL2Rvd25y&#10;ZXYueG1sUEsFBgAAAAAEAAQA9QAAAIUDAAAAAA==&#10;" path="m52,l7,122,52,222,,308e" filled="f" strokeweight="1pt">
                  <v:stroke endarrowlength="long"/>
                  <v:path arrowok="t" o:connecttype="custom" o:connectlocs="33020,0;4445,77470;33020,140970;0,195580" o:connectangles="0,0,0,0"/>
                </v:shape>
                <v:shape id="Freeform 2068" o:spid="_x0000_s1252" style="position:absolute;left:19754;top:14147;width:331;height:1956;visibility:visible;mso-wrap-style:square;v-text-anchor:top" coordsize="52,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uPsMA&#10;AADdAAAADwAAAGRycy9kb3ducmV2LnhtbESPwW7CQAxE75X4h5WReiub5kBRyoIoqFWvTejdypok&#10;kPVGWQPp39eHSr3ZmvHM83o7hd7caExdZAfPiwwMcR19x42DY/X+tAKTBNljH5kc/FCC7Wb2sMbC&#10;xzt/0a2UxmgIpwIdtCJDYW2qWwqYFnEgVu0Ux4Ci69hYP+Jdw0Nv8yxb2oAda0OLA+1bqi/lNTgo&#10;l2Lr/Bir/NTvq/P3h7+8HcS5x/m0ewUjNMm/+e/60yv+y0px9Rsdw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guPsMAAADdAAAADwAAAAAAAAAAAAAAAACYAgAAZHJzL2Rv&#10;d25yZXYueG1sUEsFBgAAAAAEAAQA9QAAAIgDAAAAAA==&#10;" path="m52,l7,122,52,222,,308e" filled="f" strokeweight="1pt">
                  <v:stroke endarrowlength="long"/>
                  <v:path arrowok="t" o:connecttype="custom" o:connectlocs="33020,0;4445,77470;33020,140970;0,195580" o:connectangles="0,0,0,0"/>
                </v:shape>
                <v:shape id="Text Box 2069" o:spid="_x0000_s1253" type="#_x0000_t202" style="position:absolute;left:2393;top:15614;width:3861;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TKMUA&#10;AADdAAAADwAAAGRycy9kb3ducmV2LnhtbERPTWvCQBC9F/wPywi9SN20Bxujq4hQLKUFjT14HLNj&#10;EszOht1tjP313YLgbR7vc+bL3jSiI+drywqexwkI4sLqmksF3/u3pxSED8gaG8uk4EoelovBwxwz&#10;bS+8oy4PpYgh7DNUUIXQZlL6oiKDfmxb4sidrDMYInSl1A4vMdw08iVJJtJgzbGhwpbWFRXn/Mco&#10;CJON77a/22s6yr829vBxPH2OnFKPw341AxGoD3fxzf2u4/zXdAr/38QT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OhMoxQAAAN0AAAAPAAAAAAAAAAAAAAAAAJgCAABkcnMv&#10;ZG93bnJldi54bWxQSwUGAAAAAAQABAD1AAAAigMAAAAA&#10;" filled="f" stroked="f" strokeweight="1pt">
                  <v:stroke endarrowlength="long"/>
                  <v:textbox>
                    <w:txbxContent>
                      <w:p w:rsidR="00292822" w:rsidRPr="00334392" w:rsidRDefault="00292822" w:rsidP="00881481">
                        <w:pPr>
                          <w:jc w:val="right"/>
                          <w:rPr>
                            <w:sz w:val="16"/>
                            <w:szCs w:val="16"/>
                          </w:rPr>
                        </w:pPr>
                        <w:r>
                          <w:rPr>
                            <w:sz w:val="16"/>
                            <w:szCs w:val="16"/>
                          </w:rPr>
                          <w:t>0</w:t>
                        </w:r>
                      </w:p>
                    </w:txbxContent>
                  </v:textbox>
                </v:shape>
                <v:shape id="Text Box 2070" o:spid="_x0000_s1254" type="#_x0000_t202" style="position:absolute;left:25755;top:15513;width:3861;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DOhcgA&#10;AADdAAAADwAAAGRycy9kb3ducmV2LnhtbESPT2sCQQzF74LfYYjQS6mz/mvt1lGkUBFaBK2HHsNO&#10;urO4k1l3prr99s2h4C3hvbz3y2LV+VpdqI1VYAOjYQaKuAi24tLA8fPtYQ4qJmSLdWAy8EsRVst+&#10;b4G5DVfe0+WQSiUhHHM04FJqcq1j4chjHIaGWLTv0HpMsralti1eJdzXepxlj9pjxdLgsKFXR8Xp&#10;8OMNnLczN9q8f3T6OG3m4au+n+4mO2PuBt36BVSiLt3M/9dbK/hPz8Iv38gIe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8M6FyAAAAN0AAAAPAAAAAAAAAAAAAAAAAJgCAABk&#10;cnMvZG93bnJldi54bWxQSwUGAAAAAAQABAD1AAAAjQMAAAAA&#10;" stroked="f" strokeweight="1pt">
                  <v:stroke endarrowlength="long"/>
                  <v:textbox>
                    <w:txbxContent>
                      <w:p w:rsidR="00292822" w:rsidRPr="00334392" w:rsidRDefault="00292822" w:rsidP="00881481">
                        <w:pPr>
                          <w:jc w:val="center"/>
                          <w:rPr>
                            <w:sz w:val="16"/>
                            <w:szCs w:val="16"/>
                          </w:rPr>
                        </w:pPr>
                        <m:oMathPara>
                          <m:oMath>
                            <m:r>
                              <w:rPr>
                                <w:rFonts w:ascii="Cambria Math" w:hAnsi="Cambria Math"/>
                                <w:sz w:val="16"/>
                                <w:szCs w:val="16"/>
                              </w:rPr>
                              <m:t>1.08</m:t>
                            </m:r>
                          </m:oMath>
                        </m:oMathPara>
                      </w:p>
                    </w:txbxContent>
                  </v:textbox>
                </v:shape>
                <v:shape id="Text Box 2071" o:spid="_x0000_s1255" type="#_x0000_t202" style="position:absolute;left:31019;top:15513;width:4795;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rHsUA&#10;AADdAAAADwAAAGRycy9kb3ducmV2LnhtbERPTWsCMRC9F/wPYYReRLPbaqurUaTQIihC1UOPw2bc&#10;LG4m6ybV7b83gtDbPN7nzBatrcSFGl86VpAOEhDEudMlFwoO+8/+GIQPyBorx6Tgjzws5p2nGWba&#10;XfmbLrtQiBjCPkMFJoQ6k9Lnhiz6gauJI3d0jcUQYVNI3eA1httKviTJm7RYcmwwWNOHofy0+7UK&#10;zquRSb/Wm1YehvXY/VS94fZ1q9Rzt11OQQRqw7/44V7pOP99ksL9m3iC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GsexQAAAN0AAAAPAAAAAAAAAAAAAAAAAJgCAABkcnMv&#10;ZG93bnJldi54bWxQSwUGAAAAAAQABAD1AAAAigMAAAAA&#10;" stroked="f" strokeweight="1pt">
                  <v:stroke endarrowlength="long"/>
                  <v:textbox>
                    <w:txbxContent>
                      <w:p w:rsidR="00292822" w:rsidRPr="00334392" w:rsidRDefault="00292822" w:rsidP="00881481">
                        <w:pPr>
                          <w:jc w:val="center"/>
                          <w:rPr>
                            <w:sz w:val="16"/>
                            <w:szCs w:val="16"/>
                          </w:rPr>
                        </w:pPr>
                        <m:oMathPara>
                          <m:oMath>
                            <m:r>
                              <w:rPr>
                                <w:rFonts w:ascii="Cambria Math" w:hAnsi="Cambria Math"/>
                                <w:sz w:val="16"/>
                                <w:szCs w:val="16"/>
                              </w:rPr>
                              <m:t>1.2</m:t>
                            </m:r>
                          </m:oMath>
                        </m:oMathPara>
                      </w:p>
                    </w:txbxContent>
                  </v:textbox>
                </v:shape>
                <v:shape id="Text Box 2088" o:spid="_x0000_s1256" type="#_x0000_t202" style="position:absolute;left:3270;top:17462;width:4187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CRMUA&#10;AADdAAAADwAAAGRycy9kb3ducmV2LnhtbESPQYvCMBCF78L+hzAL3jRVUNdqlEUQRDyou4c9Ds3Y&#10;1DaTbhO1/nsjCN5meG/e92a+bG0lrtT4wrGCQT8BQZw5XXCu4Pdn3fsC4QOyxsoxKbiTh+XiozPH&#10;VLsbH+h6DLmIIexTVGBCqFMpfWbIou+7mjhqJ9dYDHFtcqkbvMVwW8lhkoylxYIjwWBNK0NZebzY&#10;CNn57HJw/+fBrpR/phzjaG+2SnU/2+8ZiEBteJtf1xsd60+mQ3h+E0e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MJExQAAAN0AAAAPAAAAAAAAAAAAAAAAAJgCAABkcnMv&#10;ZG93bnJldi54bWxQSwUGAAAAAAQABAD1AAAAigMAAAAA&#10;" stroked="f">
                  <v:textbox style="mso-fit-shape-to-text:t">
                    <w:txbxContent>
                      <w:p w:rsidR="00292822" w:rsidRPr="004A4117" w:rsidRDefault="00292822" w:rsidP="00454A8C">
                        <w:pPr>
                          <w:rPr>
                            <w:i/>
                          </w:rPr>
                        </w:pPr>
                        <w:r w:rsidRPr="004A4117">
                          <w:rPr>
                            <w:i/>
                          </w:rPr>
                          <w:t xml:space="preserve">Figure 11 : loi de vitesse axe </w:t>
                        </w:r>
                        <w:r w:rsidR="0086325C">
                          <w:rPr>
                            <w:i/>
                          </w:rPr>
                          <w:t xml:space="preserve">actionneur </w:t>
                        </w:r>
                        <w:r>
                          <w:rPr>
                            <w:i/>
                          </w:rPr>
                          <w:t xml:space="preserve"> pour un angle α = 6.3°</w:t>
                        </w:r>
                        <w:r w:rsidRPr="004A4117">
                          <w:rPr>
                            <w:i/>
                          </w:rPr>
                          <w:t xml:space="preserve"> </w:t>
                        </w:r>
                      </w:p>
                    </w:txbxContent>
                  </v:textbox>
                </v:shape>
                <w10:anchorlock/>
              </v:group>
            </w:pict>
          </mc:Fallback>
        </mc:AlternateContent>
      </w:r>
    </w:p>
    <w:p w14:paraId="43457E1F" w14:textId="77777777" w:rsidR="00E551E7" w:rsidRPr="00E246FF" w:rsidRDefault="00CC329C" w:rsidP="00D92F5E">
      <w:pPr>
        <w:spacing w:after="120" w:line="276" w:lineRule="auto"/>
        <w:ind w:right="992"/>
        <w:rPr>
          <w:rFonts w:asciiTheme="minorHAnsi" w:hAnsiTheme="minorHAnsi" w:cs="Arial"/>
        </w:rPr>
      </w:pPr>
      <w:r w:rsidRPr="00E246FF">
        <w:rPr>
          <w:rFonts w:asciiTheme="minorHAnsi" w:hAnsiTheme="minorHAnsi" w:cs="Arial"/>
        </w:rPr>
        <w:t>L’</w:t>
      </w:r>
      <w:r w:rsidR="0086325C">
        <w:rPr>
          <w:rFonts w:asciiTheme="minorHAnsi" w:hAnsiTheme="minorHAnsi" w:cs="Arial"/>
        </w:rPr>
        <w:t xml:space="preserve">accélération imposée à l’axe de l’actionneur </w:t>
      </w:r>
      <w:r w:rsidRPr="00E246FF">
        <w:rPr>
          <w:rFonts w:asciiTheme="minorHAnsi" w:hAnsiTheme="minorHAnsi" w:cs="Arial"/>
        </w:rPr>
        <w:t xml:space="preserve">est au maximum de 1 </w:t>
      </w:r>
      <m:oMath>
        <m:r>
          <w:rPr>
            <w:rFonts w:ascii="Cambria Math" w:hAnsi="Cambria Math" w:cs="Arial"/>
          </w:rPr>
          <m:t>m∙</m:t>
        </m:r>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w:r w:rsidR="00AF6B8B">
        <w:rPr>
          <w:rFonts w:asciiTheme="minorHAnsi" w:hAnsiTheme="minorHAnsi" w:cs="Arial"/>
        </w:rPr>
        <w:t>.</w:t>
      </w:r>
    </w:p>
    <w:p w14:paraId="5C044819" w14:textId="77777777" w:rsidR="00392DE4" w:rsidRPr="00E246FF" w:rsidRDefault="00F06210" w:rsidP="00AF6B8B">
      <w:pPr>
        <w:spacing w:after="120" w:line="276" w:lineRule="auto"/>
        <w:ind w:left="567" w:right="992" w:hanging="567"/>
        <w:jc w:val="both"/>
        <w:rPr>
          <w:rFonts w:asciiTheme="minorHAnsi" w:hAnsiTheme="minorHAnsi" w:cs="Arial"/>
        </w:rPr>
      </w:pPr>
      <w:r w:rsidRPr="00E246FF">
        <w:rPr>
          <w:rFonts w:asciiTheme="minorHAnsi" w:hAnsiTheme="minorHAnsi" w:cs="Arial"/>
          <w:b/>
        </w:rPr>
        <w:t>Q</w:t>
      </w:r>
      <w:r w:rsidR="00337503" w:rsidRPr="00E246FF">
        <w:rPr>
          <w:rFonts w:asciiTheme="minorHAnsi" w:hAnsiTheme="minorHAnsi" w:cs="Arial"/>
          <w:b/>
        </w:rPr>
        <w:t>2</w:t>
      </w:r>
      <w:r w:rsidR="002118B1">
        <w:rPr>
          <w:rFonts w:asciiTheme="minorHAnsi" w:hAnsiTheme="minorHAnsi" w:cs="Arial"/>
          <w:b/>
        </w:rPr>
        <w:t>6</w:t>
      </w:r>
      <w:r w:rsidRPr="00E246FF">
        <w:rPr>
          <w:rFonts w:asciiTheme="minorHAnsi" w:hAnsiTheme="minorHAnsi" w:cs="Arial"/>
          <w:b/>
        </w:rPr>
        <w:t>.</w:t>
      </w:r>
      <w:r w:rsidRPr="00E246FF">
        <w:rPr>
          <w:rFonts w:asciiTheme="minorHAnsi" w:hAnsiTheme="minorHAnsi" w:cs="Arial"/>
        </w:rPr>
        <w:t xml:space="preserve"> </w:t>
      </w:r>
      <w:r w:rsidR="00D92F5E" w:rsidRPr="00E246FF">
        <w:rPr>
          <w:rFonts w:asciiTheme="minorHAnsi" w:hAnsiTheme="minorHAnsi" w:cs="Arial"/>
        </w:rPr>
        <w:tab/>
      </w:r>
      <w:r w:rsidR="00392DE4" w:rsidRPr="00E246FF">
        <w:rPr>
          <w:rFonts w:asciiTheme="minorHAnsi" w:hAnsiTheme="minorHAnsi" w:cs="Arial"/>
        </w:rPr>
        <w:t xml:space="preserve">Déterminer la course de </w:t>
      </w:r>
      <w:r w:rsidR="0086325C">
        <w:rPr>
          <w:rFonts w:asciiTheme="minorHAnsi" w:hAnsiTheme="minorHAnsi" w:cs="Arial"/>
        </w:rPr>
        <w:t xml:space="preserve">l’actionneur </w:t>
      </w:r>
      <w:r w:rsidR="00392DE4" w:rsidRPr="00E246FF">
        <w:rPr>
          <w:rFonts w:asciiTheme="minorHAnsi" w:hAnsiTheme="minorHAnsi" w:cs="Arial"/>
        </w:rPr>
        <w:t xml:space="preserve"> </w:t>
      </w:r>
      <w:r w:rsidR="00A52AC7" w:rsidRPr="00E246FF">
        <w:rPr>
          <w:rFonts w:asciiTheme="minorHAnsi" w:hAnsiTheme="minorHAnsi" w:cs="Arial"/>
          <w:b/>
        </w:rPr>
        <w:t>X</w:t>
      </w:r>
      <w:r w:rsidR="00A52AC7" w:rsidRPr="00E246FF">
        <w:rPr>
          <w:rFonts w:asciiTheme="minorHAnsi" w:hAnsiTheme="minorHAnsi" w:cs="Arial"/>
          <w:b/>
          <w:vertAlign w:val="subscript"/>
        </w:rPr>
        <w:t>v</w:t>
      </w:r>
      <w:r w:rsidR="00A52AC7" w:rsidRPr="00E246FF">
        <w:rPr>
          <w:rFonts w:asciiTheme="minorHAnsi" w:hAnsiTheme="minorHAnsi" w:cs="Arial"/>
          <w:b/>
        </w:rPr>
        <w:t xml:space="preserve"> </w:t>
      </w:r>
      <w:r w:rsidR="00392DE4" w:rsidRPr="00E246FF">
        <w:rPr>
          <w:rFonts w:asciiTheme="minorHAnsi" w:hAnsiTheme="minorHAnsi" w:cs="Arial"/>
        </w:rPr>
        <w:t xml:space="preserve">nécessaire pour atteindre </w:t>
      </w:r>
      <w:r w:rsidR="00A52AC7" w:rsidRPr="00E246FF">
        <w:rPr>
          <w:rFonts w:asciiTheme="minorHAnsi" w:hAnsiTheme="minorHAnsi" w:cs="Arial"/>
        </w:rPr>
        <w:t xml:space="preserve">un angle de pendulation de </w:t>
      </w:r>
      <w:r w:rsidR="00392DE4" w:rsidRPr="00E246FF">
        <w:rPr>
          <w:rFonts w:asciiTheme="minorHAnsi" w:hAnsiTheme="minorHAnsi" w:cs="Arial"/>
        </w:rPr>
        <w:t>6.3°</w:t>
      </w:r>
      <w:r w:rsidR="007619E0" w:rsidRPr="00E246FF">
        <w:rPr>
          <w:rFonts w:asciiTheme="minorHAnsi" w:hAnsiTheme="minorHAnsi" w:cs="Arial"/>
        </w:rPr>
        <w:t>.</w:t>
      </w:r>
    </w:p>
    <w:p w14:paraId="2B4EC2F2" w14:textId="77777777" w:rsidR="0032532A" w:rsidRDefault="00556F2E" w:rsidP="00D92F5E">
      <w:pPr>
        <w:spacing w:after="120" w:line="276" w:lineRule="auto"/>
        <w:ind w:right="-2"/>
        <w:jc w:val="both"/>
        <w:rPr>
          <w:rFonts w:asciiTheme="minorHAnsi" w:hAnsiTheme="minorHAnsi" w:cs="Arial"/>
        </w:rPr>
      </w:pPr>
      <w:r w:rsidRPr="00AF6B8B">
        <w:rPr>
          <w:rFonts w:asciiTheme="minorHAnsi" w:hAnsiTheme="minorHAnsi" w:cs="Arial"/>
        </w:rPr>
        <w:t>C</w:t>
      </w:r>
      <w:r w:rsidR="006F2782" w:rsidRPr="00AF6B8B">
        <w:rPr>
          <w:rFonts w:asciiTheme="minorHAnsi" w:hAnsiTheme="minorHAnsi" w:cs="Arial"/>
        </w:rPr>
        <w:t>es caractéristiques course</w:t>
      </w:r>
      <w:r w:rsidR="002118B1" w:rsidRPr="00AF6B8B">
        <w:rPr>
          <w:rFonts w:asciiTheme="minorHAnsi" w:hAnsiTheme="minorHAnsi" w:cs="Arial"/>
        </w:rPr>
        <w:t xml:space="preserve"> et vitesse</w:t>
      </w:r>
      <w:r w:rsidR="006F2782" w:rsidRPr="00AF6B8B">
        <w:rPr>
          <w:rFonts w:asciiTheme="minorHAnsi" w:hAnsiTheme="minorHAnsi" w:cs="Arial"/>
        </w:rPr>
        <w:t xml:space="preserve"> </w:t>
      </w:r>
      <w:r w:rsidRPr="00AF6B8B">
        <w:rPr>
          <w:rFonts w:asciiTheme="minorHAnsi" w:hAnsiTheme="minorHAnsi" w:cs="Arial"/>
        </w:rPr>
        <w:t>de l’</w:t>
      </w:r>
      <w:r w:rsidR="006F2782" w:rsidRPr="00AF6B8B">
        <w:rPr>
          <w:rFonts w:asciiTheme="minorHAnsi" w:hAnsiTheme="minorHAnsi" w:cs="Arial"/>
        </w:rPr>
        <w:t xml:space="preserve">axe de </w:t>
      </w:r>
      <w:r w:rsidR="0086325C" w:rsidRPr="00AF6B8B">
        <w:rPr>
          <w:rFonts w:asciiTheme="minorHAnsi" w:hAnsiTheme="minorHAnsi" w:cs="Arial"/>
        </w:rPr>
        <w:t>l’actionneur</w:t>
      </w:r>
      <w:r w:rsidR="006F2782" w:rsidRPr="00AF6B8B">
        <w:rPr>
          <w:rFonts w:asciiTheme="minorHAnsi" w:hAnsiTheme="minorHAnsi" w:cs="Arial"/>
        </w:rPr>
        <w:t xml:space="preserve"> </w:t>
      </w:r>
      <w:r w:rsidRPr="00AF6B8B">
        <w:rPr>
          <w:rFonts w:asciiTheme="minorHAnsi" w:hAnsiTheme="minorHAnsi" w:cs="Arial"/>
        </w:rPr>
        <w:t>serviront à la question Q</w:t>
      </w:r>
      <w:r w:rsidR="00EA6714" w:rsidRPr="00AF6B8B">
        <w:rPr>
          <w:rFonts w:asciiTheme="minorHAnsi" w:hAnsiTheme="minorHAnsi" w:cs="Arial"/>
        </w:rPr>
        <w:t>32</w:t>
      </w:r>
      <w:r w:rsidRPr="00AF6B8B">
        <w:rPr>
          <w:rFonts w:asciiTheme="minorHAnsi" w:hAnsiTheme="minorHAnsi" w:cs="Arial"/>
        </w:rPr>
        <w:t xml:space="preserve"> pour valider</w:t>
      </w:r>
      <w:r w:rsidR="006F2782" w:rsidRPr="00AF6B8B">
        <w:rPr>
          <w:rFonts w:asciiTheme="minorHAnsi" w:hAnsiTheme="minorHAnsi" w:cs="Arial"/>
        </w:rPr>
        <w:t xml:space="preserve"> le choix préliminaire proposé</w:t>
      </w:r>
      <w:r w:rsidR="006F76C9" w:rsidRPr="00AF6B8B">
        <w:rPr>
          <w:rFonts w:asciiTheme="minorHAnsi" w:hAnsiTheme="minorHAnsi" w:cs="Arial"/>
        </w:rPr>
        <w:t xml:space="preserve"> par le concepteur</w:t>
      </w:r>
      <w:r w:rsidR="00231DCE" w:rsidRPr="00AF6B8B">
        <w:rPr>
          <w:rFonts w:asciiTheme="minorHAnsi" w:hAnsiTheme="minorHAnsi" w:cs="Arial"/>
        </w:rPr>
        <w:t>.</w:t>
      </w:r>
    </w:p>
    <w:p w14:paraId="07998BEB" w14:textId="77777777" w:rsidR="009872D3" w:rsidRPr="006F2782" w:rsidRDefault="009872D3" w:rsidP="00D92F5E">
      <w:pPr>
        <w:spacing w:after="120" w:line="276" w:lineRule="auto"/>
        <w:ind w:right="-2"/>
        <w:jc w:val="both"/>
        <w:rPr>
          <w:rFonts w:asciiTheme="minorHAnsi" w:hAnsiTheme="minorHAnsi" w:cs="Arial"/>
        </w:rPr>
      </w:pPr>
    </w:p>
    <w:p w14:paraId="28996D38" w14:textId="77777777" w:rsidR="00795435" w:rsidRPr="00E246FF" w:rsidRDefault="00795435" w:rsidP="00D92F5E">
      <w:pPr>
        <w:spacing w:after="120" w:line="276" w:lineRule="auto"/>
        <w:ind w:right="-2"/>
        <w:jc w:val="both"/>
        <w:rPr>
          <w:rFonts w:asciiTheme="minorHAnsi" w:hAnsiTheme="minorHAnsi" w:cs="Arial"/>
          <w:b/>
          <w:sz w:val="28"/>
          <w:szCs w:val="28"/>
        </w:rPr>
      </w:pPr>
      <w:r w:rsidRPr="00E246FF">
        <w:rPr>
          <w:rFonts w:asciiTheme="minorHAnsi" w:hAnsiTheme="minorHAnsi" w:cs="Arial"/>
          <w:b/>
          <w:sz w:val="28"/>
          <w:szCs w:val="28"/>
        </w:rPr>
        <w:t xml:space="preserve">6. </w:t>
      </w:r>
      <w:r w:rsidR="00523DDC">
        <w:rPr>
          <w:rFonts w:asciiTheme="minorHAnsi" w:hAnsiTheme="minorHAnsi" w:cs="Arial"/>
          <w:b/>
          <w:sz w:val="28"/>
          <w:szCs w:val="28"/>
        </w:rPr>
        <w:t>É</w:t>
      </w:r>
      <w:r w:rsidR="00E70F10" w:rsidRPr="00E246FF">
        <w:rPr>
          <w:rFonts w:asciiTheme="minorHAnsi" w:hAnsiTheme="minorHAnsi" w:cs="Arial"/>
          <w:b/>
          <w:sz w:val="28"/>
          <w:szCs w:val="28"/>
        </w:rPr>
        <w:t>tude de la FT</w:t>
      </w:r>
      <w:r w:rsidR="00F310DC" w:rsidRPr="00E246FF">
        <w:rPr>
          <w:rFonts w:asciiTheme="minorHAnsi" w:hAnsiTheme="minorHAnsi" w:cs="Arial"/>
          <w:b/>
          <w:sz w:val="28"/>
          <w:szCs w:val="28"/>
        </w:rPr>
        <w:t>4</w:t>
      </w:r>
      <w:r w:rsidR="00E70F10" w:rsidRPr="00E246FF">
        <w:rPr>
          <w:rFonts w:asciiTheme="minorHAnsi" w:hAnsiTheme="minorHAnsi" w:cs="Arial"/>
          <w:b/>
          <w:sz w:val="28"/>
          <w:szCs w:val="28"/>
        </w:rPr>
        <w:t> </w:t>
      </w:r>
      <w:r w:rsidR="00431A74" w:rsidRPr="00E246FF">
        <w:rPr>
          <w:rFonts w:asciiTheme="minorHAnsi" w:hAnsiTheme="minorHAnsi" w:cs="Arial"/>
          <w:b/>
          <w:sz w:val="28"/>
          <w:szCs w:val="28"/>
        </w:rPr>
        <w:t>« Fournir l’effort de poussée »</w:t>
      </w:r>
    </w:p>
    <w:p w14:paraId="20FFD5B0" w14:textId="77777777" w:rsidR="00500B1E" w:rsidRPr="00E246FF" w:rsidRDefault="00A158C8" w:rsidP="00D92F5E">
      <w:pPr>
        <w:spacing w:after="120" w:line="276" w:lineRule="auto"/>
        <w:ind w:right="-2"/>
        <w:jc w:val="both"/>
        <w:rPr>
          <w:rFonts w:asciiTheme="minorHAnsi" w:hAnsiTheme="minorHAnsi" w:cs="Arial"/>
        </w:rPr>
      </w:pPr>
      <w:r w:rsidRPr="00E246FF">
        <w:rPr>
          <w:rFonts w:asciiTheme="minorHAnsi" w:hAnsiTheme="minorHAnsi" w:cs="Arial"/>
        </w:rPr>
        <w:t xml:space="preserve">L’objectif de cette partie </w:t>
      </w:r>
      <w:r w:rsidR="0086325C">
        <w:rPr>
          <w:rFonts w:asciiTheme="minorHAnsi" w:hAnsiTheme="minorHAnsi" w:cs="Arial"/>
        </w:rPr>
        <w:t xml:space="preserve">est de définir pour l’actionneur </w:t>
      </w:r>
      <w:r w:rsidR="00F96B0B" w:rsidRPr="00E246FF">
        <w:rPr>
          <w:rFonts w:asciiTheme="minorHAnsi" w:hAnsiTheme="minorHAnsi" w:cs="Arial"/>
        </w:rPr>
        <w:t>l’effort de poussée nécessaire</w:t>
      </w:r>
      <w:r w:rsidRPr="00E246FF">
        <w:rPr>
          <w:rFonts w:asciiTheme="minorHAnsi" w:hAnsiTheme="minorHAnsi" w:cs="Arial"/>
        </w:rPr>
        <w:t xml:space="preserve">, </w:t>
      </w:r>
      <w:r w:rsidR="00F96B0B" w:rsidRPr="00E246FF">
        <w:rPr>
          <w:rFonts w:asciiTheme="minorHAnsi" w:hAnsiTheme="minorHAnsi" w:cs="Arial"/>
        </w:rPr>
        <w:t xml:space="preserve">et les caractéristiques </w:t>
      </w:r>
      <w:r w:rsidR="00431A74" w:rsidRPr="00E246FF">
        <w:rPr>
          <w:rFonts w:asciiTheme="minorHAnsi" w:hAnsiTheme="minorHAnsi" w:cs="Arial"/>
        </w:rPr>
        <w:t>de couple nominal</w:t>
      </w:r>
      <w:r w:rsidRPr="00E246FF">
        <w:rPr>
          <w:rFonts w:asciiTheme="minorHAnsi" w:hAnsiTheme="minorHAnsi" w:cs="Arial"/>
        </w:rPr>
        <w:t xml:space="preserve"> </w:t>
      </w:r>
      <w:r w:rsidR="00F96B0B" w:rsidRPr="00E246FF">
        <w:rPr>
          <w:rFonts w:asciiTheme="minorHAnsi" w:hAnsiTheme="minorHAnsi" w:cs="Arial"/>
        </w:rPr>
        <w:t>et couple maxim</w:t>
      </w:r>
      <w:r w:rsidR="00454A8C" w:rsidRPr="00E246FF">
        <w:rPr>
          <w:rFonts w:asciiTheme="minorHAnsi" w:hAnsiTheme="minorHAnsi" w:cs="Arial"/>
        </w:rPr>
        <w:t>al</w:t>
      </w:r>
      <w:r w:rsidR="00F96B0B" w:rsidRPr="00E246FF">
        <w:rPr>
          <w:rFonts w:asciiTheme="minorHAnsi" w:hAnsiTheme="minorHAnsi" w:cs="Arial"/>
        </w:rPr>
        <w:t xml:space="preserve"> </w:t>
      </w:r>
      <w:r w:rsidRPr="00E246FF">
        <w:rPr>
          <w:rFonts w:asciiTheme="minorHAnsi" w:hAnsiTheme="minorHAnsi" w:cs="Arial"/>
        </w:rPr>
        <w:t xml:space="preserve">pour </w:t>
      </w:r>
      <w:r w:rsidR="00F96B0B" w:rsidRPr="00E246FF">
        <w:rPr>
          <w:rFonts w:asciiTheme="minorHAnsi" w:hAnsiTheme="minorHAnsi" w:cs="Arial"/>
        </w:rPr>
        <w:t xml:space="preserve">le </w:t>
      </w:r>
      <w:r w:rsidR="00431A74" w:rsidRPr="00E246FF">
        <w:rPr>
          <w:rFonts w:asciiTheme="minorHAnsi" w:hAnsiTheme="minorHAnsi" w:cs="Arial"/>
        </w:rPr>
        <w:t>dimensionnement</w:t>
      </w:r>
      <w:r w:rsidRPr="00E246FF">
        <w:rPr>
          <w:rFonts w:asciiTheme="minorHAnsi" w:hAnsiTheme="minorHAnsi" w:cs="Arial"/>
        </w:rPr>
        <w:t xml:space="preserve"> </w:t>
      </w:r>
      <w:r w:rsidR="00F96B0B" w:rsidRPr="00E246FF">
        <w:rPr>
          <w:rFonts w:asciiTheme="minorHAnsi" w:hAnsiTheme="minorHAnsi" w:cs="Arial"/>
        </w:rPr>
        <w:t xml:space="preserve">du </w:t>
      </w:r>
      <w:r w:rsidRPr="00E246FF">
        <w:rPr>
          <w:rFonts w:asciiTheme="minorHAnsi" w:hAnsiTheme="minorHAnsi" w:cs="Arial"/>
        </w:rPr>
        <w:t>moteur</w:t>
      </w:r>
      <w:r w:rsidR="00431A74" w:rsidRPr="00E246FF">
        <w:rPr>
          <w:rFonts w:asciiTheme="minorHAnsi" w:hAnsiTheme="minorHAnsi" w:cs="Arial"/>
        </w:rPr>
        <w:t>.</w:t>
      </w:r>
    </w:p>
    <w:p w14:paraId="11B57A56" w14:textId="77777777" w:rsidR="00341DCD" w:rsidRPr="00E246FF" w:rsidRDefault="00341DCD" w:rsidP="00D92F5E">
      <w:pPr>
        <w:spacing w:after="120" w:line="276" w:lineRule="auto"/>
        <w:ind w:right="-2"/>
        <w:jc w:val="both"/>
        <w:rPr>
          <w:rFonts w:asciiTheme="minorHAnsi" w:hAnsiTheme="minorHAnsi" w:cs="Arial"/>
          <w:b/>
          <w:i/>
          <w:vertAlign w:val="subscript"/>
        </w:rPr>
      </w:pPr>
      <w:r w:rsidRPr="00E246FF">
        <w:rPr>
          <w:rFonts w:asciiTheme="minorHAnsi" w:hAnsiTheme="minorHAnsi" w:cs="Arial"/>
          <w:b/>
          <w:i/>
        </w:rPr>
        <w:t xml:space="preserve">6.1 Estimation de l’effort de poussée </w:t>
      </w:r>
      <w:r w:rsidR="00C2291E">
        <w:rPr>
          <w:rFonts w:asciiTheme="minorHAnsi" w:hAnsiTheme="minorHAnsi" w:cs="Arial"/>
          <w:b/>
          <w:i/>
        </w:rPr>
        <w:t xml:space="preserve">de l’actionneur </w:t>
      </w:r>
      <w:r w:rsidRPr="00E246FF">
        <w:rPr>
          <w:rFonts w:asciiTheme="minorHAnsi" w:hAnsiTheme="minorHAnsi" w:cs="Arial"/>
          <w:b/>
          <w:i/>
        </w:rPr>
        <w:t>F</w:t>
      </w:r>
      <w:r w:rsidRPr="00E246FF">
        <w:rPr>
          <w:rFonts w:asciiTheme="minorHAnsi" w:hAnsiTheme="minorHAnsi" w:cs="Arial"/>
          <w:b/>
          <w:i/>
          <w:vertAlign w:val="subscript"/>
        </w:rPr>
        <w:t>v</w:t>
      </w:r>
    </w:p>
    <w:p w14:paraId="7A22EDF6" w14:textId="77777777" w:rsidR="00D92F5E" w:rsidRPr="00E246FF" w:rsidRDefault="00D92F5E" w:rsidP="00D92F5E">
      <w:pPr>
        <w:spacing w:line="276" w:lineRule="auto"/>
        <w:ind w:right="-2"/>
        <w:jc w:val="both"/>
        <w:rPr>
          <w:rFonts w:asciiTheme="minorHAnsi" w:hAnsiTheme="minorHAnsi" w:cs="Arial"/>
        </w:rPr>
      </w:pPr>
    </w:p>
    <w:p w14:paraId="290FE377" w14:textId="77777777" w:rsidR="00E70F10" w:rsidRPr="00E246FF" w:rsidRDefault="00433C88" w:rsidP="00D92F5E">
      <w:pPr>
        <w:spacing w:after="120" w:line="276" w:lineRule="auto"/>
        <w:ind w:right="-2"/>
        <w:jc w:val="both"/>
        <w:rPr>
          <w:rFonts w:asciiTheme="minorHAnsi" w:hAnsiTheme="minorHAnsi" w:cs="Arial"/>
        </w:rPr>
      </w:pPr>
      <w:r w:rsidRPr="00E246FF">
        <w:rPr>
          <w:rFonts w:asciiTheme="minorHAnsi" w:hAnsiTheme="minorHAnsi" w:cs="Arial"/>
        </w:rPr>
        <w:t xml:space="preserve">On appellera </w:t>
      </w:r>
      <w:r w:rsidRPr="00E246FF">
        <w:rPr>
          <w:rFonts w:asciiTheme="minorHAnsi" w:hAnsiTheme="minorHAnsi" w:cs="Arial"/>
          <w:b/>
        </w:rPr>
        <w:t>F</w:t>
      </w:r>
      <w:r w:rsidR="00F66D48" w:rsidRPr="00E246FF">
        <w:rPr>
          <w:rFonts w:asciiTheme="minorHAnsi" w:hAnsiTheme="minorHAnsi" w:cs="Arial"/>
          <w:b/>
          <w:vertAlign w:val="subscript"/>
        </w:rPr>
        <w:t>p</w:t>
      </w:r>
      <w:r w:rsidRPr="00E246FF">
        <w:rPr>
          <w:rFonts w:asciiTheme="minorHAnsi" w:hAnsiTheme="minorHAnsi" w:cs="Arial"/>
        </w:rPr>
        <w:t xml:space="preserve"> l’effort </w:t>
      </w:r>
      <w:r w:rsidR="0049771B" w:rsidRPr="00E246FF">
        <w:rPr>
          <w:rFonts w:asciiTheme="minorHAnsi" w:hAnsiTheme="minorHAnsi" w:cs="Arial"/>
        </w:rPr>
        <w:t xml:space="preserve">de poussée </w:t>
      </w:r>
      <w:r w:rsidR="00454A8C" w:rsidRPr="00E246FF">
        <w:rPr>
          <w:rFonts w:asciiTheme="minorHAnsi" w:hAnsiTheme="minorHAnsi" w:cs="Arial"/>
          <w:b/>
        </w:rPr>
        <w:t>total</w:t>
      </w:r>
      <w:r w:rsidR="00454A8C" w:rsidRPr="00E246FF">
        <w:rPr>
          <w:rFonts w:asciiTheme="minorHAnsi" w:hAnsiTheme="minorHAnsi" w:cs="Arial"/>
        </w:rPr>
        <w:t xml:space="preserve"> fourni par les actionneurs </w:t>
      </w:r>
      <w:r w:rsidRPr="00E246FF">
        <w:rPr>
          <w:rFonts w:asciiTheme="minorHAnsi" w:hAnsiTheme="minorHAnsi" w:cs="Arial"/>
        </w:rPr>
        <w:t>sur la traverse.</w:t>
      </w:r>
    </w:p>
    <w:p w14:paraId="619611B0" w14:textId="77777777" w:rsidR="00A12A7F" w:rsidRPr="00E246FF" w:rsidRDefault="00A12A7F" w:rsidP="00D92F5E">
      <w:pPr>
        <w:spacing w:after="120" w:line="276" w:lineRule="auto"/>
        <w:ind w:right="-2"/>
        <w:jc w:val="both"/>
        <w:rPr>
          <w:rFonts w:asciiTheme="minorHAnsi" w:hAnsiTheme="minorHAnsi" w:cs="Arial"/>
        </w:rPr>
      </w:pPr>
      <w:r w:rsidRPr="00E246FF">
        <w:rPr>
          <w:rFonts w:asciiTheme="minorHAnsi" w:hAnsiTheme="minorHAnsi" w:cs="Arial"/>
        </w:rPr>
        <w:t>On suppose pouvoir se ramener à un problème plan</w:t>
      </w:r>
      <w:r w:rsidR="004D0E0A" w:rsidRPr="00E246FF">
        <w:rPr>
          <w:rFonts w:asciiTheme="minorHAnsi" w:hAnsiTheme="minorHAnsi" w:cs="Arial"/>
        </w:rPr>
        <w:t xml:space="preserve"> en ne modélisant que deux bielles et un seul actionneur</w:t>
      </w:r>
      <w:r w:rsidRPr="00E246FF">
        <w:rPr>
          <w:rFonts w:asciiTheme="minorHAnsi" w:hAnsiTheme="minorHAnsi" w:cs="Arial"/>
        </w:rPr>
        <w:t>.</w:t>
      </w:r>
      <w:r w:rsidR="004D0E0A" w:rsidRPr="00E246FF">
        <w:rPr>
          <w:rFonts w:asciiTheme="minorHAnsi" w:hAnsiTheme="minorHAnsi" w:cs="Arial"/>
        </w:rPr>
        <w:t xml:space="preserve"> (cf schéma fig</w:t>
      </w:r>
      <w:r w:rsidR="00454A8C" w:rsidRPr="00E246FF">
        <w:rPr>
          <w:rFonts w:asciiTheme="minorHAnsi" w:hAnsiTheme="minorHAnsi" w:cs="Arial"/>
        </w:rPr>
        <w:t xml:space="preserve">ure </w:t>
      </w:r>
      <w:r w:rsidR="00324646" w:rsidRPr="00E246FF">
        <w:rPr>
          <w:rFonts w:asciiTheme="minorHAnsi" w:hAnsiTheme="minorHAnsi" w:cs="Arial"/>
        </w:rPr>
        <w:t>10</w:t>
      </w:r>
      <w:r w:rsidR="004D0E0A" w:rsidRPr="00E246FF">
        <w:rPr>
          <w:rFonts w:asciiTheme="minorHAnsi" w:hAnsiTheme="minorHAnsi" w:cs="Arial"/>
        </w:rPr>
        <w:t>.)</w:t>
      </w:r>
    </w:p>
    <w:p w14:paraId="55317563" w14:textId="77777777" w:rsidR="00433C88" w:rsidRPr="00E246FF" w:rsidRDefault="00433C88" w:rsidP="00D92F5E">
      <w:pPr>
        <w:spacing w:after="120" w:line="276" w:lineRule="auto"/>
        <w:ind w:right="-2"/>
        <w:jc w:val="both"/>
        <w:rPr>
          <w:rFonts w:asciiTheme="minorHAnsi" w:hAnsiTheme="minorHAnsi" w:cs="Arial"/>
        </w:rPr>
      </w:pPr>
      <w:r w:rsidRPr="00E246FF">
        <w:rPr>
          <w:rFonts w:asciiTheme="minorHAnsi" w:hAnsiTheme="minorHAnsi" w:cs="Arial"/>
        </w:rPr>
        <w:t>Dans la position</w:t>
      </w:r>
      <w:r w:rsidR="00352928" w:rsidRPr="00E246FF">
        <w:rPr>
          <w:rFonts w:asciiTheme="minorHAnsi" w:hAnsiTheme="minorHAnsi" w:cs="Arial"/>
        </w:rPr>
        <w:t xml:space="preserve"> </w:t>
      </w:r>
      <w:r w:rsidR="00454A8C" w:rsidRPr="00E246FF">
        <w:rPr>
          <w:rFonts w:asciiTheme="minorHAnsi" w:hAnsiTheme="minorHAnsi" w:cs="Arial"/>
        </w:rPr>
        <w:t xml:space="preserve">angle de pendulation </w:t>
      </w:r>
      <w:r w:rsidR="00C66CC0" w:rsidRPr="00E246FF">
        <w:rPr>
          <w:rFonts w:asciiTheme="minorHAnsi" w:hAnsiTheme="minorHAnsi" w:cs="Arial"/>
        </w:rPr>
        <w:t>maximal,</w:t>
      </w:r>
      <w:r w:rsidRPr="00E246FF">
        <w:rPr>
          <w:rFonts w:asciiTheme="minorHAnsi" w:hAnsiTheme="minorHAnsi" w:cs="Arial"/>
        </w:rPr>
        <w:t xml:space="preserve"> on isole l’ensemble </w:t>
      </w:r>
      <w:r w:rsidR="004D4944" w:rsidRPr="004D4944">
        <w:rPr>
          <w:rFonts w:asciiTheme="minorHAnsi" w:hAnsiTheme="minorHAnsi" w:cs="Arial"/>
          <w:b/>
        </w:rPr>
        <w:t>indéformable</w:t>
      </w:r>
      <w:r w:rsidR="004D4944">
        <w:rPr>
          <w:rFonts w:asciiTheme="minorHAnsi" w:hAnsiTheme="minorHAnsi" w:cs="Arial"/>
        </w:rPr>
        <w:t xml:space="preserve"> </w:t>
      </w:r>
      <w:r w:rsidR="004344E7" w:rsidRPr="00E246FF">
        <w:rPr>
          <w:rFonts w:asciiTheme="minorHAnsi" w:hAnsiTheme="minorHAnsi" w:cs="Arial"/>
        </w:rPr>
        <w:t xml:space="preserve">noté </w:t>
      </w:r>
      <w:r w:rsidR="00454A8C" w:rsidRPr="00E246FF">
        <w:rPr>
          <w:rFonts w:asciiTheme="minorHAnsi" w:hAnsiTheme="minorHAnsi" w:cs="Arial"/>
        </w:rPr>
        <w:t>{</w:t>
      </w:r>
      <w:r w:rsidR="00E67116">
        <w:rPr>
          <w:rFonts w:asciiTheme="minorHAnsi" w:hAnsiTheme="minorHAnsi" w:cs="Arial"/>
        </w:rPr>
        <w:t>C</w:t>
      </w:r>
      <w:r w:rsidR="00454A8C" w:rsidRPr="00E246FF">
        <w:rPr>
          <w:rFonts w:asciiTheme="minorHAnsi" w:hAnsiTheme="minorHAnsi" w:cs="Arial"/>
        </w:rPr>
        <w:t>}</w:t>
      </w:r>
      <w:r w:rsidR="004344E7" w:rsidRPr="00E246FF">
        <w:rPr>
          <w:rFonts w:asciiTheme="minorHAnsi" w:hAnsiTheme="minorHAnsi" w:cs="Arial"/>
        </w:rPr>
        <w:t xml:space="preserve"> </w:t>
      </w:r>
      <w:r w:rsidR="00454A8C" w:rsidRPr="00E246FF">
        <w:rPr>
          <w:rFonts w:asciiTheme="minorHAnsi" w:hAnsiTheme="minorHAnsi" w:cs="Arial"/>
        </w:rPr>
        <w:t>constitué de la traverse</w:t>
      </w:r>
      <w:r w:rsidR="004D4944">
        <w:rPr>
          <w:rFonts w:asciiTheme="minorHAnsi" w:hAnsiTheme="minorHAnsi" w:cs="Arial"/>
        </w:rPr>
        <w:t xml:space="preserve"> et</w:t>
      </w:r>
      <w:r w:rsidR="00454A8C" w:rsidRPr="00E246FF">
        <w:rPr>
          <w:rFonts w:asciiTheme="minorHAnsi" w:hAnsiTheme="minorHAnsi" w:cs="Arial"/>
        </w:rPr>
        <w:t xml:space="preserve"> de la caisse</w:t>
      </w:r>
      <w:r w:rsidR="004344E7" w:rsidRPr="00E246FF">
        <w:rPr>
          <w:rFonts w:asciiTheme="minorHAnsi" w:hAnsiTheme="minorHAnsi" w:cs="Arial"/>
        </w:rPr>
        <w:t>.</w:t>
      </w:r>
    </w:p>
    <w:p w14:paraId="657138BF" w14:textId="77777777" w:rsidR="004344E7" w:rsidRPr="00E246FF" w:rsidRDefault="004344E7" w:rsidP="00D92F5E">
      <w:pPr>
        <w:spacing w:after="120" w:line="276" w:lineRule="auto"/>
        <w:jc w:val="both"/>
        <w:rPr>
          <w:rFonts w:asciiTheme="minorHAnsi" w:hAnsiTheme="minorHAnsi" w:cs="Arial"/>
        </w:rPr>
      </w:pPr>
      <w:r w:rsidRPr="00E246FF">
        <w:rPr>
          <w:rFonts w:asciiTheme="minorHAnsi" w:hAnsiTheme="minorHAnsi" w:cs="Arial"/>
        </w:rPr>
        <w:t xml:space="preserve">Les actions </w:t>
      </w:r>
      <w:r w:rsidR="00454A8C" w:rsidRPr="00E246FF">
        <w:rPr>
          <w:rFonts w:asciiTheme="minorHAnsi" w:hAnsiTheme="minorHAnsi" w:cs="Arial"/>
        </w:rPr>
        <w:t xml:space="preserve">mécaniques </w:t>
      </w:r>
      <w:r w:rsidRPr="00E246FF">
        <w:rPr>
          <w:rFonts w:asciiTheme="minorHAnsi" w:hAnsiTheme="minorHAnsi" w:cs="Arial"/>
        </w:rPr>
        <w:t>seront représentées par des torseurs sous la forme suivante :</w:t>
      </w:r>
    </w:p>
    <w:p w14:paraId="439AD2CD" w14:textId="77777777" w:rsidR="004344E7" w:rsidRPr="00E246FF" w:rsidRDefault="00B84F5D" w:rsidP="00D92F5E">
      <w:pPr>
        <w:spacing w:after="120" w:line="276" w:lineRule="auto"/>
        <w:ind w:left="720" w:right="-2"/>
        <w:jc w:val="both"/>
        <w:rPr>
          <w:rFonts w:asciiTheme="minorHAnsi" w:hAnsiTheme="minorHAnsi"/>
        </w:rPr>
      </w:pPr>
      <m:oMathPara>
        <m:oMath>
          <m:d>
            <m:dPr>
              <m:begChr m:val="{"/>
              <m:endChr m:val="}"/>
              <m:ctrlPr>
                <w:rPr>
                  <w:rFonts w:ascii="Cambria Math" w:hAnsiTheme="minorHAnsi"/>
                  <w:i/>
                </w:rPr>
              </m:ctrlPr>
            </m:dPr>
            <m:e>
              <m:r>
                <w:rPr>
                  <w:rFonts w:ascii="Cambria Math" w:hAnsi="Cambria Math"/>
                </w:rPr>
                <m:t>T</m:t>
              </m:r>
              <m:d>
                <m:dPr>
                  <m:ctrlPr>
                    <w:rPr>
                      <w:rFonts w:ascii="Cambria Math" w:hAnsiTheme="minorHAnsi"/>
                      <w:i/>
                    </w:rPr>
                  </m:ctrlPr>
                </m:dPr>
                <m:e>
                  <m:r>
                    <w:rPr>
                      <w:rFonts w:ascii="Cambria Math" w:hAnsi="Cambria Math"/>
                    </w:rPr>
                    <m:t>i</m:t>
                  </m:r>
                  <m:r>
                    <w:rPr>
                      <w:rFonts w:ascii="Cambria Math" w:hAnsiTheme="minorHAnsi"/>
                    </w:rPr>
                    <m:t>→</m:t>
                  </m:r>
                  <m:r>
                    <w:rPr>
                      <w:rFonts w:ascii="Cambria Math" w:hAnsi="Cambria Math"/>
                    </w:rPr>
                    <m:t>j</m:t>
                  </m:r>
                </m:e>
              </m:d>
            </m:e>
          </m:d>
          <m:r>
            <w:rPr>
              <w:rFonts w:ascii="Cambria Math" w:hAnsiTheme="minorHAnsi"/>
            </w:rPr>
            <m:t>=</m:t>
          </m:r>
          <m:sPre>
            <m:sPrePr>
              <m:ctrlPr>
                <w:rPr>
                  <w:rFonts w:ascii="Cambria Math" w:hAnsiTheme="minorHAnsi"/>
                  <w:i/>
                </w:rPr>
              </m:ctrlPr>
            </m:sPrePr>
            <m:sub>
              <m:r>
                <w:rPr>
                  <w:rFonts w:ascii="Cambria Math" w:hAnsiTheme="minorHAnsi"/>
                </w:rPr>
                <m:t>(</m:t>
              </m:r>
              <m:r>
                <w:rPr>
                  <w:rFonts w:ascii="Cambria Math" w:hAnsi="Cambria Math"/>
                </w:rPr>
                <m:t>O</m:t>
              </m:r>
              <m:r>
                <w:rPr>
                  <w:rFonts w:ascii="Cambria Math" w:hAnsiTheme="minorHAnsi"/>
                </w:rPr>
                <m:t>,</m:t>
              </m:r>
              <m:acc>
                <m:accPr>
                  <m:chr m:val="⃗"/>
                  <m:ctrlPr>
                    <w:rPr>
                      <w:rFonts w:ascii="Cambria Math" w:hAnsiTheme="minorHAnsi"/>
                      <w:i/>
                    </w:rPr>
                  </m:ctrlPr>
                </m:accPr>
                <m:e>
                  <m:r>
                    <w:rPr>
                      <w:rFonts w:ascii="Cambria Math" w:hAnsi="Cambria Math"/>
                    </w:rPr>
                    <m:t>x</m:t>
                  </m:r>
                </m:e>
              </m:acc>
              <m:r>
                <m:rPr>
                  <m:sty m:val="p"/>
                </m:rPr>
                <w:rPr>
                  <w:rFonts w:ascii="Cambria Math" w:hAnsiTheme="minorHAnsi" w:cs="Arial"/>
                </w:rPr>
                <m:t xml:space="preserve">, </m:t>
              </m:r>
              <m:acc>
                <m:accPr>
                  <m:chr m:val="⃗"/>
                  <m:ctrlPr>
                    <w:rPr>
                      <w:rFonts w:ascii="Cambria Math" w:hAnsiTheme="minorHAnsi"/>
                      <w:i/>
                    </w:rPr>
                  </m:ctrlPr>
                </m:accPr>
                <m:e>
                  <m:r>
                    <w:rPr>
                      <w:rFonts w:ascii="Cambria Math" w:hAnsi="Cambria Math"/>
                    </w:rPr>
                    <m:t>y</m:t>
                  </m:r>
                </m:e>
              </m:acc>
              <m:r>
                <m:rPr>
                  <m:sty m:val="p"/>
                </m:rPr>
                <w:rPr>
                  <w:rFonts w:ascii="Cambria Math" w:hAnsiTheme="minorHAnsi" w:cs="Arial"/>
                </w:rPr>
                <m:t>,</m:t>
              </m:r>
              <m:acc>
                <m:accPr>
                  <m:chr m:val="⃗"/>
                  <m:ctrlPr>
                    <w:rPr>
                      <w:rFonts w:ascii="Cambria Math" w:hAnsiTheme="minorHAnsi"/>
                      <w:i/>
                    </w:rPr>
                  </m:ctrlPr>
                </m:accPr>
                <m:e>
                  <m:r>
                    <w:rPr>
                      <w:rFonts w:ascii="Cambria Math" w:hAnsi="Cambria Math"/>
                    </w:rPr>
                    <m:t>z</m:t>
                  </m:r>
                </m:e>
              </m:acc>
              <m:r>
                <m:rPr>
                  <m:sty m:val="p"/>
                </m:rPr>
                <w:rPr>
                  <w:rFonts w:ascii="Cambria Math" w:hAnsiTheme="minorHAnsi" w:cs="Arial"/>
                </w:rPr>
                <m:t>)</m:t>
              </m:r>
            </m:sub>
            <m:sup/>
            <m:e>
              <m:d>
                <m:dPr>
                  <m:begChr m:val="{"/>
                  <m:endChr m:val="}"/>
                  <m:ctrlPr>
                    <w:rPr>
                      <w:rFonts w:ascii="Cambria Math" w:hAnsiTheme="minorHAnsi"/>
                      <w:i/>
                    </w:rPr>
                  </m:ctrlPr>
                </m:dPr>
                <m:e>
                  <m:m>
                    <m:mPr>
                      <m:mcs>
                        <m:mc>
                          <m:mcPr>
                            <m:count m:val="2"/>
                            <m:mcJc m:val="center"/>
                          </m:mcPr>
                        </m:mc>
                      </m:mcs>
                      <m:ctrlPr>
                        <w:rPr>
                          <w:rFonts w:ascii="Cambria Math" w:hAnsiTheme="minorHAnsi"/>
                          <w:i/>
                        </w:rPr>
                      </m:ctrlPr>
                    </m:mPr>
                    <m:mr>
                      <m:e>
                        <m:sSub>
                          <m:sSubPr>
                            <m:ctrlPr>
                              <w:rPr>
                                <w:rFonts w:ascii="Cambria Math" w:hAnsiTheme="minorHAnsi"/>
                                <w:i/>
                              </w:rPr>
                            </m:ctrlPr>
                          </m:sSubPr>
                          <m:e>
                            <m:r>
                              <w:rPr>
                                <w:rFonts w:ascii="Cambria Math" w:hAnsi="Cambria Math"/>
                              </w:rPr>
                              <m:t>X</m:t>
                            </m:r>
                          </m:e>
                          <m:sub>
                            <m:r>
                              <w:rPr>
                                <w:rFonts w:ascii="Cambria Math" w:hAnsi="Cambria Math"/>
                              </w:rPr>
                              <m:t>Oi</m:t>
                            </m:r>
                            <m:r>
                              <w:rPr>
                                <w:rFonts w:ascii="Cambria Math" w:hAnsiTheme="minorHAnsi"/>
                              </w:rPr>
                              <m:t>→</m:t>
                            </m:r>
                            <m:r>
                              <w:rPr>
                                <w:rFonts w:ascii="Cambria Math" w:hAnsi="Cambria Math"/>
                              </w:rPr>
                              <m:t>j</m:t>
                            </m:r>
                          </m:sub>
                        </m:sSub>
                      </m:e>
                      <m:e>
                        <m:sSub>
                          <m:sSubPr>
                            <m:ctrlPr>
                              <w:rPr>
                                <w:rFonts w:ascii="Cambria Math" w:hAnsiTheme="minorHAnsi"/>
                                <w:i/>
                              </w:rPr>
                            </m:ctrlPr>
                          </m:sSubPr>
                          <m:e>
                            <m:r>
                              <w:rPr>
                                <w:rFonts w:ascii="Cambria Math" w:hAnsi="Cambria Math"/>
                              </w:rPr>
                              <m:t>L</m:t>
                            </m:r>
                          </m:e>
                          <m:sub>
                            <m:r>
                              <w:rPr>
                                <w:rFonts w:ascii="Cambria Math" w:hAnsi="Cambria Math"/>
                              </w:rPr>
                              <m:t>Oi</m:t>
                            </m:r>
                            <m:r>
                              <w:rPr>
                                <w:rFonts w:ascii="Cambria Math" w:hAnsiTheme="minorHAnsi"/>
                              </w:rPr>
                              <m:t>→</m:t>
                            </m:r>
                            <m:r>
                              <w:rPr>
                                <w:rFonts w:ascii="Cambria Math" w:hAnsi="Cambria Math"/>
                              </w:rPr>
                              <m:t>j</m:t>
                            </m:r>
                          </m:sub>
                        </m:sSub>
                      </m:e>
                    </m:mr>
                    <m:mr>
                      <m:e>
                        <m:sSub>
                          <m:sSubPr>
                            <m:ctrlPr>
                              <w:rPr>
                                <w:rFonts w:ascii="Cambria Math" w:hAnsiTheme="minorHAnsi"/>
                                <w:i/>
                              </w:rPr>
                            </m:ctrlPr>
                          </m:sSubPr>
                          <m:e>
                            <m:r>
                              <w:rPr>
                                <w:rFonts w:ascii="Cambria Math" w:hAnsi="Cambria Math"/>
                              </w:rPr>
                              <m:t>Y</m:t>
                            </m:r>
                          </m:e>
                          <m:sub>
                            <m:r>
                              <w:rPr>
                                <w:rFonts w:ascii="Cambria Math" w:hAnsi="Cambria Math"/>
                              </w:rPr>
                              <m:t>Oi</m:t>
                            </m:r>
                            <m:r>
                              <w:rPr>
                                <w:rFonts w:ascii="Cambria Math" w:hAnsiTheme="minorHAnsi"/>
                              </w:rPr>
                              <m:t>→</m:t>
                            </m:r>
                            <m:r>
                              <w:rPr>
                                <w:rFonts w:ascii="Cambria Math" w:hAnsi="Cambria Math"/>
                              </w:rPr>
                              <m:t>j</m:t>
                            </m:r>
                          </m:sub>
                        </m:sSub>
                      </m:e>
                      <m:e>
                        <m:sSub>
                          <m:sSubPr>
                            <m:ctrlPr>
                              <w:rPr>
                                <w:rFonts w:ascii="Cambria Math" w:hAnsiTheme="minorHAnsi"/>
                                <w:i/>
                              </w:rPr>
                            </m:ctrlPr>
                          </m:sSubPr>
                          <m:e>
                            <m:r>
                              <w:rPr>
                                <w:rFonts w:ascii="Cambria Math" w:hAnsi="Cambria Math"/>
                              </w:rPr>
                              <m:t>M</m:t>
                            </m:r>
                          </m:e>
                          <m:sub>
                            <m:r>
                              <w:rPr>
                                <w:rFonts w:ascii="Cambria Math" w:hAnsi="Cambria Math"/>
                              </w:rPr>
                              <m:t>Oi</m:t>
                            </m:r>
                            <m:r>
                              <w:rPr>
                                <w:rFonts w:ascii="Cambria Math" w:hAnsiTheme="minorHAnsi"/>
                              </w:rPr>
                              <m:t>→</m:t>
                            </m:r>
                            <m:r>
                              <w:rPr>
                                <w:rFonts w:ascii="Cambria Math" w:hAnsi="Cambria Math"/>
                              </w:rPr>
                              <m:t>j</m:t>
                            </m:r>
                          </m:sub>
                        </m:sSub>
                      </m:e>
                    </m:mr>
                    <m:mr>
                      <m:e>
                        <m:sSub>
                          <m:sSubPr>
                            <m:ctrlPr>
                              <w:rPr>
                                <w:rFonts w:ascii="Cambria Math" w:hAnsiTheme="minorHAnsi"/>
                                <w:i/>
                              </w:rPr>
                            </m:ctrlPr>
                          </m:sSubPr>
                          <m:e>
                            <m:r>
                              <w:rPr>
                                <w:rFonts w:ascii="Cambria Math" w:hAnsi="Cambria Math"/>
                              </w:rPr>
                              <m:t>Z</m:t>
                            </m:r>
                          </m:e>
                          <m:sub>
                            <m:r>
                              <w:rPr>
                                <w:rFonts w:ascii="Cambria Math" w:hAnsi="Cambria Math"/>
                              </w:rPr>
                              <m:t>Oi</m:t>
                            </m:r>
                            <m:r>
                              <w:rPr>
                                <w:rFonts w:ascii="Cambria Math" w:hAnsiTheme="minorHAnsi"/>
                              </w:rPr>
                              <m:t>→</m:t>
                            </m:r>
                            <m:r>
                              <w:rPr>
                                <w:rFonts w:ascii="Cambria Math" w:hAnsi="Cambria Math"/>
                              </w:rPr>
                              <m:t>j</m:t>
                            </m:r>
                          </m:sub>
                        </m:sSub>
                      </m:e>
                      <m:e>
                        <m:sSub>
                          <m:sSubPr>
                            <m:ctrlPr>
                              <w:rPr>
                                <w:rFonts w:ascii="Cambria Math" w:hAnsiTheme="minorHAnsi"/>
                                <w:i/>
                              </w:rPr>
                            </m:ctrlPr>
                          </m:sSubPr>
                          <m:e>
                            <m:r>
                              <w:rPr>
                                <w:rFonts w:ascii="Cambria Math" w:hAnsi="Cambria Math"/>
                              </w:rPr>
                              <m:t>N</m:t>
                            </m:r>
                          </m:e>
                          <m:sub>
                            <m:r>
                              <w:rPr>
                                <w:rFonts w:ascii="Cambria Math" w:hAnsi="Cambria Math"/>
                              </w:rPr>
                              <m:t>Oi</m:t>
                            </m:r>
                            <m:r>
                              <w:rPr>
                                <w:rFonts w:ascii="Cambria Math" w:hAnsiTheme="minorHAnsi"/>
                              </w:rPr>
                              <m:t>→</m:t>
                            </m:r>
                            <m:r>
                              <w:rPr>
                                <w:rFonts w:ascii="Cambria Math" w:hAnsi="Cambria Math"/>
                              </w:rPr>
                              <m:t>j</m:t>
                            </m:r>
                          </m:sub>
                        </m:sSub>
                      </m:e>
                    </m:mr>
                  </m:m>
                </m:e>
              </m:d>
            </m:e>
          </m:sPre>
        </m:oMath>
      </m:oMathPara>
    </w:p>
    <w:p w14:paraId="2595CD07" w14:textId="77777777" w:rsidR="008260A4" w:rsidRDefault="008260A4">
      <w:pPr>
        <w:rPr>
          <w:rFonts w:asciiTheme="minorHAnsi" w:hAnsiTheme="minorHAnsi"/>
        </w:rPr>
      </w:pPr>
    </w:p>
    <w:p w14:paraId="7EE7551D" w14:textId="77777777" w:rsidR="000E4873" w:rsidRDefault="000E4873">
      <w:pPr>
        <w:rPr>
          <w:rFonts w:asciiTheme="minorHAnsi" w:hAnsiTheme="minorHAnsi"/>
        </w:rPr>
      </w:pPr>
    </w:p>
    <w:p w14:paraId="0BB935FF" w14:textId="77777777" w:rsidR="00945B97" w:rsidRPr="00E246FF" w:rsidRDefault="000008AA" w:rsidP="000008AA">
      <w:pPr>
        <w:ind w:right="-2"/>
        <w:jc w:val="both"/>
        <w:rPr>
          <w:rFonts w:asciiTheme="minorHAnsi" w:hAnsiTheme="minorHAnsi" w:cs="Arial"/>
        </w:rPr>
      </w:pPr>
      <w:r w:rsidRPr="00E246FF">
        <w:rPr>
          <w:rFonts w:asciiTheme="minorHAnsi" w:hAnsiTheme="minorHAnsi" w:cs="Arial"/>
        </w:rPr>
        <w:t xml:space="preserve">On utilisera l’esquisse en position pendulation maximale </w:t>
      </w:r>
      <w:r w:rsidR="000167E3" w:rsidRPr="00E246FF">
        <w:rPr>
          <w:rFonts w:asciiTheme="minorHAnsi" w:hAnsiTheme="minorHAnsi" w:cs="Arial"/>
        </w:rPr>
        <w:t>suivante</w:t>
      </w:r>
      <w:r w:rsidRPr="00E246FF">
        <w:rPr>
          <w:rFonts w:asciiTheme="minorHAnsi" w:hAnsiTheme="minorHAnsi" w:cs="Arial"/>
        </w:rPr>
        <w:t> :</w:t>
      </w:r>
    </w:p>
    <w:p w14:paraId="5B591FDF" w14:textId="77777777" w:rsidR="008260A4" w:rsidRPr="00E246FF" w:rsidRDefault="009665A5" w:rsidP="000008AA">
      <w:pPr>
        <w:ind w:right="-2"/>
        <w:jc w:val="both"/>
        <w:rPr>
          <w:rFonts w:asciiTheme="minorHAnsi" w:hAnsiTheme="minorHAnsi" w:cs="Arial"/>
        </w:rPr>
      </w:pPr>
      <w:r w:rsidRPr="00E246FF">
        <w:rPr>
          <w:rFonts w:asciiTheme="minorHAnsi" w:hAnsiTheme="minorHAnsi" w:cs="Arial"/>
          <w:noProof/>
        </w:rPr>
        <w:lastRenderedPageBreak/>
        <w:drawing>
          <wp:anchor distT="0" distB="0" distL="114300" distR="114300" simplePos="0" relativeHeight="251888639" behindDoc="1" locked="0" layoutInCell="1" allowOverlap="1" wp14:anchorId="4A2FAAF6" wp14:editId="21BE7576">
            <wp:simplePos x="0" y="0"/>
            <wp:positionH relativeFrom="column">
              <wp:posOffset>873760</wp:posOffset>
            </wp:positionH>
            <wp:positionV relativeFrom="paragraph">
              <wp:posOffset>158750</wp:posOffset>
            </wp:positionV>
            <wp:extent cx="3616325" cy="3978275"/>
            <wp:effectExtent l="0" t="0" r="3175" b="3175"/>
            <wp:wrapTight wrapText="bothSides">
              <wp:wrapPolygon edited="0">
                <wp:start x="0" y="0"/>
                <wp:lineTo x="0" y="21514"/>
                <wp:lineTo x="21505" y="21514"/>
                <wp:lineTo x="21505" y="0"/>
                <wp:lineTo x="0" y="0"/>
              </wp:wrapPolygon>
            </wp:wrapTight>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3616325" cy="3978275"/>
                    </a:xfrm>
                    <a:prstGeom prst="rect">
                      <a:avLst/>
                    </a:prstGeom>
                    <a:noFill/>
                    <a:ln w="9525">
                      <a:noFill/>
                      <a:miter lim="800000"/>
                      <a:headEnd/>
                      <a:tailEnd/>
                    </a:ln>
                  </pic:spPr>
                </pic:pic>
              </a:graphicData>
            </a:graphic>
            <wp14:sizeRelV relativeFrom="margin">
              <wp14:pctHeight>0</wp14:pctHeight>
            </wp14:sizeRelV>
          </wp:anchor>
        </w:drawing>
      </w:r>
    </w:p>
    <w:p w14:paraId="05289C9C" w14:textId="77777777" w:rsidR="000008AA" w:rsidRPr="00E246FF" w:rsidRDefault="00B84F5D" w:rsidP="000008AA">
      <w:pPr>
        <w:ind w:right="-2"/>
        <w:jc w:val="both"/>
        <w:rPr>
          <w:rFonts w:asciiTheme="minorHAnsi" w:hAnsiTheme="minorHAnsi" w:cs="Arial"/>
        </w:rPr>
      </w:pPr>
      <w:r>
        <w:rPr>
          <w:rFonts w:asciiTheme="minorHAnsi" w:hAnsiTheme="minorHAnsi" w:cs="Arial"/>
          <w:noProof/>
        </w:rPr>
        <w:pict w14:anchorId="22ACFE65">
          <v:shape id="_x0000_s4288" type="#_x0000_t75" style="position:absolute;left:0;text-align:left;margin-left:207.45pt;margin-top:7.7pt;width:10.5pt;height:14.25pt;z-index:-251146240" equationxml="&lt;">
            <v:imagedata r:id="rId33" o:title="" chromakey="white"/>
          </v:shape>
        </w:pict>
      </w:r>
      <w:r w:rsidR="00F14354">
        <w:rPr>
          <w:rFonts w:asciiTheme="minorHAnsi" w:hAnsiTheme="minorHAnsi" w:cs="Arial"/>
          <w:noProof/>
        </w:rPr>
        <mc:AlternateContent>
          <mc:Choice Requires="wpg">
            <w:drawing>
              <wp:anchor distT="0" distB="0" distL="114300" distR="114300" simplePos="0" relativeHeight="252056576" behindDoc="0" locked="0" layoutInCell="1" allowOverlap="1" wp14:anchorId="61A829F4" wp14:editId="0B5E5780">
                <wp:simplePos x="0" y="0"/>
                <wp:positionH relativeFrom="column">
                  <wp:posOffset>261620</wp:posOffset>
                </wp:positionH>
                <wp:positionV relativeFrom="paragraph">
                  <wp:posOffset>125730</wp:posOffset>
                </wp:positionV>
                <wp:extent cx="4712970" cy="3058795"/>
                <wp:effectExtent l="0" t="38100" r="0" b="8255"/>
                <wp:wrapNone/>
                <wp:docPr id="18" name="Group 2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2970" cy="3058795"/>
                          <a:chOff x="1829" y="1618"/>
                          <a:chExt cx="7422" cy="4817"/>
                        </a:xfrm>
                      </wpg:grpSpPr>
                      <wps:wsp>
                        <wps:cNvPr id="25" name="Text Box 2108"/>
                        <wps:cNvSpPr txBox="1">
                          <a:spLocks noChangeArrowheads="1"/>
                        </wps:cNvSpPr>
                        <wps:spPr bwMode="auto">
                          <a:xfrm>
                            <a:off x="5440" y="2649"/>
                            <a:ext cx="538"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EDA8A" w14:textId="77777777" w:rsidR="00B53E60" w:rsidRPr="008260A4" w:rsidRDefault="00B53E60" w:rsidP="009E674C">
                              <w:pPr>
                                <w:rPr>
                                  <w:rFonts w:asciiTheme="minorHAnsi" w:hAnsiTheme="minorHAnsi" w:cs="Arial"/>
                                </w:rPr>
                              </w:pPr>
                              <w:r w:rsidRPr="008260A4">
                                <w:rPr>
                                  <w:rFonts w:asciiTheme="minorHAnsi" w:hAnsiTheme="minorHAnsi" w:cs="Arial"/>
                                </w:rPr>
                                <w:t>G</w:t>
                              </w:r>
                            </w:p>
                          </w:txbxContent>
                        </wps:txbx>
                        <wps:bodyPr rot="0" vert="horz" wrap="square" lIns="91440" tIns="45720" rIns="91440" bIns="45720" anchor="t" anchorCtr="0" upright="1">
                          <a:spAutoFit/>
                        </wps:bodyPr>
                      </wps:wsp>
                      <wps:wsp>
                        <wps:cNvPr id="29" name="Text Box 2107"/>
                        <wps:cNvSpPr txBox="1">
                          <a:spLocks noChangeArrowheads="1"/>
                        </wps:cNvSpPr>
                        <wps:spPr bwMode="auto">
                          <a:xfrm>
                            <a:off x="4516" y="5705"/>
                            <a:ext cx="761"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12BE3" w14:textId="77777777" w:rsidR="00B53E60" w:rsidRPr="008260A4" w:rsidRDefault="00B53E60" w:rsidP="00402612">
                              <w:pPr>
                                <w:rPr>
                                  <w:rFonts w:asciiTheme="minorHAnsi" w:hAnsiTheme="minorHAnsi"/>
                                </w:rPr>
                              </w:pPr>
                              <w:r w:rsidRPr="008260A4">
                                <w:rPr>
                                  <w:rFonts w:asciiTheme="minorHAnsi" w:hAnsiTheme="minorHAnsi"/>
                                  <w:b/>
                                </w:rPr>
                                <w:t>+</w:t>
                              </w:r>
                              <w:r w:rsidRPr="008260A4">
                                <w:rPr>
                                  <w:rFonts w:asciiTheme="minorHAnsi" w:hAnsiTheme="minorHAnsi"/>
                                </w:rPr>
                                <w:t xml:space="preserve">                         H’</w:t>
                              </w:r>
                            </w:p>
                          </w:txbxContent>
                        </wps:txbx>
                        <wps:bodyPr rot="0" vert="horz" wrap="square" lIns="91440" tIns="45720" rIns="91440" bIns="45720" anchor="t" anchorCtr="0" upright="1">
                          <a:spAutoFit/>
                        </wps:bodyPr>
                      </wps:wsp>
                      <wps:wsp>
                        <wps:cNvPr id="21" name="Text Box 2104"/>
                        <wps:cNvSpPr txBox="1">
                          <a:spLocks noChangeArrowheads="1"/>
                        </wps:cNvSpPr>
                        <wps:spPr bwMode="auto">
                          <a:xfrm>
                            <a:off x="6646" y="5585"/>
                            <a:ext cx="373"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7DF74" w14:textId="77777777" w:rsidR="00B53E60" w:rsidRPr="008260A4" w:rsidRDefault="00B53E60" w:rsidP="006C7CC7">
                              <w:pPr>
                                <w:rPr>
                                  <w:rFonts w:asciiTheme="minorHAnsi" w:hAnsiTheme="minorHAnsi"/>
                                </w:rPr>
                              </w:pPr>
                              <w:r w:rsidRPr="008260A4">
                                <w:rPr>
                                  <w:rFonts w:asciiTheme="minorHAnsi" w:hAnsiTheme="minorHAnsi"/>
                                </w:rPr>
                                <w:t>H</w:t>
                              </w:r>
                            </w:p>
                          </w:txbxContent>
                        </wps:txbx>
                        <wps:bodyPr rot="0" vert="horz" wrap="square" lIns="91440" tIns="45720" rIns="91440" bIns="45720" anchor="t" anchorCtr="0" upright="1">
                          <a:spAutoFit/>
                        </wps:bodyPr>
                      </wps:wsp>
                      <wps:wsp>
                        <wps:cNvPr id="32" name="Text Box 2112"/>
                        <wps:cNvSpPr txBox="1">
                          <a:spLocks noChangeArrowheads="1"/>
                        </wps:cNvSpPr>
                        <wps:spPr bwMode="auto">
                          <a:xfrm>
                            <a:off x="5622" y="2196"/>
                            <a:ext cx="3629" cy="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709B8" w14:textId="77777777" w:rsidR="00B53E60" w:rsidRPr="008260A4" w:rsidRDefault="00B53E60">
                              <w:pPr>
                                <w:rPr>
                                  <w:rFonts w:asciiTheme="minorHAnsi" w:hAnsiTheme="minorHAnsi" w:cs="Arial"/>
                                </w:rPr>
                              </w:pPr>
                              <w:r w:rsidRPr="008260A4">
                                <w:rPr>
                                  <w:rFonts w:asciiTheme="minorHAnsi" w:hAnsiTheme="minorHAnsi" w:cs="Arial"/>
                                </w:rPr>
                                <w:t>IG</w:t>
                              </w:r>
                              <w:r w:rsidRPr="008260A4">
                                <w:rPr>
                                  <w:rFonts w:asciiTheme="minorHAnsi" w:hAnsiTheme="minorHAnsi" w:cs="Arial"/>
                                  <w:vertAlign w:val="subscript"/>
                                </w:rPr>
                                <w:t>x</w:t>
                              </w:r>
                              <w:r w:rsidRPr="008260A4">
                                <w:rPr>
                                  <w:rFonts w:asciiTheme="minorHAnsi" w:hAnsiTheme="minorHAnsi" w:cs="Arial"/>
                                </w:rPr>
                                <w:t xml:space="preserve"> = 430 mm</w:t>
                              </w:r>
                            </w:p>
                          </w:txbxContent>
                        </wps:txbx>
                        <wps:bodyPr rot="0" vert="horz" wrap="square" lIns="91440" tIns="45720" rIns="91440" bIns="45720" anchor="t" anchorCtr="0" upright="1">
                          <a:spAutoFit/>
                        </wps:bodyPr>
                      </wps:wsp>
                      <wps:wsp>
                        <wps:cNvPr id="1760" name="Text Box 2113"/>
                        <wps:cNvSpPr txBox="1">
                          <a:spLocks noChangeArrowheads="1"/>
                        </wps:cNvSpPr>
                        <wps:spPr bwMode="auto">
                          <a:xfrm>
                            <a:off x="1829" y="2693"/>
                            <a:ext cx="2096" cy="437"/>
                          </a:xfrm>
                          <a:prstGeom prst="rect">
                            <a:avLst/>
                          </a:prstGeom>
                          <a:solidFill>
                            <a:srgbClr val="FFFFFF">
                              <a:alpha val="49001"/>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99944F" w14:textId="77777777" w:rsidR="00B53E60" w:rsidRPr="008260A4" w:rsidRDefault="00B53E60" w:rsidP="00FF0039">
                              <w:pPr>
                                <w:jc w:val="right"/>
                                <w:rPr>
                                  <w:rFonts w:asciiTheme="minorHAnsi" w:hAnsiTheme="minorHAnsi" w:cs="Arial"/>
                                </w:rPr>
                              </w:pPr>
                              <w:r w:rsidRPr="008260A4">
                                <w:rPr>
                                  <w:rFonts w:asciiTheme="minorHAnsi" w:hAnsiTheme="minorHAnsi" w:cs="Arial"/>
                                </w:rPr>
                                <w:t>IG</w:t>
                              </w:r>
                              <w:r w:rsidRPr="008260A4">
                                <w:rPr>
                                  <w:rFonts w:asciiTheme="minorHAnsi" w:hAnsiTheme="minorHAnsi" w:cs="Arial"/>
                                  <w:vertAlign w:val="subscript"/>
                                </w:rPr>
                                <w:t>z</w:t>
                              </w:r>
                              <w:r w:rsidRPr="008260A4">
                                <w:rPr>
                                  <w:rFonts w:asciiTheme="minorHAnsi" w:hAnsiTheme="minorHAnsi" w:cs="Arial"/>
                                </w:rPr>
                                <w:t xml:space="preserve"> = 160 mm</w:t>
                              </w:r>
                            </w:p>
                          </w:txbxContent>
                        </wps:txbx>
                        <wps:bodyPr rot="0" vert="horz" wrap="square" lIns="91440" tIns="45720" rIns="91440" bIns="45720" anchor="t" anchorCtr="0" upright="1">
                          <a:spAutoFit/>
                        </wps:bodyPr>
                      </wps:wsp>
                      <wps:wsp>
                        <wps:cNvPr id="1761" name="Text Box 2114"/>
                        <wps:cNvSpPr txBox="1">
                          <a:spLocks noChangeArrowheads="1"/>
                        </wps:cNvSpPr>
                        <wps:spPr bwMode="auto">
                          <a:xfrm>
                            <a:off x="4238" y="3189"/>
                            <a:ext cx="538" cy="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CA7004" w14:textId="77777777" w:rsidR="00B53E60" w:rsidRPr="008260A4" w:rsidRDefault="00B53E60" w:rsidP="00FC0AD5">
                              <w:pPr>
                                <w:rPr>
                                  <w:rFonts w:asciiTheme="minorHAnsi" w:hAnsiTheme="minorHAnsi" w:cs="Arial"/>
                                </w:rPr>
                              </w:pPr>
                              <w:r w:rsidRPr="008260A4">
                                <w:rPr>
                                  <w:rFonts w:asciiTheme="minorHAnsi" w:hAnsiTheme="minorHAnsi" w:cs="Arial"/>
                                </w:rPr>
                                <w:t>I</w:t>
                              </w:r>
                              <w:r>
                                <w:rPr>
                                  <w:rFonts w:asciiTheme="minorHAnsi" w:hAnsiTheme="minorHAnsi" w:cs="Arial"/>
                                  <w:vertAlign w:val="subscript"/>
                                </w:rPr>
                                <w:t>21</w:t>
                              </w:r>
                            </w:p>
                          </w:txbxContent>
                        </wps:txbx>
                        <wps:bodyPr rot="0" vert="horz" wrap="square" lIns="91440" tIns="45720" rIns="91440" bIns="45720" anchor="t" anchorCtr="0" upright="1">
                          <a:spAutoFit/>
                        </wps:bodyPr>
                      </wps:wsp>
                      <wps:wsp>
                        <wps:cNvPr id="1762" name="Text Box 2115"/>
                        <wps:cNvSpPr txBox="1">
                          <a:spLocks noChangeArrowheads="1"/>
                        </wps:cNvSpPr>
                        <wps:spPr bwMode="auto">
                          <a:xfrm>
                            <a:off x="1934" y="2079"/>
                            <a:ext cx="2096"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DC4152" w14:textId="77777777" w:rsidR="00B53E60" w:rsidRPr="00FF0039" w:rsidRDefault="00B53E60" w:rsidP="006B6C42">
                              <w:pPr>
                                <w:jc w:val="right"/>
                                <w:rPr>
                                  <w:rFonts w:ascii="Arial" w:hAnsi="Arial" w:cs="Arial"/>
                                  <w:sz w:val="20"/>
                                  <w:szCs w:val="20"/>
                                </w:rPr>
                              </w:pPr>
                            </w:p>
                          </w:txbxContent>
                        </wps:txbx>
                        <wps:bodyPr rot="0" vert="horz" wrap="square" lIns="91440" tIns="45720" rIns="91440" bIns="45720" anchor="t" anchorCtr="0" upright="1">
                          <a:spAutoFit/>
                        </wps:bodyPr>
                      </wps:wsp>
                      <wps:wsp>
                        <wps:cNvPr id="1763" name="Text Box 2224"/>
                        <wps:cNvSpPr txBox="1">
                          <a:spLocks noChangeArrowheads="1"/>
                        </wps:cNvSpPr>
                        <wps:spPr bwMode="auto">
                          <a:xfrm>
                            <a:off x="2142" y="4240"/>
                            <a:ext cx="2096" cy="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062D74" w14:textId="77777777" w:rsidR="00B53E60" w:rsidRPr="008260A4" w:rsidRDefault="00B53E60" w:rsidP="00807184">
                              <w:pPr>
                                <w:jc w:val="right"/>
                                <w:rPr>
                                  <w:rFonts w:asciiTheme="minorHAnsi" w:hAnsiTheme="minorHAnsi" w:cs="Arial"/>
                                </w:rPr>
                              </w:pPr>
                              <w:r w:rsidRPr="008260A4">
                                <w:rPr>
                                  <w:rFonts w:asciiTheme="minorHAnsi" w:hAnsiTheme="minorHAnsi" w:cs="Arial"/>
                                </w:rPr>
                                <w:t>IH’= 1153 mm</w:t>
                              </w:r>
                            </w:p>
                          </w:txbxContent>
                        </wps:txbx>
                        <wps:bodyPr rot="0" vert="horz" wrap="square" lIns="91440" tIns="45720" rIns="91440" bIns="45720" anchor="t" anchorCtr="0" upright="1">
                          <a:spAutoFit/>
                        </wps:bodyPr>
                      </wps:wsp>
                      <wps:wsp>
                        <wps:cNvPr id="1764" name="AutoShape 2225"/>
                        <wps:cNvCnPr>
                          <a:cxnSpLocks noChangeShapeType="1"/>
                        </wps:cNvCnPr>
                        <wps:spPr bwMode="auto">
                          <a:xfrm flipV="1">
                            <a:off x="5403" y="1618"/>
                            <a:ext cx="0" cy="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5" name="AutoShape 2226"/>
                        <wps:cNvCnPr>
                          <a:cxnSpLocks noChangeShapeType="1"/>
                        </wps:cNvCnPr>
                        <wps:spPr bwMode="auto">
                          <a:xfrm>
                            <a:off x="5523" y="2693"/>
                            <a:ext cx="14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766" name="Group 2250"/>
                        <wpg:cNvGrpSpPr>
                          <a:grpSpLocks/>
                        </wpg:cNvGrpSpPr>
                        <wpg:grpSpPr bwMode="auto">
                          <a:xfrm>
                            <a:off x="4516" y="5515"/>
                            <a:ext cx="789" cy="341"/>
                            <a:chOff x="4516" y="5515"/>
                            <a:chExt cx="789" cy="341"/>
                          </a:xfrm>
                        </wpg:grpSpPr>
                        <wps:wsp>
                          <wps:cNvPr id="1767" name="AutoShape 2248"/>
                          <wps:cNvCnPr>
                            <a:cxnSpLocks noChangeShapeType="1"/>
                          </wps:cNvCnPr>
                          <wps:spPr bwMode="auto">
                            <a:xfrm flipH="1">
                              <a:off x="4544" y="5719"/>
                              <a:ext cx="761" cy="137"/>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wps:wsp>
                          <wps:cNvPr id="1768" name="AutoShape 2249"/>
                          <wps:cNvCnPr>
                            <a:cxnSpLocks noChangeShapeType="1"/>
                          </wps:cNvCnPr>
                          <wps:spPr bwMode="auto">
                            <a:xfrm>
                              <a:off x="4516" y="5515"/>
                              <a:ext cx="29" cy="341"/>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2252" o:spid="_x0000_s1257" style="position:absolute;left:0;text-align:left;margin-left:20.6pt;margin-top:9.9pt;width:371.1pt;height:240.85pt;z-index:252056576;mso-position-horizontal-relative:text;mso-position-vertical-relative:text" coordorigin="1829,1618" coordsize="7422,4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">
                <v:shape id="Text Box 2108" o:spid="_x0000_s1258" type="#_x0000_t202" style="position:absolute;left:5440;top:2649;width:538;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292822" w:rsidRPr="008260A4" w:rsidRDefault="00292822" w:rsidP="009E674C">
                        <w:pPr>
                          <w:rPr>
                            <w:rFonts w:asciiTheme="minorHAnsi" w:hAnsiTheme="minorHAnsi" w:cs="Arial"/>
                          </w:rPr>
                        </w:pPr>
                        <w:r w:rsidRPr="008260A4">
                          <w:rPr>
                            <w:rFonts w:asciiTheme="minorHAnsi" w:hAnsiTheme="minorHAnsi" w:cs="Arial"/>
                          </w:rPr>
                          <w:t>G</w:t>
                        </w:r>
                      </w:p>
                    </w:txbxContent>
                  </v:textbox>
                </v:shape>
                <v:shape id="Text Box 2107" o:spid="_x0000_s1259" type="#_x0000_t202" style="position:absolute;left:4516;top:5705;width:761;height: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EGMIA&#10;AADbAAAADwAAAGRycy9kb3ducmV2LnhtbESPT2vCQBTE7wW/w/IKvdWNQoumriL+AQ+9qPH+yL5m&#10;Q7NvQ/Zp4rd3hUKPw8z8hlmsBt+oG3WxDmxgMs5AEZfB1lwZKM779xmoKMgWm8Bk4E4RVsvRywJz&#10;G3o+0u0klUoQjjkacCJtrnUsHXmM49ASJ+8ndB4lya7StsM+wX2jp1n2qT3WnBYctrRxVP6ert6A&#10;iF1P7sXOx8Nl+N72Lis/sDDm7XVYf4ESGuQ//Nc+WAPTO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QYwgAAANsAAAAPAAAAAAAAAAAAAAAAAJgCAABkcnMvZG93&#10;bnJldi54bWxQSwUGAAAAAAQABAD1AAAAhwMAAAAA&#10;" filled="f" stroked="f">
                  <v:textbox style="mso-fit-shape-to-text:t">
                    <w:txbxContent>
                      <w:p w:rsidR="00292822" w:rsidRPr="008260A4" w:rsidRDefault="00292822" w:rsidP="00402612">
                        <w:pPr>
                          <w:rPr>
                            <w:rFonts w:asciiTheme="minorHAnsi" w:hAnsiTheme="minorHAnsi"/>
                          </w:rPr>
                        </w:pPr>
                        <w:r w:rsidRPr="008260A4">
                          <w:rPr>
                            <w:rFonts w:asciiTheme="minorHAnsi" w:hAnsiTheme="minorHAnsi"/>
                            <w:b/>
                          </w:rPr>
                          <w:t>+</w:t>
                        </w:r>
                        <w:r w:rsidRPr="008260A4">
                          <w:rPr>
                            <w:rFonts w:asciiTheme="minorHAnsi" w:hAnsiTheme="minorHAnsi"/>
                          </w:rPr>
                          <w:t xml:space="preserve">                         H’</w:t>
                        </w:r>
                      </w:p>
                    </w:txbxContent>
                  </v:textbox>
                </v:shape>
                <v:shape id="Text Box 2104" o:spid="_x0000_s1260" type="#_x0000_t202" style="position:absolute;left:6646;top:5585;width:373;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292822" w:rsidRPr="008260A4" w:rsidRDefault="00292822" w:rsidP="006C7CC7">
                        <w:pPr>
                          <w:rPr>
                            <w:rFonts w:asciiTheme="minorHAnsi" w:hAnsiTheme="minorHAnsi"/>
                          </w:rPr>
                        </w:pPr>
                        <w:r w:rsidRPr="008260A4">
                          <w:rPr>
                            <w:rFonts w:asciiTheme="minorHAnsi" w:hAnsiTheme="minorHAnsi"/>
                          </w:rPr>
                          <w:t>H</w:t>
                        </w:r>
                      </w:p>
                    </w:txbxContent>
                  </v:textbox>
                </v:shape>
                <v:shape id="Text Box 2112" o:spid="_x0000_s1261" type="#_x0000_t202" style="position:absolute;left:5622;top:2196;width:3629;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OAWsMA&#10;AADbAAAADwAAAGRycy9kb3ducmV2LnhtbESPy2rDMBBF94X8g5hAd7Vsl4biRjGlEAgli7wWXQ7W&#10;1HJtjVxLTty/jwqBLC/3cbjLcrKdONPgG8cKsiQFQVw53XCt4HRcP72C8AFZY+eYFPyRh3I1e1hi&#10;od2F93Q+hFrEEfYFKjAh9IWUvjJk0SeuJ47etxsshiiHWuoBL3HcdjJP04W02HAkGOzpw1DVHkYb&#10;IVtfjXv3+5NtW/ll2gW+7MynUo/z6f0NRKAp3MO39kYreM7h/0v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OAWsMAAADbAAAADwAAAAAAAAAAAAAAAACYAgAAZHJzL2Rv&#10;d25yZXYueG1sUEsFBgAAAAAEAAQA9QAAAIgDAAAAAA==&#10;" stroked="f">
                  <v:textbox style="mso-fit-shape-to-text:t">
                    <w:txbxContent>
                      <w:p w:rsidR="00292822" w:rsidRPr="008260A4" w:rsidRDefault="00292822">
                        <w:pPr>
                          <w:rPr>
                            <w:rFonts w:asciiTheme="minorHAnsi" w:hAnsiTheme="minorHAnsi" w:cs="Arial"/>
                          </w:rPr>
                        </w:pPr>
                        <w:proofErr w:type="spellStart"/>
                        <w:r w:rsidRPr="008260A4">
                          <w:rPr>
                            <w:rFonts w:asciiTheme="minorHAnsi" w:hAnsiTheme="minorHAnsi" w:cs="Arial"/>
                          </w:rPr>
                          <w:t>IG</w:t>
                        </w:r>
                        <w:r w:rsidRPr="008260A4">
                          <w:rPr>
                            <w:rFonts w:asciiTheme="minorHAnsi" w:hAnsiTheme="minorHAnsi" w:cs="Arial"/>
                            <w:vertAlign w:val="subscript"/>
                          </w:rPr>
                          <w:t>x</w:t>
                        </w:r>
                        <w:proofErr w:type="spellEnd"/>
                        <w:r w:rsidRPr="008260A4">
                          <w:rPr>
                            <w:rFonts w:asciiTheme="minorHAnsi" w:hAnsiTheme="minorHAnsi" w:cs="Arial"/>
                          </w:rPr>
                          <w:t xml:space="preserve"> = 430 mm</w:t>
                        </w:r>
                      </w:p>
                    </w:txbxContent>
                  </v:textbox>
                </v:shape>
                <v:shape id="Text Box 2113" o:spid="_x0000_s1262" type="#_x0000_t202" style="position:absolute;left:1829;top:2693;width:2096;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sncYA&#10;AADdAAAADwAAAGRycy9kb3ducmV2LnhtbESPQWvDMAyF74P+B6PCbquzHLqR1S1hUCiMFdYOxm4i&#10;VhPTWA6226T/fjoUdpN4T+99Wm0m36srxeQCG3heFKCIm2Adtwa+j9unV1ApI1vsA5OBGyXYrGcP&#10;K6xsGPmLrofcKgnhVKGBLueh0jo1HXlMizAQi3YK0WOWNbbaRhwl3Pe6LIql9uhYGjoc6L2j5ny4&#10;eAP1rd39eBzqcn/8PP+WJzfGD2fM43yq30BlmvK/+X69s4L/shR++UZG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ZsncYAAADdAAAADwAAAAAAAAAAAAAAAACYAgAAZHJz&#10;L2Rvd25yZXYueG1sUEsFBgAAAAAEAAQA9QAAAIsDAAAAAA==&#10;" stroked="f">
                  <v:fill opacity="32125f"/>
                  <v:textbox style="mso-fit-shape-to-text:t">
                    <w:txbxContent>
                      <w:p w:rsidR="00292822" w:rsidRPr="008260A4" w:rsidRDefault="00292822" w:rsidP="00FF0039">
                        <w:pPr>
                          <w:jc w:val="right"/>
                          <w:rPr>
                            <w:rFonts w:asciiTheme="minorHAnsi" w:hAnsiTheme="minorHAnsi" w:cs="Arial"/>
                          </w:rPr>
                        </w:pPr>
                        <w:proofErr w:type="spellStart"/>
                        <w:r w:rsidRPr="008260A4">
                          <w:rPr>
                            <w:rFonts w:asciiTheme="minorHAnsi" w:hAnsiTheme="minorHAnsi" w:cs="Arial"/>
                          </w:rPr>
                          <w:t>IG</w:t>
                        </w:r>
                        <w:r w:rsidRPr="008260A4">
                          <w:rPr>
                            <w:rFonts w:asciiTheme="minorHAnsi" w:hAnsiTheme="minorHAnsi" w:cs="Arial"/>
                            <w:vertAlign w:val="subscript"/>
                          </w:rPr>
                          <w:t>z</w:t>
                        </w:r>
                        <w:proofErr w:type="spellEnd"/>
                        <w:r w:rsidRPr="008260A4">
                          <w:rPr>
                            <w:rFonts w:asciiTheme="minorHAnsi" w:hAnsiTheme="minorHAnsi" w:cs="Arial"/>
                          </w:rPr>
                          <w:t xml:space="preserve"> = 160 mm</w:t>
                        </w:r>
                      </w:p>
                    </w:txbxContent>
                  </v:textbox>
                </v:shape>
                <v:shape id="Text Box 2114" o:spid="_x0000_s1263" type="#_x0000_t202" style="position:absolute;left:4238;top:3189;width:538;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sFMYA&#10;AADdAAAADwAAAGRycy9kb3ducmV2LnhtbESPzWrDMBCE74W8g9hAb7XsQt3gRjEhECglh/wdelys&#10;reXaWjmWnLhvHxUKve0ys/PNLsvJduJKg28cK8iSFARx5XTDtYLzafu0AOEDssbOMSn4IQ/lavaw&#10;xEK7Gx/oegy1iCHsC1RgQugLKX1lyKJPXE8ctS83WAxxHWqpB7zFcNvJ5zTNpcWGI8FgTxtDVXsc&#10;bYTsfDUe3OU727Xy07Q5vuzNh1KP82n9BiLQFP7Nf9fvOtZ/zTP4/SaO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csFMYAAADdAAAADwAAAAAAAAAAAAAAAACYAgAAZHJz&#10;L2Rvd25yZXYueG1sUEsFBgAAAAAEAAQA9QAAAIsDAAAAAA==&#10;" stroked="f">
                  <v:textbox style="mso-fit-shape-to-text:t">
                    <w:txbxContent>
                      <w:p w:rsidR="00292822" w:rsidRPr="008260A4" w:rsidRDefault="00292822" w:rsidP="00FC0AD5">
                        <w:pPr>
                          <w:rPr>
                            <w:rFonts w:asciiTheme="minorHAnsi" w:hAnsiTheme="minorHAnsi" w:cs="Arial"/>
                          </w:rPr>
                        </w:pPr>
                        <w:r w:rsidRPr="008260A4">
                          <w:rPr>
                            <w:rFonts w:asciiTheme="minorHAnsi" w:hAnsiTheme="minorHAnsi" w:cs="Arial"/>
                          </w:rPr>
                          <w:t>I</w:t>
                        </w:r>
                        <w:r w:rsidR="00E67116">
                          <w:rPr>
                            <w:rFonts w:asciiTheme="minorHAnsi" w:hAnsiTheme="minorHAnsi" w:cs="Arial"/>
                            <w:vertAlign w:val="subscript"/>
                          </w:rPr>
                          <w:t>21</w:t>
                        </w:r>
                      </w:p>
                    </w:txbxContent>
                  </v:textbox>
                </v:shape>
                <v:shape id="Text Box 2115" o:spid="_x0000_s1264" type="#_x0000_t202" style="position:absolute;left:1934;top:2079;width:2096;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yY8YA&#10;AADdAAAADwAAAGRycy9kb3ducmV2LnhtbESPQWvDMAyF74P+B6PCbquTwLKS1S2lMBijhybboUcR&#10;a3GaWE5jt83+fT0Y7Cbxnt73tNpMthdXGn3rWEG6SEAQ10633Cj4+nx7WoLwAVlj75gU/JCHzXr2&#10;sMJCuxuXdK1CI2II+wIVmBCGQkpfG7LoF24gjtq3Gy2GuI6N1CPeYrjtZZYkubTYciQYHGhnqO6q&#10;i42Qva8vpTuf0n0nj6bL8flgPpR6nE/bVxCBpvBv/rt+17H+S57B7zdxBL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WyY8YAAADdAAAADwAAAAAAAAAAAAAAAACYAgAAZHJz&#10;L2Rvd25yZXYueG1sUEsFBgAAAAAEAAQA9QAAAIsDAAAAAA==&#10;" stroked="f">
                  <v:textbox style="mso-fit-shape-to-text:t">
                    <w:txbxContent>
                      <w:p w:rsidR="00292822" w:rsidRPr="00FF0039" w:rsidRDefault="00292822" w:rsidP="006B6C42">
                        <w:pPr>
                          <w:jc w:val="right"/>
                          <w:rPr>
                            <w:rFonts w:ascii="Arial" w:hAnsi="Arial" w:cs="Arial"/>
                            <w:sz w:val="20"/>
                            <w:szCs w:val="20"/>
                          </w:rPr>
                        </w:pPr>
                      </w:p>
                    </w:txbxContent>
                  </v:textbox>
                </v:shape>
                <v:shape id="Text Box 2224" o:spid="_x0000_s1265" type="#_x0000_t202" style="position:absolute;left:2142;top:4240;width:2096;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X+MYA&#10;AADdAAAADwAAAGRycy9kb3ducmV2LnhtbESPQWvCQBCF74X+h2UEb83GlqYSs5EiFIp4qNqDxyE7&#10;ZmOyszG7avrvu4WCtxnem/e9KZaj7cSVBt84VjBLUhDEldMN1wq+9x9PcxA+IGvsHJOCH/KwLB8f&#10;Csy1u/GWrrtQixjCPkcFJoQ+l9JXhiz6xPXEUTu6wWKI61BLPeAthttOPqdpJi02HAkGe1oZqtrd&#10;xUbIxleXrTufZptWHkyb4euXWSs1nYzvCxCBxnA3/19/6lj/LXuBv2/iCLL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kX+MYAAADdAAAADwAAAAAAAAAAAAAAAACYAgAAZHJz&#10;L2Rvd25yZXYueG1sUEsFBgAAAAAEAAQA9QAAAIsDAAAAAA==&#10;" stroked="f">
                  <v:textbox style="mso-fit-shape-to-text:t">
                    <w:txbxContent>
                      <w:p w:rsidR="00292822" w:rsidRPr="008260A4" w:rsidRDefault="00292822" w:rsidP="00807184">
                        <w:pPr>
                          <w:jc w:val="right"/>
                          <w:rPr>
                            <w:rFonts w:asciiTheme="minorHAnsi" w:hAnsiTheme="minorHAnsi" w:cs="Arial"/>
                          </w:rPr>
                        </w:pPr>
                        <w:r w:rsidRPr="008260A4">
                          <w:rPr>
                            <w:rFonts w:asciiTheme="minorHAnsi" w:hAnsiTheme="minorHAnsi" w:cs="Arial"/>
                          </w:rPr>
                          <w:t>IH’= 1153 mm</w:t>
                        </w:r>
                      </w:p>
                    </w:txbxContent>
                  </v:textbox>
                </v:shape>
                <v:shape id="AutoShape 2225" o:spid="_x0000_s1266" type="#_x0000_t32" style="position:absolute;left:5403;top:1618;width:0;height:9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SrDcIAAADdAAAADwAAAGRycy9kb3ducmV2LnhtbERP32vCMBB+F/Y/hBv4pumGutE1lU0Q&#10;ZC+iDrbHo7m1Yc2lNLGp//0iCL7dx/fzivVoWzFQ741jBU/zDARx5bThWsHXaTt7BeEDssbWMSm4&#10;kId1+TApMNcu8oGGY6hFCmGfo4ImhC6X0lcNWfRz1xEn7tf1FkOCfS11jzGF21Y+Z9lKWjScGhrs&#10;aNNQ9Xc8WwUm7s3Q7Tbx4/P7x+tI5rJ0Rqnp4/j+BiLQGO7im3un0/yX1QK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SrDcIAAADdAAAADwAAAAAAAAAAAAAA&#10;AAChAgAAZHJzL2Rvd25yZXYueG1sUEsFBgAAAAAEAAQA+QAAAJADAAAAAA==&#10;">
                  <v:stroke endarrow="block"/>
                </v:shape>
                <v:shape id="AutoShape 2226" o:spid="_x0000_s1267" type="#_x0000_t32" style="position:absolute;left:5523;top:2693;width:14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P9/MQAAADdAAAADwAAAGRycy9kb3ducmV2LnhtbERPS2sCMRC+C/6HMEJvmrVQH1ujSKFF&#10;lB58sLS3YTPdXdxMliTq6q83BcHbfHzPmS1aU4szOV9ZVjAcJCCIc6srLhQc9p/9CQgfkDXWlknB&#10;lTws5t3ODFNtL7yl8y4UIoawT1FBGUKTSunzkgz6gW2II/dnncEQoSukdniJ4aaWr0kykgYrjg0l&#10;NvRRUn7cnYyCn830lF2zb1pnw+n6F53xt/2XUi+9dvkOIlAbnuKHe6Xj/PHo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38xAAAAN0AAAAPAAAAAAAAAAAA&#10;AAAAAKECAABkcnMvZG93bnJldi54bWxQSwUGAAAAAAQABAD5AAAAkgMAAAAA&#10;">
                  <v:stroke endarrow="block"/>
                </v:shape>
                <v:group id="Group 2250" o:spid="_x0000_s1268" style="position:absolute;left:4516;top:5515;width:789;height:341" coordorigin="4516,5515" coordsize="789,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p8ScQAAADdAAAADwAAAGRycy9kb3ducmV2LnhtbERPS2vCQBC+F/wPywi9&#10;1U0sjRJdRUTFgxR8gHgbsmMSzM6G7JrEf98tFHqbj+8582VvKtFS40rLCuJRBII4s7rkXMHlvP2Y&#10;gnAeWWNlmRS8yMFyMXibY6ptx0dqTz4XIYRdigoK7+tUSpcVZNCNbE0cuLttDPoAm1zqBrsQbio5&#10;jqJEGiw5NBRY07qg7HF6GgW7DrvVZ7xpD4/7+nU7f31fDzEp9T7sVzMQnnr/L/5z73WYP0k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kp8ScQAAADdAAAA&#10;DwAAAAAAAAAAAAAAAACqAgAAZHJzL2Rvd25yZXYueG1sUEsFBgAAAAAEAAQA+gAAAJsDAAAAAA==&#10;">
                  <v:shape id="AutoShape 2248" o:spid="_x0000_s1269" type="#_x0000_t32" style="position:absolute;left:4544;top:5719;width:761;height:1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p+MQAAADdAAAADwAAAGRycy9kb3ducmV2LnhtbESPzWrDMBCE74G+g9hCbonchNrBjRJC&#10;oaVX27nktljrH2ytjKXY7ttXgUBvu8zsfLPH82J6MdHoWssK3rYRCOLS6pZrBdfia3MA4Tyyxt4y&#10;KfglB+fTy+qIqbYzZzTlvhYhhF2KChrvh1RKVzZk0G3tQBy0yo4GfVjHWuoR5xBuermLolgabDkQ&#10;Ghzos6Gyy+8mQHZFHGcVVdnwTfuu9rfunW5KrV+XywcIT4v/Nz+vf3Son8QJPL4JI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xun4xAAAAN0AAAAPAAAAAAAAAAAA&#10;AAAAAKECAABkcnMvZG93bnJldi54bWxQSwUGAAAAAAQABAD5AAAAkgMAAAAA&#10;" strokeweight="2.75pt"/>
                  <v:shape id="AutoShape 2249" o:spid="_x0000_s1270" type="#_x0000_t32" style="position:absolute;left:4516;top:5515;width:29;height: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84OsYAAADdAAAADwAAAGRycy9kb3ducmV2LnhtbESPT0sDMRDF74LfIUzBm83WlVbWpkUq&#10;avEgtP45D5txs7iZhCS222/fOQjeZnhv3vvNcj36QR0o5T6wgdm0AkXcBttzZ+Dj/en6DlQuyBaH&#10;wGTgRBnWq8uLJTY2HHlHh33plIRwbtCAKyU2WufWkcc8DZFYtO+QPBZZU6dtwqOE+0HfVNVce+xZ&#10;GhxG2jhqf/a/3sAnL9Lj6/P4dfuS39zmVMe63kVjribjwz2oQmP5N/9db63gL+aCK9/ICHp1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fODrGAAAA3QAAAA8AAAAAAAAA&#10;AAAAAAAAoQIAAGRycy9kb3ducmV2LnhtbFBLBQYAAAAABAAEAPkAAACUAwAAAAA=&#10;" strokeweight="2.75pt"/>
                </v:group>
              </v:group>
            </w:pict>
          </mc:Fallback>
        </mc:AlternateContent>
      </w:r>
    </w:p>
    <w:p w14:paraId="020CC40C" w14:textId="77777777" w:rsidR="000167E3" w:rsidRPr="00E246FF" w:rsidRDefault="000167E3" w:rsidP="000008AA">
      <w:pPr>
        <w:ind w:right="-2"/>
        <w:jc w:val="both"/>
        <w:rPr>
          <w:rFonts w:asciiTheme="minorHAnsi" w:hAnsiTheme="minorHAnsi" w:cs="Arial"/>
        </w:rPr>
      </w:pPr>
    </w:p>
    <w:p w14:paraId="3EC9BCC1" w14:textId="77777777" w:rsidR="000167E3" w:rsidRPr="00E246FF" w:rsidRDefault="000167E3" w:rsidP="000008AA">
      <w:pPr>
        <w:ind w:right="-2"/>
        <w:jc w:val="both"/>
        <w:rPr>
          <w:rFonts w:asciiTheme="minorHAnsi" w:hAnsiTheme="minorHAnsi" w:cs="Arial"/>
        </w:rPr>
      </w:pPr>
    </w:p>
    <w:p w14:paraId="5C5AFB06" w14:textId="77777777" w:rsidR="000167E3" w:rsidRPr="00E246FF" w:rsidRDefault="000167E3" w:rsidP="000008AA">
      <w:pPr>
        <w:ind w:right="-2"/>
        <w:jc w:val="both"/>
        <w:rPr>
          <w:rFonts w:asciiTheme="minorHAnsi" w:hAnsiTheme="minorHAnsi" w:cs="Arial"/>
        </w:rPr>
      </w:pPr>
    </w:p>
    <w:p w14:paraId="295D0DE4" w14:textId="77777777" w:rsidR="000167E3" w:rsidRPr="00E246FF" w:rsidRDefault="00E67116" w:rsidP="000008AA">
      <w:pPr>
        <w:ind w:right="-2"/>
        <w:jc w:val="both"/>
        <w:rPr>
          <w:rFonts w:asciiTheme="minorHAnsi" w:hAnsiTheme="minorHAnsi" w:cs="Arial"/>
        </w:rPr>
      </w:pPr>
      <w:r>
        <w:rPr>
          <w:rFonts w:asciiTheme="minorHAnsi" w:hAnsiTheme="minorHAnsi" w:cs="Arial"/>
          <w:noProof/>
        </w:rPr>
        <mc:AlternateContent>
          <mc:Choice Requires="wps">
            <w:drawing>
              <wp:anchor distT="0" distB="0" distL="114300" distR="114300" simplePos="0" relativeHeight="252211200" behindDoc="0" locked="0" layoutInCell="1" allowOverlap="1" wp14:anchorId="3D4F8585" wp14:editId="2EC205C0">
                <wp:simplePos x="0" y="0"/>
                <wp:positionH relativeFrom="column">
                  <wp:posOffset>2509520</wp:posOffset>
                </wp:positionH>
                <wp:positionV relativeFrom="paragraph">
                  <wp:posOffset>50800</wp:posOffset>
                </wp:positionV>
                <wp:extent cx="69215" cy="45719"/>
                <wp:effectExtent l="0" t="0" r="26035" b="12065"/>
                <wp:wrapNone/>
                <wp:docPr id="2347" name="Ellipse 2347"/>
                <wp:cNvGraphicFramePr/>
                <a:graphic xmlns:a="http://schemas.openxmlformats.org/drawingml/2006/main">
                  <a:graphicData uri="http://schemas.microsoft.com/office/word/2010/wordprocessingShape">
                    <wps:wsp>
                      <wps:cNvSpPr/>
                      <wps:spPr>
                        <a:xfrm>
                          <a:off x="0" y="0"/>
                          <a:ext cx="69215"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347" o:spid="_x0000_s1026" style="position:absolute;margin-left:197.6pt;margin-top:4pt;width:5.45pt;height:3.6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" fillcolor="black [3213]" strokecolor="#243f60 [1604]" strokeweight="2pt"/>
            </w:pict>
          </mc:Fallback>
        </mc:AlternateContent>
      </w:r>
      <w:r w:rsidR="00C66B44" w:rsidRPr="00E246FF">
        <w:rPr>
          <w:rFonts w:asciiTheme="minorHAnsi" w:hAnsiTheme="minorHAnsi" w:cs="Arial"/>
          <w:noProof/>
        </w:rPr>
        <w:drawing>
          <wp:anchor distT="0" distB="0" distL="114300" distR="114300" simplePos="0" relativeHeight="252028928" behindDoc="1" locked="0" layoutInCell="1" allowOverlap="1" wp14:anchorId="646366B2" wp14:editId="5467B399">
            <wp:simplePos x="0" y="0"/>
            <wp:positionH relativeFrom="column">
              <wp:posOffset>3414395</wp:posOffset>
            </wp:positionH>
            <wp:positionV relativeFrom="paragraph">
              <wp:posOffset>148590</wp:posOffset>
            </wp:positionV>
            <wp:extent cx="247650" cy="342900"/>
            <wp:effectExtent l="19050" t="0" r="0" b="0"/>
            <wp:wrapNone/>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 cy="342900"/>
                    </a:xfrm>
                    <a:prstGeom prst="rect">
                      <a:avLst/>
                    </a:prstGeom>
                    <a:noFill/>
                    <a:ln w="9525">
                      <a:noFill/>
                      <a:miter lim="800000"/>
                      <a:headEnd/>
                      <a:tailEnd/>
                    </a:ln>
                  </pic:spPr>
                </pic:pic>
              </a:graphicData>
            </a:graphic>
          </wp:anchor>
        </w:drawing>
      </w:r>
    </w:p>
    <w:p w14:paraId="71EAAF34" w14:textId="77777777" w:rsidR="000167E3" w:rsidRPr="00E246FF" w:rsidRDefault="00E67116" w:rsidP="000008AA">
      <w:pPr>
        <w:ind w:right="-2"/>
        <w:jc w:val="both"/>
        <w:rPr>
          <w:rFonts w:asciiTheme="minorHAnsi" w:hAnsiTheme="minorHAnsi" w:cs="Arial"/>
        </w:rPr>
      </w:pPr>
      <w:r>
        <w:rPr>
          <w:rFonts w:asciiTheme="minorHAnsi" w:hAnsiTheme="minorHAnsi" w:cs="Arial"/>
          <w:noProof/>
        </w:rPr>
        <mc:AlternateContent>
          <mc:Choice Requires="wps">
            <w:drawing>
              <wp:anchor distT="0" distB="0" distL="114300" distR="114300" simplePos="0" relativeHeight="252209152" behindDoc="0" locked="0" layoutInCell="1" allowOverlap="1" wp14:anchorId="2961D4DE" wp14:editId="29300BC9">
                <wp:simplePos x="0" y="0"/>
                <wp:positionH relativeFrom="column">
                  <wp:posOffset>1842770</wp:posOffset>
                </wp:positionH>
                <wp:positionV relativeFrom="paragraph">
                  <wp:posOffset>112395</wp:posOffset>
                </wp:positionV>
                <wp:extent cx="57150" cy="45719"/>
                <wp:effectExtent l="0" t="0" r="19050" b="12065"/>
                <wp:wrapNone/>
                <wp:docPr id="2346" name="Ellipse 2346"/>
                <wp:cNvGraphicFramePr/>
                <a:graphic xmlns:a="http://schemas.openxmlformats.org/drawingml/2006/main">
                  <a:graphicData uri="http://schemas.microsoft.com/office/word/2010/wordprocessingShape">
                    <wps:wsp>
                      <wps:cNvSpPr/>
                      <wps:spPr>
                        <a:xfrm>
                          <a:off x="0" y="0"/>
                          <a:ext cx="57150"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346" o:spid="_x0000_s1026" style="position:absolute;margin-left:145.1pt;margin-top:8.85pt;width:4.5pt;height:3.6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" fillcolor="black [3213]" strokecolor="#243f60 [1604]" strokeweight="2pt"/>
            </w:pict>
          </mc:Fallback>
        </mc:AlternateContent>
      </w:r>
    </w:p>
    <w:p w14:paraId="535053C1" w14:textId="77777777" w:rsidR="000167E3" w:rsidRPr="00E246FF" w:rsidRDefault="000167E3" w:rsidP="000008AA">
      <w:pPr>
        <w:ind w:right="-2"/>
        <w:jc w:val="both"/>
        <w:rPr>
          <w:rFonts w:asciiTheme="minorHAnsi" w:hAnsiTheme="minorHAnsi" w:cs="Arial"/>
        </w:rPr>
      </w:pPr>
    </w:p>
    <w:p w14:paraId="4BA9E250" w14:textId="77777777" w:rsidR="000167E3" w:rsidRPr="00E246FF" w:rsidRDefault="00F14354" w:rsidP="000008AA">
      <w:pPr>
        <w:ind w:right="-2"/>
        <w:jc w:val="both"/>
        <w:rPr>
          <w:rFonts w:asciiTheme="minorHAnsi" w:hAnsiTheme="minorHAnsi" w:cs="Arial"/>
        </w:rPr>
      </w:pPr>
      <w:r>
        <w:rPr>
          <w:rFonts w:asciiTheme="minorHAnsi" w:hAnsiTheme="minorHAnsi" w:cs="Arial"/>
          <w:noProof/>
        </w:rPr>
        <mc:AlternateContent>
          <mc:Choice Requires="wps">
            <w:drawing>
              <wp:anchor distT="0" distB="0" distL="114300" distR="114300" simplePos="0" relativeHeight="252186624" behindDoc="0" locked="0" layoutInCell="1" allowOverlap="1" wp14:anchorId="3340EE45" wp14:editId="5D019525">
                <wp:simplePos x="0" y="0"/>
                <wp:positionH relativeFrom="column">
                  <wp:posOffset>3788410</wp:posOffset>
                </wp:positionH>
                <wp:positionV relativeFrom="paragraph">
                  <wp:posOffset>169545</wp:posOffset>
                </wp:positionV>
                <wp:extent cx="2340610" cy="593090"/>
                <wp:effectExtent l="0" t="0" r="0" b="0"/>
                <wp:wrapNone/>
                <wp:docPr id="10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593090"/>
                        </a:xfrm>
                        <a:prstGeom prst="rect">
                          <a:avLst/>
                        </a:prstGeom>
                        <a:noFill/>
                        <a:ln w="9525">
                          <a:noFill/>
                          <a:miter lim="800000"/>
                          <a:headEnd/>
                          <a:tailEnd/>
                        </a:ln>
                      </wps:spPr>
                      <wps:txbx>
                        <w:txbxContent>
                          <w:p w14:paraId="1145ABF7" w14:textId="77777777" w:rsidR="00B53E60" w:rsidRDefault="00B53E60" w:rsidP="00F01D3F">
                            <w:pPr>
                              <w:spacing w:after="120" w:line="276" w:lineRule="auto"/>
                              <w:ind w:right="-2"/>
                              <w:jc w:val="both"/>
                              <w:rPr>
                                <w:rFonts w:asciiTheme="minorHAnsi" w:hAnsiTheme="minorHAnsi" w:cs="Arial"/>
                              </w:rPr>
                            </w:pPr>
                            <w:r w:rsidRPr="00E246FF">
                              <w:rPr>
                                <w:rFonts w:asciiTheme="minorHAnsi" w:hAnsiTheme="minorHAnsi" w:cs="Arial"/>
                              </w:rPr>
                              <w:t xml:space="preserve">On pose </w:t>
                            </w:r>
                            <m:oMath>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I</m:t>
                                      </m:r>
                                    </m:e>
                                    <m:sub>
                                      <m:r>
                                        <w:rPr>
                                          <w:rFonts w:ascii="Cambria Math" w:hAnsiTheme="minorHAnsi" w:cs="Arial"/>
                                        </w:rPr>
                                        <m:t>21</m:t>
                                      </m:r>
                                    </m:sub>
                                  </m:sSub>
                                  <m:r>
                                    <w:rPr>
                                      <w:rFonts w:ascii="Cambria Math" w:hAnsi="Cambria Math" w:cs="Arial"/>
                                    </w:rPr>
                                    <m:t>G</m:t>
                                  </m:r>
                                </m:e>
                              </m:acc>
                              <m:r>
                                <w:rPr>
                                  <w:rFonts w:ascii="Cambria Math" w:hAnsiTheme="minorHAnsi" w:cs="Arial"/>
                                </w:rPr>
                                <m:t xml:space="preserve">= </m:t>
                              </m:r>
                              <m:sSub>
                                <m:sSubPr>
                                  <m:ctrlPr>
                                    <w:rPr>
                                      <w:rFonts w:ascii="Cambria Math" w:hAnsiTheme="minorHAnsi" w:cs="Arial"/>
                                      <w:i/>
                                    </w:rPr>
                                  </m:ctrlPr>
                                </m:sSubPr>
                                <m:e>
                                  <m:r>
                                    <w:rPr>
                                      <w:rFonts w:ascii="Cambria Math" w:hAnsi="Cambria Math" w:cs="Arial"/>
                                    </w:rPr>
                                    <m:t>IG</m:t>
                                  </m:r>
                                </m:e>
                                <m:sub>
                                  <m:r>
                                    <w:rPr>
                                      <w:rFonts w:ascii="Cambria Math" w:hAnsi="Cambria Math" w:cs="Arial"/>
                                    </w:rPr>
                                    <m:t>x</m:t>
                                  </m:r>
                                </m:sub>
                              </m:sSub>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x</m:t>
                                      </m:r>
                                    </m:e>
                                    <m:sub>
                                      <m:r>
                                        <w:rPr>
                                          <w:rFonts w:ascii="Cambria Math" w:hAnsiTheme="minorHAnsi" w:cs="Arial"/>
                                        </w:rPr>
                                        <m:t>1</m:t>
                                      </m:r>
                                    </m:sub>
                                  </m:sSub>
                                </m:e>
                              </m:acc>
                              <m:r>
                                <w:rPr>
                                  <w:rFonts w:ascii="Cambria Math" w:hAnsiTheme="minorHAnsi" w:cs="Arial"/>
                                </w:rPr>
                                <m:t>+</m:t>
                              </m:r>
                              <m:sSub>
                                <m:sSubPr>
                                  <m:ctrlPr>
                                    <w:rPr>
                                      <w:rFonts w:ascii="Cambria Math" w:hAnsiTheme="minorHAnsi" w:cs="Arial"/>
                                      <w:i/>
                                    </w:rPr>
                                  </m:ctrlPr>
                                </m:sSubPr>
                                <m:e>
                                  <m:r>
                                    <w:rPr>
                                      <w:rFonts w:ascii="Cambria Math" w:hAnsi="Cambria Math" w:cs="Arial"/>
                                    </w:rPr>
                                    <m:t>IG</m:t>
                                  </m:r>
                                </m:e>
                                <m:sub>
                                  <m:r>
                                    <w:rPr>
                                      <w:rFonts w:ascii="Cambria Math" w:hAnsi="Cambria Math" w:cs="Arial"/>
                                    </w:rPr>
                                    <m:t>z</m:t>
                                  </m:r>
                                </m:sub>
                              </m:sSub>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z</m:t>
                                      </m:r>
                                    </m:e>
                                    <m:sub>
                                      <m:r>
                                        <w:rPr>
                                          <w:rFonts w:ascii="Cambria Math" w:hAnsiTheme="minorHAnsi" w:cs="Arial"/>
                                        </w:rPr>
                                        <m:t>1</m:t>
                                      </m:r>
                                    </m:sub>
                                  </m:sSub>
                                </m:e>
                              </m:acc>
                            </m:oMath>
                          </w:p>
                          <w:p w14:paraId="38E2E3F0" w14:textId="77777777" w:rsidR="00B53E60" w:rsidRDefault="00B53E6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1" type="#_x0000_t202" style="position:absolute;left:0;text-align:left;margin-left:298.3pt;margin-top:13.35pt;width:186.95pt;height:110.55pt;z-index:2521866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" filled="f" stroked="f">
                <v:textbox style="mso-fit-shape-to-text:t">
                  <w:txbxContent>
                    <w:p w:rsidR="00292822" w:rsidRDefault="00292822" w:rsidP="00F01D3F">
                      <w:pPr>
                        <w:spacing w:after="120" w:line="276" w:lineRule="auto"/>
                        <w:ind w:right="-2"/>
                        <w:jc w:val="both"/>
                        <w:rPr>
                          <w:rFonts w:asciiTheme="minorHAnsi" w:hAnsiTheme="minorHAnsi" w:cs="Arial"/>
                        </w:rPr>
                      </w:pPr>
                      <w:r w:rsidRPr="00E246FF">
                        <w:rPr>
                          <w:rFonts w:asciiTheme="minorHAnsi" w:hAnsiTheme="minorHAnsi" w:cs="Arial"/>
                        </w:rPr>
                        <w:t xml:space="preserve">On pose </w:t>
                      </w:r>
                      <m:oMath>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I</m:t>
                                </m:r>
                              </m:e>
                              <m:sub>
                                <m:r>
                                  <w:rPr>
                                    <w:rFonts w:ascii="Cambria Math" w:hAnsiTheme="minorHAnsi" w:cs="Arial"/>
                                  </w:rPr>
                                  <m:t>21</m:t>
                                </m:r>
                              </m:sub>
                            </m:sSub>
                            <m:r>
                              <w:rPr>
                                <w:rFonts w:ascii="Cambria Math" w:hAnsi="Cambria Math" w:cs="Arial"/>
                              </w:rPr>
                              <m:t>G</m:t>
                            </m:r>
                          </m:e>
                        </m:acc>
                        <m:r>
                          <w:rPr>
                            <w:rFonts w:ascii="Cambria Math" w:hAnsiTheme="minorHAnsi" w:cs="Arial"/>
                          </w:rPr>
                          <m:t xml:space="preserve">= </m:t>
                        </m:r>
                        <m:sSub>
                          <m:sSubPr>
                            <m:ctrlPr>
                              <w:rPr>
                                <w:rFonts w:ascii="Cambria Math" w:hAnsiTheme="minorHAnsi" w:cs="Arial"/>
                                <w:i/>
                              </w:rPr>
                            </m:ctrlPr>
                          </m:sSubPr>
                          <m:e>
                            <m:r>
                              <w:rPr>
                                <w:rFonts w:ascii="Cambria Math" w:hAnsi="Cambria Math" w:cs="Arial"/>
                              </w:rPr>
                              <m:t>IG</m:t>
                            </m:r>
                          </m:e>
                          <m:sub>
                            <m:r>
                              <w:rPr>
                                <w:rFonts w:ascii="Cambria Math" w:hAnsi="Cambria Math" w:cs="Arial"/>
                              </w:rPr>
                              <m:t>x</m:t>
                            </m:r>
                          </m:sub>
                        </m:sSub>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x</m:t>
                                </m:r>
                              </m:e>
                              <m:sub>
                                <m:r>
                                  <w:rPr>
                                    <w:rFonts w:ascii="Cambria Math" w:hAnsiTheme="minorHAnsi" w:cs="Arial"/>
                                  </w:rPr>
                                  <m:t>1</m:t>
                                </m:r>
                              </m:sub>
                            </m:sSub>
                          </m:e>
                        </m:acc>
                        <m:r>
                          <w:rPr>
                            <w:rFonts w:ascii="Cambria Math" w:hAnsiTheme="minorHAnsi" w:cs="Arial"/>
                          </w:rPr>
                          <m:t>+</m:t>
                        </m:r>
                        <m:sSub>
                          <m:sSubPr>
                            <m:ctrlPr>
                              <w:rPr>
                                <w:rFonts w:ascii="Cambria Math" w:hAnsiTheme="minorHAnsi" w:cs="Arial"/>
                                <w:i/>
                              </w:rPr>
                            </m:ctrlPr>
                          </m:sSubPr>
                          <m:e>
                            <m:r>
                              <w:rPr>
                                <w:rFonts w:ascii="Cambria Math" w:hAnsi="Cambria Math" w:cs="Arial"/>
                              </w:rPr>
                              <m:t>IG</m:t>
                            </m:r>
                          </m:e>
                          <m:sub>
                            <m:r>
                              <w:rPr>
                                <w:rFonts w:ascii="Cambria Math" w:hAnsi="Cambria Math" w:cs="Arial"/>
                              </w:rPr>
                              <m:t>z</m:t>
                            </m:r>
                          </m:sub>
                        </m:sSub>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z</m:t>
                                </m:r>
                              </m:e>
                              <m:sub>
                                <m:r>
                                  <w:rPr>
                                    <w:rFonts w:ascii="Cambria Math" w:hAnsiTheme="minorHAnsi" w:cs="Arial"/>
                                  </w:rPr>
                                  <m:t>1</m:t>
                                </m:r>
                              </m:sub>
                            </m:sSub>
                          </m:e>
                        </m:acc>
                      </m:oMath>
                    </w:p>
                    <w:p w:rsidR="00292822" w:rsidRDefault="00292822"/>
                  </w:txbxContent>
                </v:textbox>
              </v:shape>
            </w:pict>
          </mc:Fallback>
        </mc:AlternateContent>
      </w:r>
    </w:p>
    <w:p w14:paraId="4F5BF0AD" w14:textId="77777777" w:rsidR="000167E3" w:rsidRPr="00E246FF" w:rsidRDefault="000167E3" w:rsidP="000008AA">
      <w:pPr>
        <w:ind w:right="-2"/>
        <w:jc w:val="both"/>
        <w:rPr>
          <w:rFonts w:asciiTheme="minorHAnsi" w:hAnsiTheme="minorHAnsi" w:cs="Arial"/>
        </w:rPr>
      </w:pPr>
    </w:p>
    <w:p w14:paraId="152CFFFB" w14:textId="77777777" w:rsidR="000167E3" w:rsidRPr="00E246FF" w:rsidRDefault="000167E3" w:rsidP="000008AA">
      <w:pPr>
        <w:ind w:right="-2"/>
        <w:jc w:val="both"/>
        <w:rPr>
          <w:rFonts w:asciiTheme="minorHAnsi" w:hAnsiTheme="minorHAnsi" w:cs="Arial"/>
        </w:rPr>
      </w:pPr>
    </w:p>
    <w:p w14:paraId="7A64FF92" w14:textId="77777777" w:rsidR="000167E3" w:rsidRPr="00E246FF" w:rsidRDefault="000167E3" w:rsidP="000008AA">
      <w:pPr>
        <w:ind w:right="-2"/>
        <w:jc w:val="both"/>
        <w:rPr>
          <w:rFonts w:asciiTheme="minorHAnsi" w:hAnsiTheme="minorHAnsi" w:cs="Arial"/>
        </w:rPr>
      </w:pPr>
    </w:p>
    <w:p w14:paraId="0FAD7782" w14:textId="77777777" w:rsidR="000167E3" w:rsidRPr="00E246FF" w:rsidRDefault="000167E3" w:rsidP="000008AA">
      <w:pPr>
        <w:ind w:right="-2"/>
        <w:jc w:val="both"/>
        <w:rPr>
          <w:rFonts w:asciiTheme="minorHAnsi" w:hAnsiTheme="minorHAnsi" w:cs="Arial"/>
        </w:rPr>
      </w:pPr>
    </w:p>
    <w:p w14:paraId="0CCE6642" w14:textId="77777777" w:rsidR="000167E3" w:rsidRPr="00E246FF" w:rsidRDefault="000167E3" w:rsidP="000008AA">
      <w:pPr>
        <w:ind w:right="-2"/>
        <w:jc w:val="both"/>
        <w:rPr>
          <w:rFonts w:asciiTheme="minorHAnsi" w:hAnsiTheme="minorHAnsi" w:cs="Arial"/>
        </w:rPr>
      </w:pPr>
    </w:p>
    <w:p w14:paraId="6535B602" w14:textId="77777777" w:rsidR="000167E3" w:rsidRPr="00E246FF" w:rsidRDefault="000167E3" w:rsidP="000008AA">
      <w:pPr>
        <w:ind w:right="-2"/>
        <w:jc w:val="both"/>
        <w:rPr>
          <w:rFonts w:asciiTheme="minorHAnsi" w:hAnsiTheme="minorHAnsi" w:cs="Arial"/>
        </w:rPr>
      </w:pPr>
    </w:p>
    <w:p w14:paraId="5894683B" w14:textId="77777777" w:rsidR="000167E3" w:rsidRPr="00E246FF" w:rsidRDefault="000167E3" w:rsidP="000008AA">
      <w:pPr>
        <w:ind w:right="-2"/>
        <w:jc w:val="both"/>
        <w:rPr>
          <w:rFonts w:asciiTheme="minorHAnsi" w:hAnsiTheme="minorHAnsi" w:cs="Arial"/>
        </w:rPr>
      </w:pPr>
    </w:p>
    <w:p w14:paraId="506F82CA" w14:textId="77777777" w:rsidR="000167E3" w:rsidRPr="00E246FF" w:rsidRDefault="000167E3" w:rsidP="000008AA">
      <w:pPr>
        <w:ind w:right="-2"/>
        <w:jc w:val="both"/>
        <w:rPr>
          <w:rFonts w:asciiTheme="minorHAnsi" w:hAnsiTheme="minorHAnsi" w:cs="Arial"/>
        </w:rPr>
      </w:pPr>
    </w:p>
    <w:p w14:paraId="60F953AD" w14:textId="77777777" w:rsidR="000167E3" w:rsidRPr="00E246FF" w:rsidRDefault="000167E3" w:rsidP="000008AA">
      <w:pPr>
        <w:ind w:right="-2"/>
        <w:jc w:val="both"/>
        <w:rPr>
          <w:rFonts w:asciiTheme="minorHAnsi" w:hAnsiTheme="minorHAnsi" w:cs="Arial"/>
        </w:rPr>
      </w:pPr>
    </w:p>
    <w:p w14:paraId="580BFAF3" w14:textId="77777777" w:rsidR="000167E3" w:rsidRPr="00E246FF" w:rsidRDefault="000167E3" w:rsidP="000008AA">
      <w:pPr>
        <w:ind w:right="-2"/>
        <w:jc w:val="both"/>
        <w:rPr>
          <w:rFonts w:asciiTheme="minorHAnsi" w:hAnsiTheme="minorHAnsi" w:cs="Arial"/>
        </w:rPr>
      </w:pPr>
    </w:p>
    <w:p w14:paraId="5EA713B8" w14:textId="77777777" w:rsidR="000167E3" w:rsidRPr="00E246FF" w:rsidRDefault="000167E3" w:rsidP="000008AA">
      <w:pPr>
        <w:ind w:right="-2"/>
        <w:jc w:val="both"/>
        <w:rPr>
          <w:rFonts w:asciiTheme="minorHAnsi" w:hAnsiTheme="minorHAnsi" w:cs="Arial"/>
        </w:rPr>
      </w:pPr>
    </w:p>
    <w:p w14:paraId="4AAC52B5" w14:textId="77777777" w:rsidR="000167E3" w:rsidRPr="00E246FF" w:rsidRDefault="000167E3" w:rsidP="000008AA">
      <w:pPr>
        <w:ind w:right="-2"/>
        <w:jc w:val="both"/>
        <w:rPr>
          <w:rFonts w:asciiTheme="minorHAnsi" w:hAnsiTheme="minorHAnsi" w:cs="Arial"/>
        </w:rPr>
      </w:pPr>
    </w:p>
    <w:p w14:paraId="4FEDD3ED" w14:textId="77777777" w:rsidR="000167E3" w:rsidRPr="00E246FF" w:rsidRDefault="00F14354" w:rsidP="000008AA">
      <w:pPr>
        <w:ind w:right="-2"/>
        <w:jc w:val="both"/>
        <w:rPr>
          <w:rFonts w:asciiTheme="minorHAnsi" w:hAnsiTheme="minorHAnsi" w:cs="Arial"/>
        </w:rPr>
      </w:pPr>
      <w:r>
        <w:rPr>
          <w:rFonts w:asciiTheme="minorHAnsi" w:hAnsiTheme="minorHAnsi" w:cs="Arial"/>
          <w:noProof/>
        </w:rPr>
        <mc:AlternateContent>
          <mc:Choice Requires="wps">
            <w:drawing>
              <wp:anchor distT="0" distB="0" distL="114300" distR="114300" simplePos="0" relativeHeight="252025856" behindDoc="0" locked="0" layoutInCell="1" allowOverlap="1" wp14:anchorId="20C3A29B" wp14:editId="0C41D8F2">
                <wp:simplePos x="0" y="0"/>
                <wp:positionH relativeFrom="column">
                  <wp:posOffset>374650</wp:posOffset>
                </wp:positionH>
                <wp:positionV relativeFrom="paragraph">
                  <wp:posOffset>4445</wp:posOffset>
                </wp:positionV>
                <wp:extent cx="4187825" cy="320040"/>
                <wp:effectExtent l="0" t="0" r="3175" b="3810"/>
                <wp:wrapNone/>
                <wp:docPr id="14" name="Text Box 2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782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8629EF" w14:textId="77777777" w:rsidR="00B53E60" w:rsidRPr="00D92F5E" w:rsidRDefault="00B53E60" w:rsidP="00571FCB">
                            <w:pPr>
                              <w:jc w:val="center"/>
                              <w:rPr>
                                <w:rFonts w:asciiTheme="minorHAnsi" w:hAnsiTheme="minorHAnsi"/>
                                <w:i/>
                              </w:rPr>
                            </w:pPr>
                            <w:r w:rsidRPr="00D92F5E">
                              <w:rPr>
                                <w:rFonts w:asciiTheme="minorHAnsi" w:hAnsiTheme="minorHAnsi"/>
                                <w:i/>
                              </w:rPr>
                              <w:t>Figure 12 : esquisse en position pendulation maximale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27" o:spid="_x0000_s1272" type="#_x0000_t202" style="position:absolute;left:0;text-align:left;margin-left:29.5pt;margin-top:.35pt;width:329.75pt;height:25.2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" stroked="f">
                <v:textbox>
                  <w:txbxContent>
                    <w:p w:rsidR="00292822" w:rsidRPr="00D92F5E" w:rsidRDefault="00292822" w:rsidP="00571FCB">
                      <w:pPr>
                        <w:jc w:val="center"/>
                        <w:rPr>
                          <w:rFonts w:asciiTheme="minorHAnsi" w:hAnsiTheme="minorHAnsi"/>
                          <w:i/>
                        </w:rPr>
                      </w:pPr>
                      <w:r w:rsidRPr="00D92F5E">
                        <w:rPr>
                          <w:rFonts w:asciiTheme="minorHAnsi" w:hAnsiTheme="minorHAnsi"/>
                          <w:i/>
                        </w:rPr>
                        <w:t>Figure 12 : esquisse en position pendulation maximale</w:t>
                      </w:r>
                    </w:p>
                  </w:txbxContent>
                </v:textbox>
              </v:shape>
            </w:pict>
          </mc:Fallback>
        </mc:AlternateContent>
      </w:r>
    </w:p>
    <w:p w14:paraId="71E813B2" w14:textId="77777777" w:rsidR="000167E3" w:rsidRPr="00E246FF" w:rsidRDefault="000167E3" w:rsidP="000008AA">
      <w:pPr>
        <w:ind w:right="-2"/>
        <w:jc w:val="both"/>
        <w:rPr>
          <w:rFonts w:asciiTheme="minorHAnsi" w:hAnsiTheme="minorHAnsi" w:cs="Arial"/>
        </w:rPr>
      </w:pPr>
    </w:p>
    <w:p w14:paraId="6F488361" w14:textId="77777777" w:rsidR="009C5C04" w:rsidRPr="009C5C04" w:rsidRDefault="009C5C04" w:rsidP="00D92F5E">
      <w:pPr>
        <w:spacing w:after="120" w:line="276" w:lineRule="auto"/>
        <w:ind w:right="-2"/>
        <w:jc w:val="both"/>
        <w:rPr>
          <w:rFonts w:asciiTheme="minorHAnsi" w:hAnsiTheme="minorHAnsi" w:cs="Arial"/>
        </w:rPr>
      </w:pPr>
      <w:r w:rsidRPr="00AF6B8B">
        <w:rPr>
          <w:rFonts w:asciiTheme="minorHAnsi" w:hAnsiTheme="minorHAnsi" w:cs="Arial"/>
        </w:rPr>
        <w:t>Pour les questions suivantes,</w:t>
      </w:r>
      <w:r w:rsidR="00F462C8" w:rsidRPr="00AF6B8B">
        <w:rPr>
          <w:rFonts w:asciiTheme="minorHAnsi" w:hAnsiTheme="minorHAnsi" w:cs="Arial"/>
        </w:rPr>
        <w:t xml:space="preserve"> </w:t>
      </w:r>
      <w:r w:rsidR="00F462C8" w:rsidRPr="00AF6B8B">
        <w:rPr>
          <w:rFonts w:asciiTheme="minorHAnsi" w:hAnsiTheme="minorHAnsi" w:cs="Arial"/>
          <w:b/>
        </w:rPr>
        <w:t>le train est en courbe et s</w:t>
      </w:r>
      <w:r w:rsidRPr="00AF6B8B">
        <w:rPr>
          <w:rFonts w:asciiTheme="minorHAnsi" w:hAnsiTheme="minorHAnsi" w:cs="Arial"/>
          <w:b/>
        </w:rPr>
        <w:t xml:space="preserve">a vitesse </w:t>
      </w:r>
      <w:r w:rsidR="00F462C8" w:rsidRPr="00AF6B8B">
        <w:rPr>
          <w:rFonts w:asciiTheme="minorHAnsi" w:hAnsiTheme="minorHAnsi" w:cs="Arial"/>
          <w:b/>
        </w:rPr>
        <w:t>est</w:t>
      </w:r>
      <w:r w:rsidRPr="00AF6B8B">
        <w:rPr>
          <w:rFonts w:asciiTheme="minorHAnsi" w:hAnsiTheme="minorHAnsi" w:cs="Arial"/>
          <w:b/>
        </w:rPr>
        <w:t xml:space="preserve"> considérée constante</w:t>
      </w:r>
      <w:r w:rsidR="00F462C8" w:rsidRPr="00AF6B8B">
        <w:rPr>
          <w:rFonts w:asciiTheme="minorHAnsi" w:hAnsiTheme="minorHAnsi" w:cs="Arial"/>
        </w:rPr>
        <w:t> ;</w:t>
      </w:r>
      <w:r w:rsidRPr="00AF6B8B">
        <w:rPr>
          <w:rFonts w:asciiTheme="minorHAnsi" w:hAnsiTheme="minorHAnsi" w:cs="Arial"/>
        </w:rPr>
        <w:t xml:space="preserve"> le </w:t>
      </w:r>
      <w:r w:rsidRPr="00AF6B8B">
        <w:rPr>
          <w:rFonts w:asciiTheme="minorHAnsi" w:hAnsiTheme="minorHAnsi" w:cs="Arial"/>
          <w:b/>
        </w:rPr>
        <w:t xml:space="preserve">moment </w:t>
      </w:r>
      <w:r w:rsidR="008126F7" w:rsidRPr="00AF6B8B">
        <w:rPr>
          <w:rFonts w:asciiTheme="minorHAnsi" w:hAnsiTheme="minorHAnsi" w:cs="Arial"/>
          <w:b/>
        </w:rPr>
        <w:t xml:space="preserve">du torseur </w:t>
      </w:r>
      <w:r w:rsidRPr="00AF6B8B">
        <w:rPr>
          <w:rFonts w:asciiTheme="minorHAnsi" w:hAnsiTheme="minorHAnsi" w:cs="Arial"/>
          <w:b/>
        </w:rPr>
        <w:t>dynamique</w:t>
      </w:r>
      <w:r w:rsidRPr="00AF6B8B">
        <w:rPr>
          <w:rFonts w:asciiTheme="minorHAnsi" w:hAnsiTheme="minorHAnsi" w:cs="Arial"/>
        </w:rPr>
        <w:t xml:space="preserve">, exprimé </w:t>
      </w:r>
      <w:r w:rsidR="00F01D3F" w:rsidRPr="00AF6B8B">
        <w:rPr>
          <w:rFonts w:asciiTheme="minorHAnsi" w:hAnsiTheme="minorHAnsi" w:cs="Arial"/>
        </w:rPr>
        <w:t xml:space="preserve">au point </w:t>
      </w:r>
      <w:r w:rsidRPr="00AF6B8B">
        <w:rPr>
          <w:rFonts w:asciiTheme="minorHAnsi" w:hAnsiTheme="minorHAnsi" w:cs="Arial"/>
        </w:rPr>
        <w:t xml:space="preserve"> I</w:t>
      </w:r>
      <w:r w:rsidR="00F462C8" w:rsidRPr="00AF6B8B">
        <w:rPr>
          <w:rFonts w:asciiTheme="minorHAnsi" w:hAnsiTheme="minorHAnsi" w:cs="Arial"/>
          <w:vertAlign w:val="subscript"/>
        </w:rPr>
        <w:t>21</w:t>
      </w:r>
      <w:r w:rsidRPr="00AF6B8B">
        <w:rPr>
          <w:rFonts w:asciiTheme="minorHAnsi" w:hAnsiTheme="minorHAnsi" w:cs="Arial"/>
        </w:rPr>
        <w:t xml:space="preserve"> </w:t>
      </w:r>
      <w:r w:rsidR="00A57783" w:rsidRPr="00AF6B8B">
        <w:rPr>
          <w:rFonts w:asciiTheme="minorHAnsi" w:hAnsiTheme="minorHAnsi" w:cs="Arial"/>
        </w:rPr>
        <w:t xml:space="preserve">sera </w:t>
      </w:r>
      <w:r w:rsidRPr="00AF6B8B">
        <w:rPr>
          <w:rFonts w:asciiTheme="minorHAnsi" w:hAnsiTheme="minorHAnsi" w:cs="Arial"/>
          <w:b/>
        </w:rPr>
        <w:t>négli</w:t>
      </w:r>
      <w:r w:rsidR="002D77E1" w:rsidRPr="00AF6B8B">
        <w:rPr>
          <w:rFonts w:asciiTheme="minorHAnsi" w:hAnsiTheme="minorHAnsi" w:cs="Arial"/>
          <w:b/>
        </w:rPr>
        <w:t>gé</w:t>
      </w:r>
      <w:r w:rsidRPr="00AF6B8B">
        <w:rPr>
          <w:rFonts w:asciiTheme="minorHAnsi" w:hAnsiTheme="minorHAnsi" w:cs="Arial"/>
        </w:rPr>
        <w:t>.</w:t>
      </w:r>
    </w:p>
    <w:p w14:paraId="4BE519D9" w14:textId="77777777" w:rsidR="00433C88" w:rsidRPr="00E246FF" w:rsidRDefault="00F06210" w:rsidP="00D92F5E">
      <w:pPr>
        <w:spacing w:after="120" w:line="276" w:lineRule="auto"/>
        <w:ind w:left="567" w:hanging="567"/>
        <w:jc w:val="both"/>
        <w:rPr>
          <w:rFonts w:asciiTheme="minorHAnsi" w:hAnsiTheme="minorHAnsi"/>
        </w:rPr>
      </w:pPr>
      <w:r w:rsidRPr="00E246FF">
        <w:rPr>
          <w:rFonts w:asciiTheme="minorHAnsi" w:hAnsiTheme="minorHAnsi" w:cs="Arial"/>
          <w:b/>
        </w:rPr>
        <w:t>Q</w:t>
      </w:r>
      <w:r w:rsidR="00337503" w:rsidRPr="00E246FF">
        <w:rPr>
          <w:rFonts w:asciiTheme="minorHAnsi" w:hAnsiTheme="minorHAnsi" w:cs="Arial"/>
          <w:b/>
        </w:rPr>
        <w:t>2</w:t>
      </w:r>
      <w:r w:rsidR="002118B1">
        <w:rPr>
          <w:rFonts w:asciiTheme="minorHAnsi" w:hAnsiTheme="minorHAnsi" w:cs="Arial"/>
          <w:b/>
        </w:rPr>
        <w:t>7</w:t>
      </w:r>
      <w:r w:rsidRPr="00E246FF">
        <w:rPr>
          <w:rFonts w:asciiTheme="minorHAnsi" w:hAnsiTheme="minorHAnsi" w:cs="Arial"/>
          <w:b/>
        </w:rPr>
        <w:t>.</w:t>
      </w:r>
      <w:r w:rsidR="00D92F5E" w:rsidRPr="00E246FF">
        <w:rPr>
          <w:rFonts w:asciiTheme="minorHAnsi" w:hAnsiTheme="minorHAnsi" w:cs="Arial"/>
        </w:rPr>
        <w:tab/>
      </w:r>
      <w:r w:rsidR="00A12A7F" w:rsidRPr="00E246FF">
        <w:rPr>
          <w:rFonts w:asciiTheme="minorHAnsi" w:hAnsiTheme="minorHAnsi" w:cs="Arial"/>
        </w:rPr>
        <w:t xml:space="preserve">Effectuer le bilan des actions mécaniques extérieures appliquées à l’ensemble isolé </w:t>
      </w:r>
      <w:r w:rsidR="00454A8C" w:rsidRPr="00E246FF">
        <w:rPr>
          <w:rFonts w:asciiTheme="minorHAnsi" w:hAnsiTheme="minorHAnsi" w:cs="Arial"/>
        </w:rPr>
        <w:t>{</w:t>
      </w:r>
      <w:r w:rsidR="00CA51AA">
        <w:rPr>
          <w:rFonts w:asciiTheme="minorHAnsi" w:hAnsiTheme="minorHAnsi" w:cs="Arial"/>
        </w:rPr>
        <w:t>C</w:t>
      </w:r>
      <w:r w:rsidR="00454A8C" w:rsidRPr="00E246FF">
        <w:rPr>
          <w:rFonts w:asciiTheme="minorHAnsi" w:hAnsiTheme="minorHAnsi" w:cs="Arial"/>
        </w:rPr>
        <w:t>}</w:t>
      </w:r>
      <w:r w:rsidR="00A12A7F" w:rsidRPr="00E246FF">
        <w:rPr>
          <w:rFonts w:asciiTheme="minorHAnsi" w:hAnsiTheme="minorHAnsi" w:cs="Arial"/>
        </w:rPr>
        <w:t>. Présenter ce bilan à l’aide des torseurs écrits le plus simplement possible et en tenant compte des hypothèses</w:t>
      </w:r>
      <w:r w:rsidR="004344E7" w:rsidRPr="00E246FF">
        <w:rPr>
          <w:rFonts w:asciiTheme="minorHAnsi" w:hAnsiTheme="minorHAnsi" w:cs="Arial"/>
        </w:rPr>
        <w:t>.</w:t>
      </w:r>
      <w:r w:rsidR="00A12A7F" w:rsidRPr="00E246FF">
        <w:rPr>
          <w:rFonts w:asciiTheme="minorHAnsi" w:hAnsiTheme="minorHAnsi" w:cs="Arial"/>
        </w:rPr>
        <w:t xml:space="preserve"> </w:t>
      </w:r>
    </w:p>
    <w:p w14:paraId="2F1D6C2E" w14:textId="77777777" w:rsidR="00433C88" w:rsidRPr="00E246FF" w:rsidRDefault="00F06210" w:rsidP="00D92F5E">
      <w:pPr>
        <w:spacing w:after="120" w:line="276" w:lineRule="auto"/>
        <w:ind w:left="567" w:hanging="567"/>
        <w:jc w:val="both"/>
        <w:rPr>
          <w:rFonts w:asciiTheme="minorHAnsi" w:hAnsiTheme="minorHAnsi" w:cs="Arial"/>
        </w:rPr>
      </w:pPr>
      <w:r w:rsidRPr="00E246FF">
        <w:rPr>
          <w:rFonts w:asciiTheme="minorHAnsi" w:hAnsiTheme="minorHAnsi" w:cs="Arial"/>
          <w:b/>
        </w:rPr>
        <w:t>Q</w:t>
      </w:r>
      <w:r w:rsidR="00337503" w:rsidRPr="00E246FF">
        <w:rPr>
          <w:rFonts w:asciiTheme="minorHAnsi" w:hAnsiTheme="minorHAnsi" w:cs="Arial"/>
          <w:b/>
        </w:rPr>
        <w:t>2</w:t>
      </w:r>
      <w:r w:rsidR="002118B1">
        <w:rPr>
          <w:rFonts w:asciiTheme="minorHAnsi" w:hAnsiTheme="minorHAnsi" w:cs="Arial"/>
          <w:b/>
        </w:rPr>
        <w:t>8</w:t>
      </w:r>
      <w:r w:rsidRPr="00E246FF">
        <w:rPr>
          <w:rFonts w:asciiTheme="minorHAnsi" w:hAnsiTheme="minorHAnsi" w:cs="Arial"/>
          <w:b/>
        </w:rPr>
        <w:t>.</w:t>
      </w:r>
      <w:r w:rsidR="00D92F5E" w:rsidRPr="00E246FF">
        <w:rPr>
          <w:rFonts w:asciiTheme="minorHAnsi" w:hAnsiTheme="minorHAnsi" w:cs="Arial"/>
        </w:rPr>
        <w:tab/>
      </w:r>
      <w:r w:rsidR="00433C88" w:rsidRPr="00E246FF">
        <w:rPr>
          <w:rFonts w:asciiTheme="minorHAnsi" w:hAnsiTheme="minorHAnsi" w:cs="Arial"/>
        </w:rPr>
        <w:t>Que peut-on dire des supports des forces de la bielle sur la traverse</w:t>
      </w:r>
      <w:r w:rsidR="001D45C3" w:rsidRPr="00E246FF">
        <w:rPr>
          <w:rFonts w:asciiTheme="minorHAnsi" w:hAnsiTheme="minorHAnsi" w:cs="Arial"/>
        </w:rPr>
        <w:t xml:space="preserve"> et </w:t>
      </w:r>
      <w:r w:rsidR="00CA51AA">
        <w:rPr>
          <w:rFonts w:asciiTheme="minorHAnsi" w:hAnsiTheme="minorHAnsi" w:cs="Arial"/>
        </w:rPr>
        <w:t xml:space="preserve">de l’actionneur </w:t>
      </w:r>
      <w:r w:rsidR="00433C88" w:rsidRPr="00E246FF">
        <w:rPr>
          <w:rFonts w:asciiTheme="minorHAnsi" w:hAnsiTheme="minorHAnsi" w:cs="Arial"/>
        </w:rPr>
        <w:t>sur la traverse</w:t>
      </w:r>
      <w:r w:rsidR="00686DCD">
        <w:rPr>
          <w:rFonts w:asciiTheme="minorHAnsi" w:hAnsiTheme="minorHAnsi" w:cs="Arial"/>
        </w:rPr>
        <w:t> ?</w:t>
      </w:r>
    </w:p>
    <w:p w14:paraId="16CBEC17" w14:textId="77777777" w:rsidR="00433C88" w:rsidRPr="00CA51AA" w:rsidRDefault="00F06210" w:rsidP="00CA51AA">
      <w:pPr>
        <w:spacing w:after="120" w:line="276" w:lineRule="auto"/>
        <w:ind w:left="567" w:hanging="567"/>
        <w:jc w:val="both"/>
        <w:rPr>
          <w:rFonts w:asciiTheme="minorHAnsi" w:hAnsiTheme="minorHAnsi" w:cs="Arial"/>
          <w:vertAlign w:val="subscript"/>
        </w:rPr>
      </w:pPr>
      <w:r w:rsidRPr="00E246FF">
        <w:rPr>
          <w:rFonts w:asciiTheme="minorHAnsi" w:hAnsiTheme="minorHAnsi" w:cs="Arial"/>
          <w:b/>
        </w:rPr>
        <w:t>Q</w:t>
      </w:r>
      <w:r w:rsidR="002118B1">
        <w:rPr>
          <w:rFonts w:asciiTheme="minorHAnsi" w:hAnsiTheme="minorHAnsi" w:cs="Arial"/>
          <w:b/>
        </w:rPr>
        <w:t>29</w:t>
      </w:r>
      <w:r w:rsidRPr="00E246FF">
        <w:rPr>
          <w:rFonts w:asciiTheme="minorHAnsi" w:hAnsiTheme="minorHAnsi" w:cs="Arial"/>
          <w:b/>
        </w:rPr>
        <w:t>.</w:t>
      </w:r>
      <w:r w:rsidR="00D92F5E" w:rsidRPr="00E246FF">
        <w:rPr>
          <w:rFonts w:asciiTheme="minorHAnsi" w:hAnsiTheme="minorHAnsi" w:cs="Arial"/>
        </w:rPr>
        <w:tab/>
      </w:r>
      <w:r w:rsidR="001D45C3" w:rsidRPr="00E246FF">
        <w:rPr>
          <w:rFonts w:asciiTheme="minorHAnsi" w:hAnsiTheme="minorHAnsi" w:cs="Arial"/>
        </w:rPr>
        <w:t xml:space="preserve">Déterminer </w:t>
      </w:r>
      <w:r w:rsidR="00935A48" w:rsidRPr="00E246FF">
        <w:rPr>
          <w:rFonts w:asciiTheme="minorHAnsi" w:hAnsiTheme="minorHAnsi" w:cs="Arial"/>
        </w:rPr>
        <w:t xml:space="preserve">l’équation du moment </w:t>
      </w:r>
      <w:r w:rsidR="00324646" w:rsidRPr="00E246FF">
        <w:rPr>
          <w:rFonts w:asciiTheme="minorHAnsi" w:hAnsiTheme="minorHAnsi" w:cs="Arial"/>
        </w:rPr>
        <w:t>dynamique</w:t>
      </w:r>
      <w:r w:rsidR="00935A48" w:rsidRPr="00E246FF">
        <w:rPr>
          <w:rFonts w:asciiTheme="minorHAnsi" w:hAnsiTheme="minorHAnsi" w:cs="Arial"/>
        </w:rPr>
        <w:t xml:space="preserve"> exprimé en I</w:t>
      </w:r>
      <w:r w:rsidR="00CA51AA">
        <w:rPr>
          <w:rFonts w:asciiTheme="minorHAnsi" w:hAnsiTheme="minorHAnsi" w:cs="Arial"/>
          <w:vertAlign w:val="subscript"/>
        </w:rPr>
        <w:t>21</w:t>
      </w:r>
      <w:r w:rsidR="00935A48" w:rsidRPr="00E246FF">
        <w:rPr>
          <w:rFonts w:asciiTheme="minorHAnsi" w:hAnsiTheme="minorHAnsi" w:cs="Arial"/>
        </w:rPr>
        <w:t xml:space="preserve"> (CIR du mouvement de la caisse) en projection sur l’axe  </w:t>
      </w:r>
      <m:oMath>
        <m:acc>
          <m:accPr>
            <m:chr m:val="⃗"/>
            <m:ctrlPr>
              <w:rPr>
                <w:rFonts w:ascii="Cambria Math" w:hAnsiTheme="minorHAnsi" w:cs="Arial"/>
              </w:rPr>
            </m:ctrlPr>
          </m:accPr>
          <m:e>
            <m:sSub>
              <m:sSubPr>
                <m:ctrlPr>
                  <w:rPr>
                    <w:rFonts w:ascii="Cambria Math" w:hAnsiTheme="minorHAnsi" w:cs="Arial"/>
                  </w:rPr>
                </m:ctrlPr>
              </m:sSubPr>
              <m:e>
                <m:r>
                  <m:rPr>
                    <m:sty m:val="p"/>
                  </m:rPr>
                  <w:rPr>
                    <w:rFonts w:ascii="Cambria Math" w:hAnsiTheme="minorHAnsi" w:cs="Arial"/>
                  </w:rPr>
                  <m:t>y</m:t>
                </m:r>
              </m:e>
              <m:sub>
                <m:r>
                  <m:rPr>
                    <m:sty m:val="p"/>
                  </m:rPr>
                  <w:rPr>
                    <w:rFonts w:ascii="Cambria Math" w:hAnsiTheme="minorHAnsi" w:cs="Arial"/>
                  </w:rPr>
                  <m:t>1</m:t>
                </m:r>
              </m:sub>
            </m:sSub>
          </m:e>
        </m:acc>
      </m:oMath>
      <w:r w:rsidR="00935A48" w:rsidRPr="00E246FF">
        <w:rPr>
          <w:rFonts w:asciiTheme="minorHAnsi" w:hAnsiTheme="minorHAnsi" w:cs="Arial"/>
        </w:rPr>
        <w:t xml:space="preserve"> </w:t>
      </w:r>
      <w:r w:rsidR="001D45C3" w:rsidRPr="00E246FF">
        <w:rPr>
          <w:rFonts w:asciiTheme="minorHAnsi" w:hAnsiTheme="minorHAnsi" w:cs="Arial"/>
        </w:rPr>
        <w:t xml:space="preserve">en fonction de </w:t>
      </w:r>
      <w:r w:rsidR="008A354D" w:rsidRPr="00E246FF">
        <w:rPr>
          <w:rFonts w:asciiTheme="minorHAnsi" w:hAnsiTheme="minorHAnsi" w:cs="Arial"/>
          <w:b/>
        </w:rPr>
        <w:t>Mc</w:t>
      </w:r>
      <w:r w:rsidR="008A354D" w:rsidRPr="00E246FF">
        <w:rPr>
          <w:rFonts w:asciiTheme="minorHAnsi" w:hAnsiTheme="minorHAnsi" w:cs="Arial"/>
        </w:rPr>
        <w:t xml:space="preserve">, </w:t>
      </w:r>
      <w:r w:rsidR="008A354D" w:rsidRPr="00E246FF">
        <w:rPr>
          <w:rFonts w:asciiTheme="minorHAnsi" w:hAnsiTheme="minorHAnsi" w:cs="Arial"/>
          <w:b/>
        </w:rPr>
        <w:t>g</w:t>
      </w:r>
      <w:r w:rsidR="008A354D" w:rsidRPr="00E246FF">
        <w:rPr>
          <w:rFonts w:asciiTheme="minorHAnsi" w:hAnsiTheme="minorHAnsi" w:cs="Arial"/>
        </w:rPr>
        <w:t xml:space="preserve">, </w:t>
      </w:r>
      <w:r w:rsidR="008A354D" w:rsidRPr="00E246FF">
        <w:rPr>
          <w:rFonts w:asciiTheme="minorHAnsi" w:hAnsiTheme="minorHAnsi" w:cs="Arial"/>
          <w:b/>
        </w:rPr>
        <w:t>V</w:t>
      </w:r>
      <w:r w:rsidR="008A354D" w:rsidRPr="00E246FF">
        <w:rPr>
          <w:rFonts w:asciiTheme="minorHAnsi" w:hAnsiTheme="minorHAnsi" w:cs="Arial"/>
        </w:rPr>
        <w:t>,</w:t>
      </w:r>
      <w:r w:rsidR="00FA1A9B" w:rsidRPr="00E246FF">
        <w:rPr>
          <w:rFonts w:asciiTheme="minorHAnsi" w:hAnsiTheme="minorHAnsi" w:cs="Arial"/>
        </w:rPr>
        <w:t xml:space="preserve"> </w:t>
      </w:r>
      <w:r w:rsidR="008A354D" w:rsidRPr="00E246FF">
        <w:rPr>
          <w:rFonts w:asciiTheme="minorHAnsi" w:hAnsiTheme="minorHAnsi" w:cs="Arial"/>
          <w:b/>
        </w:rPr>
        <w:t>R</w:t>
      </w:r>
      <w:r w:rsidR="00FA1A9B" w:rsidRPr="00E246FF">
        <w:rPr>
          <w:rFonts w:asciiTheme="minorHAnsi" w:hAnsiTheme="minorHAnsi" w:cs="Arial"/>
        </w:rPr>
        <w:t>,</w:t>
      </w:r>
      <w:r w:rsidR="00C73B78">
        <w:rPr>
          <w:rFonts w:asciiTheme="minorHAnsi" w:hAnsiTheme="minorHAnsi" w:cs="Arial"/>
        </w:rPr>
        <w:t xml:space="preserve"> </w:t>
      </w:r>
      <w:r w:rsidR="00C73B78" w:rsidRPr="00C73B78">
        <w:rPr>
          <w:rFonts w:asciiTheme="minorHAnsi" w:hAnsiTheme="minorHAnsi" w:cs="Arial"/>
          <w:b/>
        </w:rPr>
        <w:t>F</w:t>
      </w:r>
      <w:r w:rsidR="00C73B78" w:rsidRPr="00C73B78">
        <w:rPr>
          <w:rFonts w:asciiTheme="minorHAnsi" w:hAnsiTheme="minorHAnsi" w:cs="Arial"/>
          <w:b/>
          <w:vertAlign w:val="subscript"/>
        </w:rPr>
        <w:t>P</w:t>
      </w:r>
      <w:r w:rsidR="00C73B78" w:rsidRPr="00C73B78">
        <w:rPr>
          <w:rFonts w:asciiTheme="minorHAnsi" w:hAnsiTheme="minorHAnsi" w:cs="Arial"/>
          <w:b/>
        </w:rPr>
        <w:t>,</w:t>
      </w:r>
      <w:r w:rsidR="00C73B78">
        <w:rPr>
          <w:rFonts w:asciiTheme="minorHAnsi" w:hAnsiTheme="minorHAnsi" w:cs="Arial"/>
        </w:rPr>
        <w:t xml:space="preserve"> </w:t>
      </w:r>
      <w:r w:rsidR="008A354D" w:rsidRPr="00E246FF">
        <w:rPr>
          <w:rFonts w:asciiTheme="minorHAnsi" w:hAnsiTheme="minorHAnsi" w:cs="Arial"/>
        </w:rPr>
        <w:t xml:space="preserve"> </w:t>
      </w:r>
      <w:r w:rsidR="008A354D" w:rsidRPr="00E246FF">
        <w:rPr>
          <w:rFonts w:asciiTheme="minorHAnsi" w:hAnsiTheme="minorHAnsi" w:cs="Arial"/>
          <w:b/>
        </w:rPr>
        <w:t>IG</w:t>
      </w:r>
      <w:r w:rsidR="000008AA" w:rsidRPr="00E246FF">
        <w:rPr>
          <w:rFonts w:asciiTheme="minorHAnsi" w:hAnsiTheme="minorHAnsi" w:cs="Arial"/>
          <w:b/>
          <w:vertAlign w:val="subscript"/>
        </w:rPr>
        <w:t>x</w:t>
      </w:r>
      <w:r w:rsidR="000008AA" w:rsidRPr="00E246FF">
        <w:rPr>
          <w:rFonts w:asciiTheme="minorHAnsi" w:hAnsiTheme="minorHAnsi" w:cs="Arial"/>
        </w:rPr>
        <w:t xml:space="preserve">, </w:t>
      </w:r>
      <w:r w:rsidR="000008AA" w:rsidRPr="00E246FF">
        <w:rPr>
          <w:rFonts w:asciiTheme="minorHAnsi" w:hAnsiTheme="minorHAnsi" w:cs="Arial"/>
          <w:b/>
        </w:rPr>
        <w:t>IG</w:t>
      </w:r>
      <w:r w:rsidR="00DC50CF" w:rsidRPr="00E246FF">
        <w:rPr>
          <w:rFonts w:asciiTheme="minorHAnsi" w:hAnsiTheme="minorHAnsi" w:cs="Arial"/>
          <w:b/>
          <w:vertAlign w:val="subscript"/>
        </w:rPr>
        <w:t>z</w:t>
      </w:r>
      <w:r w:rsidR="00935A48" w:rsidRPr="00E246FF">
        <w:rPr>
          <w:rFonts w:asciiTheme="minorHAnsi" w:hAnsiTheme="minorHAnsi" w:cs="Arial"/>
        </w:rPr>
        <w:t xml:space="preserve"> et </w:t>
      </w:r>
      <w:r w:rsidR="00C01BB9" w:rsidRPr="00E246FF">
        <w:rPr>
          <w:rFonts w:asciiTheme="minorHAnsi" w:hAnsiTheme="minorHAnsi" w:cs="Arial"/>
          <w:b/>
        </w:rPr>
        <w:t>I</w:t>
      </w:r>
      <w:r w:rsidR="00C01BB9" w:rsidRPr="00E246FF">
        <w:rPr>
          <w:rFonts w:asciiTheme="minorHAnsi" w:hAnsiTheme="minorHAnsi" w:cs="Arial"/>
          <w:b/>
          <w:vertAlign w:val="subscript"/>
        </w:rPr>
        <w:t>2</w:t>
      </w:r>
      <w:r w:rsidR="00265EC1">
        <w:rPr>
          <w:rFonts w:asciiTheme="minorHAnsi" w:hAnsiTheme="minorHAnsi" w:cs="Arial"/>
          <w:b/>
          <w:vertAlign w:val="subscript"/>
        </w:rPr>
        <w:t>1</w:t>
      </w:r>
      <w:r w:rsidR="00C01BB9" w:rsidRPr="00E246FF">
        <w:rPr>
          <w:rFonts w:asciiTheme="minorHAnsi" w:hAnsiTheme="minorHAnsi" w:cs="Arial"/>
          <w:b/>
        </w:rPr>
        <w:t>H’</w:t>
      </w:r>
      <w:r w:rsidR="001D45C3" w:rsidRPr="00E246FF">
        <w:rPr>
          <w:rFonts w:asciiTheme="minorHAnsi" w:hAnsiTheme="minorHAnsi" w:cs="Arial"/>
        </w:rPr>
        <w:t>.</w:t>
      </w:r>
      <w:r w:rsidR="005E7A4D" w:rsidRPr="00E246FF">
        <w:rPr>
          <w:rFonts w:asciiTheme="minorHAnsi" w:hAnsiTheme="minorHAnsi" w:cs="Arial"/>
        </w:rPr>
        <w:t xml:space="preserve"> </w:t>
      </w:r>
    </w:p>
    <w:p w14:paraId="282CFDDB" w14:textId="77777777" w:rsidR="00433C88" w:rsidRPr="00E246FF" w:rsidRDefault="00F06210" w:rsidP="00D92F5E">
      <w:pPr>
        <w:spacing w:after="120" w:line="276" w:lineRule="auto"/>
        <w:ind w:left="567" w:hanging="567"/>
        <w:jc w:val="both"/>
        <w:rPr>
          <w:rFonts w:asciiTheme="minorHAnsi" w:hAnsiTheme="minorHAnsi" w:cs="Arial"/>
        </w:rPr>
      </w:pPr>
      <w:r w:rsidRPr="00E246FF">
        <w:rPr>
          <w:rFonts w:asciiTheme="minorHAnsi" w:hAnsiTheme="minorHAnsi" w:cs="Arial"/>
          <w:b/>
        </w:rPr>
        <w:t>Q</w:t>
      </w:r>
      <w:r w:rsidR="002118B1">
        <w:rPr>
          <w:rFonts w:asciiTheme="minorHAnsi" w:hAnsiTheme="minorHAnsi" w:cs="Arial"/>
          <w:b/>
        </w:rPr>
        <w:t>30</w:t>
      </w:r>
      <w:r w:rsidRPr="00E246FF">
        <w:rPr>
          <w:rFonts w:asciiTheme="minorHAnsi" w:hAnsiTheme="minorHAnsi" w:cs="Arial"/>
          <w:b/>
        </w:rPr>
        <w:t>.</w:t>
      </w:r>
      <w:r w:rsidR="00D92F5E" w:rsidRPr="00E246FF">
        <w:rPr>
          <w:rFonts w:asciiTheme="minorHAnsi" w:hAnsiTheme="minorHAnsi" w:cs="Arial"/>
        </w:rPr>
        <w:tab/>
      </w:r>
      <w:r w:rsidR="00433C88" w:rsidRPr="00E246FF">
        <w:rPr>
          <w:rFonts w:asciiTheme="minorHAnsi" w:hAnsiTheme="minorHAnsi" w:cs="Arial"/>
        </w:rPr>
        <w:t>En déduire une expression de F</w:t>
      </w:r>
      <w:r w:rsidR="009C0ABA" w:rsidRPr="00E246FF">
        <w:rPr>
          <w:rFonts w:asciiTheme="minorHAnsi" w:hAnsiTheme="minorHAnsi" w:cs="Arial"/>
          <w:vertAlign w:val="subscript"/>
        </w:rPr>
        <w:t>p</w:t>
      </w:r>
      <w:r w:rsidR="00B01C5A" w:rsidRPr="00E246FF">
        <w:rPr>
          <w:rFonts w:asciiTheme="minorHAnsi" w:hAnsiTheme="minorHAnsi" w:cs="Arial"/>
        </w:rPr>
        <w:t xml:space="preserve"> en fonction de </w:t>
      </w:r>
      <w:r w:rsidR="009C0ABA" w:rsidRPr="00E246FF">
        <w:rPr>
          <w:rFonts w:asciiTheme="minorHAnsi" w:hAnsiTheme="minorHAnsi" w:cs="Arial"/>
          <w:b/>
        </w:rPr>
        <w:t>Mc</w:t>
      </w:r>
      <w:r w:rsidR="009C0ABA" w:rsidRPr="00E246FF">
        <w:rPr>
          <w:rFonts w:asciiTheme="minorHAnsi" w:hAnsiTheme="minorHAnsi" w:cs="Arial"/>
        </w:rPr>
        <w:t xml:space="preserve">, </w:t>
      </w:r>
      <w:r w:rsidR="009C0ABA" w:rsidRPr="00E246FF">
        <w:rPr>
          <w:rFonts w:asciiTheme="minorHAnsi" w:hAnsiTheme="minorHAnsi" w:cs="Arial"/>
          <w:b/>
        </w:rPr>
        <w:t>g</w:t>
      </w:r>
      <w:r w:rsidR="009C0ABA" w:rsidRPr="00E246FF">
        <w:rPr>
          <w:rFonts w:asciiTheme="minorHAnsi" w:hAnsiTheme="minorHAnsi" w:cs="Arial"/>
        </w:rPr>
        <w:t xml:space="preserve">, </w:t>
      </w:r>
      <w:r w:rsidR="009C0ABA" w:rsidRPr="00E246FF">
        <w:rPr>
          <w:rFonts w:asciiTheme="minorHAnsi" w:hAnsiTheme="minorHAnsi" w:cs="Arial"/>
          <w:b/>
        </w:rPr>
        <w:t>V</w:t>
      </w:r>
      <w:r w:rsidR="009C0ABA" w:rsidRPr="00E246FF">
        <w:rPr>
          <w:rFonts w:asciiTheme="minorHAnsi" w:hAnsiTheme="minorHAnsi" w:cs="Arial"/>
        </w:rPr>
        <w:t>,</w:t>
      </w:r>
      <w:r w:rsidR="00D92F5E" w:rsidRPr="00E246FF">
        <w:rPr>
          <w:rFonts w:asciiTheme="minorHAnsi" w:hAnsiTheme="minorHAnsi" w:cs="Arial"/>
        </w:rPr>
        <w:t xml:space="preserve"> </w:t>
      </w:r>
      <w:r w:rsidR="009C0ABA" w:rsidRPr="00E246FF">
        <w:rPr>
          <w:rFonts w:asciiTheme="minorHAnsi" w:hAnsiTheme="minorHAnsi" w:cs="Arial"/>
          <w:b/>
        </w:rPr>
        <w:t>R</w:t>
      </w:r>
      <w:r w:rsidR="00D92F5E" w:rsidRPr="00E246FF">
        <w:rPr>
          <w:rFonts w:asciiTheme="minorHAnsi" w:hAnsiTheme="minorHAnsi" w:cs="Arial"/>
          <w:b/>
        </w:rPr>
        <w:t>,</w:t>
      </w:r>
      <w:r w:rsidR="009C0ABA" w:rsidRPr="00E246FF">
        <w:rPr>
          <w:rFonts w:asciiTheme="minorHAnsi" w:hAnsiTheme="minorHAnsi" w:cs="Arial"/>
        </w:rPr>
        <w:t xml:space="preserve"> </w:t>
      </w:r>
      <w:r w:rsidR="009C0ABA" w:rsidRPr="00E246FF">
        <w:rPr>
          <w:rFonts w:asciiTheme="minorHAnsi" w:hAnsiTheme="minorHAnsi" w:cs="Arial"/>
          <w:b/>
        </w:rPr>
        <w:t>IG</w:t>
      </w:r>
      <w:r w:rsidR="009C0ABA" w:rsidRPr="00E246FF">
        <w:rPr>
          <w:rFonts w:asciiTheme="minorHAnsi" w:hAnsiTheme="minorHAnsi" w:cs="Arial"/>
          <w:b/>
          <w:vertAlign w:val="subscript"/>
        </w:rPr>
        <w:t>x</w:t>
      </w:r>
      <w:r w:rsidR="009C0ABA" w:rsidRPr="00E246FF">
        <w:rPr>
          <w:rFonts w:asciiTheme="minorHAnsi" w:hAnsiTheme="minorHAnsi" w:cs="Arial"/>
        </w:rPr>
        <w:t xml:space="preserve">, </w:t>
      </w:r>
      <w:r w:rsidR="009C0ABA" w:rsidRPr="00E246FF">
        <w:rPr>
          <w:rFonts w:asciiTheme="minorHAnsi" w:hAnsiTheme="minorHAnsi" w:cs="Arial"/>
          <w:b/>
        </w:rPr>
        <w:t>IG</w:t>
      </w:r>
      <w:r w:rsidR="00DC50CF" w:rsidRPr="00E246FF">
        <w:rPr>
          <w:rFonts w:asciiTheme="minorHAnsi" w:hAnsiTheme="minorHAnsi" w:cs="Arial"/>
          <w:b/>
          <w:vertAlign w:val="subscript"/>
        </w:rPr>
        <w:t>z</w:t>
      </w:r>
      <w:r w:rsidR="009C0ABA" w:rsidRPr="00E246FF">
        <w:rPr>
          <w:rFonts w:asciiTheme="minorHAnsi" w:hAnsiTheme="minorHAnsi" w:cs="Arial"/>
        </w:rPr>
        <w:t xml:space="preserve"> et </w:t>
      </w:r>
      <w:r w:rsidR="009C0ABA" w:rsidRPr="00E246FF">
        <w:rPr>
          <w:rFonts w:asciiTheme="minorHAnsi" w:hAnsiTheme="minorHAnsi" w:cs="Arial"/>
          <w:b/>
        </w:rPr>
        <w:t>I</w:t>
      </w:r>
      <w:r w:rsidR="00265EC1">
        <w:rPr>
          <w:rFonts w:asciiTheme="minorHAnsi" w:hAnsiTheme="minorHAnsi" w:cs="Arial"/>
          <w:b/>
          <w:vertAlign w:val="subscript"/>
        </w:rPr>
        <w:t>21</w:t>
      </w:r>
      <w:r w:rsidR="009C0ABA" w:rsidRPr="00E246FF">
        <w:rPr>
          <w:rFonts w:asciiTheme="minorHAnsi" w:hAnsiTheme="minorHAnsi" w:cs="Arial"/>
          <w:b/>
        </w:rPr>
        <w:t>H’</w:t>
      </w:r>
      <w:r w:rsidR="009C0ABA" w:rsidRPr="00E246FF">
        <w:rPr>
          <w:rFonts w:asciiTheme="minorHAnsi" w:hAnsiTheme="minorHAnsi" w:cs="Arial"/>
        </w:rPr>
        <w:t>.</w:t>
      </w:r>
    </w:p>
    <w:p w14:paraId="611389AE" w14:textId="77777777" w:rsidR="00B01C5A" w:rsidRPr="00E246FF" w:rsidRDefault="00454A8C" w:rsidP="00D92F5E">
      <w:pPr>
        <w:spacing w:line="276" w:lineRule="auto"/>
        <w:ind w:right="-2"/>
        <w:jc w:val="both"/>
        <w:rPr>
          <w:rFonts w:asciiTheme="minorHAnsi" w:hAnsiTheme="minorHAnsi" w:cs="Arial"/>
          <w:b/>
        </w:rPr>
      </w:pPr>
      <w:r w:rsidRPr="00E246FF">
        <w:rPr>
          <w:rFonts w:asciiTheme="minorHAnsi" w:hAnsiTheme="minorHAnsi" w:cs="Arial"/>
          <w:b/>
        </w:rPr>
        <w:t>Application numérique</w:t>
      </w:r>
      <w:r w:rsidR="00B01C5A" w:rsidRPr="00E246FF">
        <w:rPr>
          <w:rFonts w:asciiTheme="minorHAnsi" w:hAnsiTheme="minorHAnsi" w:cs="Arial"/>
          <w:b/>
        </w:rPr>
        <w:t xml:space="preserve"> : </w:t>
      </w:r>
    </w:p>
    <w:p w14:paraId="4595D138" w14:textId="77777777" w:rsidR="00D92F5E" w:rsidRPr="00E246FF" w:rsidRDefault="00B01C5A" w:rsidP="00F01D3F">
      <w:pPr>
        <w:spacing w:line="276" w:lineRule="auto"/>
        <w:jc w:val="both"/>
        <w:rPr>
          <w:rFonts w:asciiTheme="minorHAnsi" w:hAnsiTheme="minorHAnsi" w:cs="Arial"/>
        </w:rPr>
      </w:pPr>
      <w:r w:rsidRPr="00E246FF">
        <w:rPr>
          <w:rFonts w:asciiTheme="minorHAnsi" w:hAnsiTheme="minorHAnsi" w:cs="Arial"/>
        </w:rPr>
        <w:t xml:space="preserve">Réaliser l’application numérique pour </w:t>
      </w:r>
      <w:r w:rsidR="00D92F5E" w:rsidRPr="00E246FF">
        <w:rPr>
          <w:rFonts w:asciiTheme="minorHAnsi" w:hAnsiTheme="minorHAnsi" w:cs="Arial"/>
        </w:rPr>
        <w:tab/>
      </w:r>
      <w:r w:rsidRPr="00E246FF">
        <w:rPr>
          <w:rFonts w:asciiTheme="minorHAnsi" w:hAnsiTheme="minorHAnsi" w:cs="Arial"/>
        </w:rPr>
        <w:t xml:space="preserve">Mc = 35 tonnes ; </w:t>
      </w:r>
      <w:r w:rsidR="00D92F5E" w:rsidRPr="00E246FF">
        <w:rPr>
          <w:rFonts w:asciiTheme="minorHAnsi" w:hAnsiTheme="minorHAnsi" w:cs="Arial"/>
        </w:rPr>
        <w:tab/>
        <w:t>R = 800m</w:t>
      </w:r>
      <w:r w:rsidR="00480CD9" w:rsidRPr="00E246FF">
        <w:rPr>
          <w:rFonts w:asciiTheme="minorHAnsi" w:hAnsiTheme="minorHAnsi" w:cs="Arial"/>
        </w:rPr>
        <w:tab/>
        <w:t>g = 10 m/s</w:t>
      </w:r>
      <w:r w:rsidR="00480CD9" w:rsidRPr="00E246FF">
        <w:rPr>
          <w:rFonts w:asciiTheme="minorHAnsi" w:hAnsiTheme="minorHAnsi" w:cs="Arial"/>
          <w:vertAlign w:val="superscript"/>
        </w:rPr>
        <w:t>2</w:t>
      </w:r>
    </w:p>
    <w:p w14:paraId="1F883899" w14:textId="77777777" w:rsidR="00D92F5E" w:rsidRPr="00356133" w:rsidRDefault="00B01C5A" w:rsidP="006A4DA8">
      <w:pPr>
        <w:spacing w:line="276" w:lineRule="auto"/>
        <w:ind w:left="567" w:hanging="567"/>
        <w:jc w:val="both"/>
        <w:rPr>
          <w:rFonts w:asciiTheme="minorHAnsi" w:hAnsiTheme="minorHAnsi" w:cs="Arial"/>
          <w:lang w:val="en-US"/>
        </w:rPr>
      </w:pPr>
      <w:r w:rsidRPr="00356133">
        <w:rPr>
          <w:rFonts w:asciiTheme="minorHAnsi" w:hAnsiTheme="minorHAnsi" w:cs="Arial"/>
          <w:lang w:val="en-US"/>
        </w:rPr>
        <w:t>V = 180 km/h</w:t>
      </w:r>
      <w:r w:rsidR="001D45C3" w:rsidRPr="00356133">
        <w:rPr>
          <w:rFonts w:asciiTheme="minorHAnsi" w:hAnsiTheme="minorHAnsi" w:cs="Arial"/>
          <w:lang w:val="en-US"/>
        </w:rPr>
        <w:t xml:space="preserve"> </w:t>
      </w:r>
      <w:r w:rsidR="00D92F5E" w:rsidRPr="00356133">
        <w:rPr>
          <w:rFonts w:asciiTheme="minorHAnsi" w:hAnsiTheme="minorHAnsi" w:cs="Arial"/>
          <w:lang w:val="en-US"/>
        </w:rPr>
        <w:tab/>
      </w:r>
      <w:r w:rsidR="00D92F5E" w:rsidRPr="00356133">
        <w:rPr>
          <w:rFonts w:asciiTheme="minorHAnsi" w:hAnsiTheme="minorHAnsi" w:cs="Arial"/>
          <w:lang w:val="en-US"/>
        </w:rPr>
        <w:tab/>
      </w:r>
      <w:r w:rsidR="00F8282F" w:rsidRPr="00356133">
        <w:rPr>
          <w:rFonts w:asciiTheme="minorHAnsi" w:hAnsiTheme="minorHAnsi" w:cs="Arial"/>
          <w:lang w:val="en-US"/>
        </w:rPr>
        <w:t xml:space="preserve"> IG</w:t>
      </w:r>
      <w:r w:rsidR="00F8282F" w:rsidRPr="00356133">
        <w:rPr>
          <w:rFonts w:asciiTheme="minorHAnsi" w:hAnsiTheme="minorHAnsi" w:cs="Arial"/>
          <w:vertAlign w:val="subscript"/>
          <w:lang w:val="en-US"/>
        </w:rPr>
        <w:t>x</w:t>
      </w:r>
      <w:r w:rsidR="00D92F5E" w:rsidRPr="00356133">
        <w:rPr>
          <w:rFonts w:asciiTheme="minorHAnsi" w:hAnsiTheme="minorHAnsi" w:cs="Arial"/>
          <w:lang w:val="en-US"/>
        </w:rPr>
        <w:t xml:space="preserve"> = 430 mm</w:t>
      </w:r>
      <w:r w:rsidR="00F8282F" w:rsidRPr="00356133">
        <w:rPr>
          <w:rFonts w:asciiTheme="minorHAnsi" w:hAnsiTheme="minorHAnsi" w:cs="Arial"/>
          <w:lang w:val="en-US"/>
        </w:rPr>
        <w:t xml:space="preserve"> </w:t>
      </w:r>
      <w:r w:rsidR="00D92F5E" w:rsidRPr="00356133">
        <w:rPr>
          <w:rFonts w:asciiTheme="minorHAnsi" w:hAnsiTheme="minorHAnsi" w:cs="Arial"/>
          <w:lang w:val="en-US"/>
        </w:rPr>
        <w:tab/>
      </w:r>
      <w:r w:rsidR="00D92F5E" w:rsidRPr="00356133">
        <w:rPr>
          <w:rFonts w:asciiTheme="minorHAnsi" w:hAnsiTheme="minorHAnsi" w:cs="Arial"/>
          <w:lang w:val="en-US"/>
        </w:rPr>
        <w:tab/>
      </w:r>
      <w:r w:rsidR="00F8282F" w:rsidRPr="00356133">
        <w:rPr>
          <w:rFonts w:asciiTheme="minorHAnsi" w:hAnsiTheme="minorHAnsi" w:cs="Arial"/>
          <w:lang w:val="en-US"/>
        </w:rPr>
        <w:t>IG</w:t>
      </w:r>
      <w:r w:rsidR="00DC50CF" w:rsidRPr="00356133">
        <w:rPr>
          <w:rFonts w:asciiTheme="minorHAnsi" w:hAnsiTheme="minorHAnsi" w:cs="Arial"/>
          <w:vertAlign w:val="subscript"/>
          <w:lang w:val="en-US"/>
        </w:rPr>
        <w:t>z</w:t>
      </w:r>
      <w:r w:rsidR="00D92F5E" w:rsidRPr="00356133">
        <w:rPr>
          <w:rFonts w:asciiTheme="minorHAnsi" w:hAnsiTheme="minorHAnsi" w:cs="Arial"/>
          <w:lang w:val="en-US"/>
        </w:rPr>
        <w:t xml:space="preserve"> = 160 mm</w:t>
      </w:r>
      <w:r w:rsidR="00D92F5E" w:rsidRPr="00356133">
        <w:rPr>
          <w:rFonts w:asciiTheme="minorHAnsi" w:hAnsiTheme="minorHAnsi" w:cs="Arial"/>
          <w:lang w:val="en-US"/>
        </w:rPr>
        <w:tab/>
      </w:r>
      <w:r w:rsidR="00D92F5E" w:rsidRPr="00356133">
        <w:rPr>
          <w:rFonts w:asciiTheme="minorHAnsi" w:hAnsiTheme="minorHAnsi" w:cs="Arial"/>
          <w:lang w:val="en-US"/>
        </w:rPr>
        <w:tab/>
      </w:r>
      <w:r w:rsidR="00F8282F" w:rsidRPr="00356133">
        <w:rPr>
          <w:rFonts w:asciiTheme="minorHAnsi" w:hAnsiTheme="minorHAnsi" w:cs="Arial"/>
          <w:lang w:val="en-US"/>
        </w:rPr>
        <w:t>I</w:t>
      </w:r>
      <w:r w:rsidR="00265EC1">
        <w:rPr>
          <w:rFonts w:asciiTheme="minorHAnsi" w:hAnsiTheme="minorHAnsi" w:cs="Arial"/>
          <w:vertAlign w:val="subscript"/>
          <w:lang w:val="en-US"/>
        </w:rPr>
        <w:t>21</w:t>
      </w:r>
      <w:r w:rsidR="00F8282F" w:rsidRPr="00356133">
        <w:rPr>
          <w:rFonts w:asciiTheme="minorHAnsi" w:hAnsiTheme="minorHAnsi" w:cs="Arial"/>
          <w:lang w:val="en-US"/>
        </w:rPr>
        <w:t>H’ = 1153 mm</w:t>
      </w:r>
    </w:p>
    <w:p w14:paraId="47F00499" w14:textId="77777777" w:rsidR="006A4DA8" w:rsidRPr="00356133" w:rsidRDefault="006A4DA8" w:rsidP="000E4873">
      <w:pPr>
        <w:spacing w:after="120" w:line="276" w:lineRule="auto"/>
        <w:ind w:right="-2"/>
        <w:jc w:val="both"/>
        <w:rPr>
          <w:rFonts w:asciiTheme="minorHAnsi" w:hAnsiTheme="minorHAnsi" w:cs="Arial"/>
          <w:lang w:val="en-US"/>
        </w:rPr>
      </w:pPr>
    </w:p>
    <w:p w14:paraId="5DED3234" w14:textId="77777777" w:rsidR="00BD5095" w:rsidRPr="000E4873" w:rsidRDefault="00BD5095" w:rsidP="000E4873">
      <w:pPr>
        <w:spacing w:after="120" w:line="276" w:lineRule="auto"/>
        <w:ind w:right="-2"/>
        <w:jc w:val="both"/>
        <w:rPr>
          <w:rFonts w:asciiTheme="minorHAnsi" w:hAnsiTheme="minorHAnsi" w:cs="Arial"/>
        </w:rPr>
      </w:pPr>
      <w:r w:rsidRPr="00E246FF">
        <w:rPr>
          <w:rFonts w:asciiTheme="minorHAnsi" w:hAnsiTheme="minorHAnsi" w:cs="Arial"/>
        </w:rPr>
        <w:t xml:space="preserve">En réalité, le système est constitué de </w:t>
      </w:r>
      <w:r w:rsidRPr="002D77E1">
        <w:rPr>
          <w:rFonts w:asciiTheme="minorHAnsi" w:hAnsiTheme="minorHAnsi" w:cs="Arial"/>
          <w:b/>
        </w:rPr>
        <w:t>deux actionneurs</w:t>
      </w:r>
      <w:r w:rsidRPr="00E246FF">
        <w:rPr>
          <w:rFonts w:asciiTheme="minorHAnsi" w:hAnsiTheme="minorHAnsi" w:cs="Arial"/>
        </w:rPr>
        <w:t xml:space="preserve"> montés en opposition. Pendant </w:t>
      </w:r>
      <w:proofErr w:type="gramStart"/>
      <w:r w:rsidR="004D0E0A" w:rsidRPr="00E246FF">
        <w:rPr>
          <w:rFonts w:asciiTheme="minorHAnsi" w:hAnsiTheme="minorHAnsi" w:cs="Arial"/>
        </w:rPr>
        <w:t>qu’un premier</w:t>
      </w:r>
      <w:proofErr w:type="gramEnd"/>
      <w:r w:rsidRPr="00E246FF">
        <w:rPr>
          <w:rFonts w:asciiTheme="minorHAnsi" w:hAnsiTheme="minorHAnsi" w:cs="Arial"/>
        </w:rPr>
        <w:t xml:space="preserve"> pousse la traverse, le secon</w:t>
      </w:r>
      <w:r w:rsidR="00DE697C" w:rsidRPr="00E246FF">
        <w:rPr>
          <w:rFonts w:asciiTheme="minorHAnsi" w:hAnsiTheme="minorHAnsi" w:cs="Arial"/>
        </w:rPr>
        <w:t>d</w:t>
      </w:r>
      <w:r w:rsidRPr="00E246FF">
        <w:rPr>
          <w:rFonts w:asciiTheme="minorHAnsi" w:hAnsiTheme="minorHAnsi" w:cs="Arial"/>
        </w:rPr>
        <w:t xml:space="preserve"> tire. On considérera une parfaite symétrie du système. On peut alors consid</w:t>
      </w:r>
      <w:r w:rsidR="00FA1A9B" w:rsidRPr="00E246FF">
        <w:rPr>
          <w:rFonts w:asciiTheme="minorHAnsi" w:hAnsiTheme="minorHAnsi" w:cs="Arial"/>
        </w:rPr>
        <w:t xml:space="preserve">érer qu’un actionneur fournira </w:t>
      </w:r>
      <w:r w:rsidR="000E4873">
        <w:rPr>
          <w:rFonts w:asciiTheme="minorHAnsi" w:hAnsiTheme="minorHAnsi" w:cs="Arial"/>
        </w:rPr>
        <w:t xml:space="preserve"> </w:t>
      </w:r>
      <w:r w:rsidRPr="000E4873">
        <w:rPr>
          <w:rFonts w:asciiTheme="minorHAnsi" w:hAnsiTheme="minorHAnsi" w:cs="Arial"/>
          <w:b/>
        </w:rPr>
        <w:t>F</w:t>
      </w:r>
      <w:r w:rsidRPr="000E4873">
        <w:rPr>
          <w:rFonts w:asciiTheme="minorHAnsi" w:hAnsiTheme="minorHAnsi" w:cs="Arial"/>
          <w:b/>
          <w:vertAlign w:val="subscript"/>
        </w:rPr>
        <w:t>v</w:t>
      </w:r>
      <w:r w:rsidR="001E62E3" w:rsidRPr="000E4873">
        <w:rPr>
          <w:rFonts w:asciiTheme="minorHAnsi" w:hAnsiTheme="minorHAnsi" w:cs="Arial"/>
          <w:b/>
        </w:rPr>
        <w:t xml:space="preserve"> = F</w:t>
      </w:r>
      <w:r w:rsidR="001E62E3" w:rsidRPr="000E4873">
        <w:rPr>
          <w:rFonts w:asciiTheme="minorHAnsi" w:hAnsiTheme="minorHAnsi" w:cs="Arial"/>
          <w:b/>
          <w:vertAlign w:val="subscript"/>
        </w:rPr>
        <w:t>p</w:t>
      </w:r>
      <w:r w:rsidRPr="000E4873">
        <w:rPr>
          <w:rFonts w:asciiTheme="minorHAnsi" w:hAnsiTheme="minorHAnsi" w:cs="Arial"/>
          <w:b/>
        </w:rPr>
        <w:t>/2</w:t>
      </w:r>
    </w:p>
    <w:p w14:paraId="6FABDFD0" w14:textId="77777777" w:rsidR="009872D3" w:rsidRDefault="00F06210" w:rsidP="00D92F5E">
      <w:pPr>
        <w:spacing w:after="120" w:line="276" w:lineRule="auto"/>
        <w:ind w:left="567" w:hanging="567"/>
        <w:jc w:val="both"/>
        <w:rPr>
          <w:rFonts w:asciiTheme="minorHAnsi" w:hAnsiTheme="minorHAnsi" w:cs="Arial"/>
        </w:rPr>
      </w:pPr>
      <w:r w:rsidRPr="00E246FF">
        <w:rPr>
          <w:rFonts w:asciiTheme="minorHAnsi" w:hAnsiTheme="minorHAnsi" w:cs="Arial"/>
          <w:b/>
        </w:rPr>
        <w:t>Q</w:t>
      </w:r>
      <w:r w:rsidR="006F1F35" w:rsidRPr="00E246FF">
        <w:rPr>
          <w:rFonts w:asciiTheme="minorHAnsi" w:hAnsiTheme="minorHAnsi" w:cs="Arial"/>
          <w:b/>
        </w:rPr>
        <w:t>3</w:t>
      </w:r>
      <w:r w:rsidR="002118B1">
        <w:rPr>
          <w:rFonts w:asciiTheme="minorHAnsi" w:hAnsiTheme="minorHAnsi" w:cs="Arial"/>
          <w:b/>
        </w:rPr>
        <w:t>1</w:t>
      </w:r>
      <w:r w:rsidRPr="00E246FF">
        <w:rPr>
          <w:rFonts w:asciiTheme="minorHAnsi" w:hAnsiTheme="minorHAnsi" w:cs="Arial"/>
          <w:b/>
        </w:rPr>
        <w:t>.</w:t>
      </w:r>
      <w:r w:rsidRPr="00E246FF">
        <w:rPr>
          <w:rFonts w:asciiTheme="minorHAnsi" w:hAnsiTheme="minorHAnsi" w:cs="Arial"/>
        </w:rPr>
        <w:t xml:space="preserve"> </w:t>
      </w:r>
      <w:r w:rsidR="00D92F5E" w:rsidRPr="00E246FF">
        <w:rPr>
          <w:rFonts w:asciiTheme="minorHAnsi" w:hAnsiTheme="minorHAnsi" w:cs="Arial"/>
        </w:rPr>
        <w:tab/>
      </w:r>
      <w:r w:rsidR="0068178F" w:rsidRPr="00E246FF">
        <w:rPr>
          <w:rFonts w:asciiTheme="minorHAnsi" w:hAnsiTheme="minorHAnsi" w:cs="Arial"/>
        </w:rPr>
        <w:t xml:space="preserve">Calculer </w:t>
      </w:r>
      <w:r w:rsidR="0068178F" w:rsidRPr="00E246FF">
        <w:rPr>
          <w:rFonts w:asciiTheme="minorHAnsi" w:hAnsiTheme="minorHAnsi" w:cs="Arial"/>
          <w:b/>
        </w:rPr>
        <w:t>F</w:t>
      </w:r>
      <w:r w:rsidR="0068178F" w:rsidRPr="00E246FF">
        <w:rPr>
          <w:rFonts w:asciiTheme="minorHAnsi" w:hAnsiTheme="minorHAnsi" w:cs="Arial"/>
          <w:b/>
          <w:vertAlign w:val="subscript"/>
        </w:rPr>
        <w:t xml:space="preserve">v </w:t>
      </w:r>
      <w:r w:rsidR="0068178F" w:rsidRPr="00E246FF">
        <w:rPr>
          <w:rFonts w:asciiTheme="minorHAnsi" w:hAnsiTheme="minorHAnsi" w:cs="Arial"/>
        </w:rPr>
        <w:t>puis e</w:t>
      </w:r>
      <w:r w:rsidR="00BD5095" w:rsidRPr="00E246FF">
        <w:rPr>
          <w:rFonts w:asciiTheme="minorHAnsi" w:hAnsiTheme="minorHAnsi" w:cs="Arial"/>
        </w:rPr>
        <w:t xml:space="preserve">stimer </w:t>
      </w:r>
      <w:r w:rsidR="007B115C" w:rsidRPr="00E246FF">
        <w:rPr>
          <w:rFonts w:asciiTheme="minorHAnsi" w:hAnsiTheme="minorHAnsi" w:cs="Arial"/>
        </w:rPr>
        <w:t>à partir des données fournies à</w:t>
      </w:r>
      <w:r w:rsidR="00486A39" w:rsidRPr="00E246FF">
        <w:rPr>
          <w:rFonts w:asciiTheme="minorHAnsi" w:hAnsiTheme="minorHAnsi" w:cs="Arial"/>
        </w:rPr>
        <w:t xml:space="preserve"> la question </w:t>
      </w:r>
      <w:r w:rsidR="0068178F" w:rsidRPr="006A4DA8">
        <w:rPr>
          <w:rFonts w:asciiTheme="minorHAnsi" w:hAnsiTheme="minorHAnsi" w:cs="Arial"/>
        </w:rPr>
        <w:t>Q25</w:t>
      </w:r>
      <w:r w:rsidR="00486A39" w:rsidRPr="00E246FF">
        <w:rPr>
          <w:rFonts w:asciiTheme="minorHAnsi" w:hAnsiTheme="minorHAnsi" w:cs="Arial"/>
        </w:rPr>
        <w:t xml:space="preserve"> </w:t>
      </w:r>
      <w:r w:rsidR="00BD5095" w:rsidRPr="00E246FF">
        <w:rPr>
          <w:rFonts w:asciiTheme="minorHAnsi" w:hAnsiTheme="minorHAnsi" w:cs="Arial"/>
        </w:rPr>
        <w:t>la puissance d’un actionneur</w:t>
      </w:r>
      <w:r w:rsidR="00FA1A9B" w:rsidRPr="00E246FF">
        <w:rPr>
          <w:rFonts w:asciiTheme="minorHAnsi" w:hAnsiTheme="minorHAnsi" w:cs="Arial"/>
        </w:rPr>
        <w:t>.</w:t>
      </w:r>
    </w:p>
    <w:p w14:paraId="2FB6101F" w14:textId="77777777" w:rsidR="002118B1" w:rsidRPr="00AF6B8B" w:rsidRDefault="009872D3" w:rsidP="00D92F5E">
      <w:pPr>
        <w:spacing w:after="120" w:line="276" w:lineRule="auto"/>
        <w:ind w:left="567" w:hanging="567"/>
        <w:jc w:val="both"/>
        <w:rPr>
          <w:rFonts w:asciiTheme="minorHAnsi" w:hAnsiTheme="minorHAnsi" w:cs="Arial"/>
        </w:rPr>
      </w:pPr>
      <w:r w:rsidRPr="00AF6B8B">
        <w:rPr>
          <w:rFonts w:asciiTheme="minorHAnsi" w:hAnsiTheme="minorHAnsi" w:cs="Arial"/>
          <w:b/>
        </w:rPr>
        <w:lastRenderedPageBreak/>
        <w:t>Q</w:t>
      </w:r>
      <w:r w:rsidR="002118B1" w:rsidRPr="00AF6B8B">
        <w:rPr>
          <w:rFonts w:asciiTheme="minorHAnsi" w:hAnsiTheme="minorHAnsi" w:cs="Arial"/>
          <w:b/>
        </w:rPr>
        <w:t>32</w:t>
      </w:r>
      <w:r w:rsidRPr="00AF6B8B">
        <w:rPr>
          <w:rFonts w:asciiTheme="minorHAnsi" w:hAnsiTheme="minorHAnsi" w:cs="Arial"/>
          <w:b/>
        </w:rPr>
        <w:t>.</w:t>
      </w:r>
      <w:r w:rsidR="002118B1" w:rsidRPr="00AF6B8B">
        <w:rPr>
          <w:rFonts w:asciiTheme="minorHAnsi" w:hAnsiTheme="minorHAnsi" w:cs="Arial"/>
          <w:b/>
        </w:rPr>
        <w:tab/>
      </w:r>
      <w:r w:rsidRPr="00AF6B8B">
        <w:rPr>
          <w:rFonts w:asciiTheme="minorHAnsi" w:hAnsiTheme="minorHAnsi" w:cs="Arial"/>
          <w:b/>
        </w:rPr>
        <w:t xml:space="preserve"> </w:t>
      </w:r>
      <w:r w:rsidR="00CE1F02" w:rsidRPr="00AF6B8B">
        <w:rPr>
          <w:rFonts w:asciiTheme="minorHAnsi" w:hAnsiTheme="minorHAnsi" w:cs="Arial"/>
        </w:rPr>
        <w:t xml:space="preserve">Montrer </w:t>
      </w:r>
      <w:r w:rsidR="0012537D" w:rsidRPr="00AF6B8B">
        <w:rPr>
          <w:rFonts w:asciiTheme="minorHAnsi" w:hAnsiTheme="minorHAnsi" w:cs="Arial"/>
        </w:rPr>
        <w:t xml:space="preserve">à l’aide de la documentation ci-dessous </w:t>
      </w:r>
      <w:r w:rsidR="00CE1F02" w:rsidRPr="00AF6B8B">
        <w:rPr>
          <w:rFonts w:asciiTheme="minorHAnsi" w:hAnsiTheme="minorHAnsi" w:cs="Arial"/>
        </w:rPr>
        <w:t>que</w:t>
      </w:r>
      <w:r w:rsidR="00CE1F02" w:rsidRPr="00AF6B8B">
        <w:rPr>
          <w:rFonts w:asciiTheme="minorHAnsi" w:hAnsiTheme="minorHAnsi" w:cs="Arial"/>
          <w:b/>
        </w:rPr>
        <w:t xml:space="preserve"> </w:t>
      </w:r>
      <w:r w:rsidR="00CE1F02" w:rsidRPr="00AF6B8B">
        <w:rPr>
          <w:rFonts w:asciiTheme="minorHAnsi" w:hAnsiTheme="minorHAnsi" w:cs="Arial"/>
        </w:rPr>
        <w:t>l</w:t>
      </w:r>
      <w:r w:rsidRPr="00AF6B8B">
        <w:rPr>
          <w:rFonts w:asciiTheme="minorHAnsi" w:hAnsiTheme="minorHAnsi" w:cs="Arial"/>
        </w:rPr>
        <w:t xml:space="preserve">es </w:t>
      </w:r>
      <w:r w:rsidR="00EA6714" w:rsidRPr="00AF6B8B">
        <w:rPr>
          <w:rFonts w:asciiTheme="minorHAnsi" w:hAnsiTheme="minorHAnsi" w:cs="Arial"/>
        </w:rPr>
        <w:t>performances</w:t>
      </w:r>
      <w:r w:rsidRPr="00AF6B8B">
        <w:rPr>
          <w:rFonts w:asciiTheme="minorHAnsi" w:hAnsiTheme="minorHAnsi" w:cs="Arial"/>
        </w:rPr>
        <w:t xml:space="preserve"> </w:t>
      </w:r>
      <w:r w:rsidR="00CE1F02" w:rsidRPr="00AF6B8B">
        <w:rPr>
          <w:rFonts w:asciiTheme="minorHAnsi" w:hAnsiTheme="minorHAnsi" w:cs="Arial"/>
        </w:rPr>
        <w:t xml:space="preserve">de l’actionneur </w:t>
      </w:r>
      <w:r w:rsidR="00EA6714" w:rsidRPr="00AF6B8B">
        <w:rPr>
          <w:rFonts w:asciiTheme="minorHAnsi" w:hAnsiTheme="minorHAnsi" w:cs="Arial"/>
        </w:rPr>
        <w:t>définies</w:t>
      </w:r>
      <w:r w:rsidRPr="00AF6B8B">
        <w:rPr>
          <w:rFonts w:asciiTheme="minorHAnsi" w:hAnsiTheme="minorHAnsi" w:cs="Arial"/>
        </w:rPr>
        <w:t xml:space="preserve"> </w:t>
      </w:r>
      <w:r w:rsidR="00292339" w:rsidRPr="00AF6B8B">
        <w:rPr>
          <w:rFonts w:asciiTheme="minorHAnsi" w:hAnsiTheme="minorHAnsi" w:cs="Arial"/>
        </w:rPr>
        <w:t xml:space="preserve">aux </w:t>
      </w:r>
      <w:r w:rsidR="00991505" w:rsidRPr="00AF6B8B">
        <w:rPr>
          <w:rFonts w:asciiTheme="minorHAnsi" w:hAnsiTheme="minorHAnsi" w:cs="Arial"/>
        </w:rPr>
        <w:t>questions</w:t>
      </w:r>
      <w:r w:rsidR="00292339" w:rsidRPr="00AF6B8B">
        <w:rPr>
          <w:rFonts w:asciiTheme="minorHAnsi" w:hAnsiTheme="minorHAnsi" w:cs="Arial"/>
        </w:rPr>
        <w:t xml:space="preserve"> </w:t>
      </w:r>
      <w:r w:rsidR="00EA6714" w:rsidRPr="00AF6B8B">
        <w:rPr>
          <w:rFonts w:asciiTheme="minorHAnsi" w:hAnsiTheme="minorHAnsi" w:cs="Arial"/>
          <w:b/>
        </w:rPr>
        <w:t>Q25</w:t>
      </w:r>
      <w:r w:rsidR="00C102A7" w:rsidRPr="00AF6B8B">
        <w:rPr>
          <w:rFonts w:asciiTheme="minorHAnsi" w:hAnsiTheme="minorHAnsi" w:cs="Arial"/>
          <w:b/>
        </w:rPr>
        <w:t>, Q26</w:t>
      </w:r>
      <w:r w:rsidR="00EA6714" w:rsidRPr="00AF6B8B">
        <w:rPr>
          <w:rFonts w:asciiTheme="minorHAnsi" w:hAnsiTheme="minorHAnsi" w:cs="Arial"/>
          <w:b/>
        </w:rPr>
        <w:t xml:space="preserve"> et Q31</w:t>
      </w:r>
      <w:r w:rsidR="00292339" w:rsidRPr="00AF6B8B">
        <w:rPr>
          <w:rFonts w:asciiTheme="minorHAnsi" w:hAnsiTheme="minorHAnsi" w:cs="Arial"/>
        </w:rPr>
        <w:t xml:space="preserve"> </w:t>
      </w:r>
      <w:r w:rsidRPr="00AF6B8B">
        <w:rPr>
          <w:rFonts w:asciiTheme="minorHAnsi" w:hAnsiTheme="minorHAnsi" w:cs="Arial"/>
        </w:rPr>
        <w:t xml:space="preserve">sont compatibles avec </w:t>
      </w:r>
      <w:r w:rsidR="00EA6714" w:rsidRPr="00AF6B8B">
        <w:rPr>
          <w:rFonts w:asciiTheme="minorHAnsi" w:hAnsiTheme="minorHAnsi" w:cs="Arial"/>
        </w:rPr>
        <w:t xml:space="preserve">la référence </w:t>
      </w:r>
      <w:r w:rsidR="00EA6714" w:rsidRPr="00AF6B8B">
        <w:rPr>
          <w:rFonts w:asciiTheme="minorHAnsi" w:hAnsiTheme="minorHAnsi"/>
        </w:rPr>
        <w:t>ELM-S 30-10-0150-C-MP choisie</w:t>
      </w:r>
      <w:r w:rsidR="00EA6714" w:rsidRPr="00AF6B8B">
        <w:rPr>
          <w:rFonts w:asciiTheme="minorHAnsi" w:hAnsiTheme="minorHAnsi" w:cs="Arial"/>
        </w:rPr>
        <w:t xml:space="preserve"> </w:t>
      </w:r>
      <w:r w:rsidRPr="00AF6B8B">
        <w:rPr>
          <w:rFonts w:asciiTheme="minorHAnsi" w:hAnsiTheme="minorHAnsi" w:cs="Arial"/>
        </w:rPr>
        <w:t xml:space="preserve"> par le </w:t>
      </w:r>
      <w:r w:rsidR="00CE1F02" w:rsidRPr="00AF6B8B">
        <w:rPr>
          <w:rFonts w:asciiTheme="minorHAnsi" w:hAnsiTheme="minorHAnsi" w:cs="Arial"/>
        </w:rPr>
        <w:t>concepteur.</w:t>
      </w:r>
      <w:r w:rsidR="00C102A7" w:rsidRPr="00AF6B8B">
        <w:rPr>
          <w:rFonts w:asciiTheme="minorHAnsi" w:hAnsiTheme="minorHAnsi" w:cs="Arial"/>
        </w:rPr>
        <w:t xml:space="preserve"> </w:t>
      </w:r>
    </w:p>
    <w:p w14:paraId="76953BEB" w14:textId="77777777" w:rsidR="00991505" w:rsidRDefault="00556F2E" w:rsidP="00013B41">
      <w:pPr>
        <w:spacing w:after="120" w:line="276" w:lineRule="auto"/>
        <w:ind w:left="567"/>
        <w:jc w:val="both"/>
        <w:rPr>
          <w:rFonts w:ascii="Arial" w:hAnsi="Arial" w:cs="Arial"/>
        </w:rPr>
      </w:pPr>
      <w:r w:rsidRPr="00AF6B8B">
        <w:rPr>
          <w:rFonts w:asciiTheme="minorHAnsi" w:hAnsiTheme="minorHAnsi" w:cs="Arial"/>
        </w:rPr>
        <w:t>Conclure sur c</w:t>
      </w:r>
      <w:r w:rsidR="00292339" w:rsidRPr="00AF6B8B">
        <w:rPr>
          <w:rFonts w:asciiTheme="minorHAnsi" w:hAnsiTheme="minorHAnsi" w:cs="Arial"/>
        </w:rPr>
        <w:t xml:space="preserve">e choix sachant que la </w:t>
      </w:r>
      <w:r w:rsidR="001E6791" w:rsidRPr="00AF6B8B">
        <w:rPr>
          <w:rFonts w:asciiTheme="minorHAnsi" w:hAnsiTheme="minorHAnsi" w:cs="Arial"/>
        </w:rPr>
        <w:t>longueur</w:t>
      </w:r>
      <w:r w:rsidR="00292339" w:rsidRPr="00AF6B8B">
        <w:rPr>
          <w:rFonts w:asciiTheme="minorHAnsi" w:hAnsiTheme="minorHAnsi" w:cs="Arial"/>
        </w:rPr>
        <w:t xml:space="preserve"> </w:t>
      </w:r>
      <w:r w:rsidR="00C102A7" w:rsidRPr="00AF6B8B">
        <w:rPr>
          <w:rFonts w:asciiTheme="minorHAnsi" w:hAnsiTheme="minorHAnsi" w:cs="Arial"/>
        </w:rPr>
        <w:t>totale</w:t>
      </w:r>
      <w:r w:rsidR="002D77E1" w:rsidRPr="00AF6B8B">
        <w:rPr>
          <w:rFonts w:asciiTheme="minorHAnsi" w:hAnsiTheme="minorHAnsi" w:cs="Arial"/>
        </w:rPr>
        <w:t xml:space="preserve"> de l’actionneur </w:t>
      </w:r>
      <w:r w:rsidR="00292339" w:rsidRPr="00AF6B8B">
        <w:rPr>
          <w:rFonts w:asciiTheme="minorHAnsi" w:hAnsiTheme="minorHAnsi" w:cs="Arial"/>
        </w:rPr>
        <w:t xml:space="preserve">tige rentrée imposée par l’encombrement disponible doit être </w:t>
      </w:r>
      <w:r w:rsidR="00C102A7" w:rsidRPr="00AF6B8B">
        <w:rPr>
          <w:rFonts w:asciiTheme="minorHAnsi" w:hAnsiTheme="minorHAnsi" w:cs="Arial"/>
        </w:rPr>
        <w:t xml:space="preserve">au maximum </w:t>
      </w:r>
      <w:r w:rsidR="00292339" w:rsidRPr="00AF6B8B">
        <w:rPr>
          <w:rFonts w:asciiTheme="minorHAnsi" w:hAnsiTheme="minorHAnsi" w:cs="Arial"/>
        </w:rPr>
        <w:t xml:space="preserve">de </w:t>
      </w:r>
      <w:r w:rsidR="008F3771" w:rsidRPr="00AF6B8B">
        <w:rPr>
          <w:rFonts w:asciiTheme="minorHAnsi" w:hAnsiTheme="minorHAnsi" w:cs="Arial"/>
        </w:rPr>
        <w:t>660</w:t>
      </w:r>
      <w:r w:rsidR="00292339" w:rsidRPr="00AF6B8B">
        <w:rPr>
          <w:rFonts w:asciiTheme="minorHAnsi" w:hAnsiTheme="minorHAnsi" w:cs="Arial"/>
        </w:rPr>
        <w:t xml:space="preserve"> mm.</w:t>
      </w:r>
      <w:r w:rsidR="009872D3" w:rsidRPr="00E246FF">
        <w:rPr>
          <w:rFonts w:ascii="Arial" w:hAnsi="Arial" w:cs="Arial"/>
        </w:rPr>
        <w:t xml:space="preserve"> </w:t>
      </w:r>
    </w:p>
    <w:p w14:paraId="56288B39" w14:textId="77777777" w:rsidR="00991505" w:rsidRDefault="00991505" w:rsidP="00D92F5E">
      <w:pPr>
        <w:spacing w:after="120" w:line="276" w:lineRule="auto"/>
        <w:ind w:left="567" w:hanging="567"/>
        <w:jc w:val="both"/>
        <w:rPr>
          <w:rFonts w:ascii="Arial" w:hAnsi="Arial" w:cs="Arial"/>
        </w:rPr>
      </w:pPr>
    </w:p>
    <w:p w14:paraId="6C71F66D" w14:textId="77777777" w:rsidR="00F2041B" w:rsidRDefault="00991505" w:rsidP="00D92F5E">
      <w:pPr>
        <w:spacing w:after="120" w:line="276" w:lineRule="auto"/>
        <w:ind w:left="567" w:hanging="567"/>
        <w:jc w:val="both"/>
        <w:rPr>
          <w:rFonts w:ascii="Arial" w:hAnsi="Arial" w:cs="Arial"/>
        </w:rPr>
      </w:pPr>
      <w:r>
        <w:rPr>
          <w:noProof/>
        </w:rPr>
        <w:drawing>
          <wp:anchor distT="0" distB="0" distL="114300" distR="114300" simplePos="0" relativeHeight="252207104" behindDoc="1" locked="0" layoutInCell="1" allowOverlap="1" wp14:anchorId="552C7E13" wp14:editId="26ED87A7">
            <wp:simplePos x="0" y="0"/>
            <wp:positionH relativeFrom="column">
              <wp:posOffset>-395605</wp:posOffset>
            </wp:positionH>
            <wp:positionV relativeFrom="paragraph">
              <wp:posOffset>1810</wp:posOffset>
            </wp:positionV>
            <wp:extent cx="5972810" cy="5075555"/>
            <wp:effectExtent l="0" t="0" r="8890" b="0"/>
            <wp:wrapNone/>
            <wp:docPr id="2345" name="Imag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72810" cy="5075555"/>
                    </a:xfrm>
                    <a:prstGeom prst="rect">
                      <a:avLst/>
                    </a:prstGeom>
                  </pic:spPr>
                </pic:pic>
              </a:graphicData>
            </a:graphic>
            <wp14:sizeRelH relativeFrom="page">
              <wp14:pctWidth>0</wp14:pctWidth>
            </wp14:sizeRelH>
            <wp14:sizeRelV relativeFrom="page">
              <wp14:pctHeight>0</wp14:pctHeight>
            </wp14:sizeRelV>
          </wp:anchor>
        </w:drawing>
      </w:r>
      <w:r w:rsidRPr="00E246FF">
        <w:rPr>
          <w:rFonts w:ascii="Arial" w:hAnsi="Arial" w:cs="Arial"/>
        </w:rPr>
        <w:t xml:space="preserve"> </w:t>
      </w:r>
    </w:p>
    <w:p w14:paraId="6B07A2F0" w14:textId="77777777" w:rsidR="00F2041B" w:rsidRDefault="00F2041B" w:rsidP="00D92F5E">
      <w:pPr>
        <w:spacing w:after="120" w:line="276" w:lineRule="auto"/>
        <w:ind w:left="567" w:hanging="567"/>
        <w:jc w:val="both"/>
        <w:rPr>
          <w:rFonts w:ascii="Arial" w:hAnsi="Arial" w:cs="Arial"/>
        </w:rPr>
      </w:pPr>
    </w:p>
    <w:p w14:paraId="1F02CE65" w14:textId="77777777" w:rsidR="00F2041B" w:rsidRDefault="00F2041B" w:rsidP="00D92F5E">
      <w:pPr>
        <w:spacing w:after="120" w:line="276" w:lineRule="auto"/>
        <w:ind w:left="567" w:hanging="567"/>
        <w:jc w:val="both"/>
        <w:rPr>
          <w:rFonts w:ascii="Arial" w:hAnsi="Arial" w:cs="Arial"/>
        </w:rPr>
      </w:pPr>
    </w:p>
    <w:p w14:paraId="49B4C03F" w14:textId="77777777" w:rsidR="00F2041B" w:rsidRDefault="00F2041B" w:rsidP="00D92F5E">
      <w:pPr>
        <w:spacing w:after="120" w:line="276" w:lineRule="auto"/>
        <w:ind w:left="567" w:hanging="567"/>
        <w:jc w:val="both"/>
        <w:rPr>
          <w:rFonts w:ascii="Arial" w:hAnsi="Arial" w:cs="Arial"/>
        </w:rPr>
      </w:pPr>
    </w:p>
    <w:p w14:paraId="36401CA2" w14:textId="77777777" w:rsidR="00F2041B" w:rsidRDefault="00F2041B" w:rsidP="00D92F5E">
      <w:pPr>
        <w:spacing w:after="120" w:line="276" w:lineRule="auto"/>
        <w:ind w:left="567" w:hanging="567"/>
        <w:jc w:val="both"/>
        <w:rPr>
          <w:rFonts w:ascii="Arial" w:hAnsi="Arial" w:cs="Arial"/>
        </w:rPr>
      </w:pPr>
    </w:p>
    <w:p w14:paraId="54975455" w14:textId="77777777" w:rsidR="00F2041B" w:rsidRDefault="00F2041B" w:rsidP="00D92F5E">
      <w:pPr>
        <w:spacing w:after="120" w:line="276" w:lineRule="auto"/>
        <w:ind w:left="567" w:hanging="567"/>
        <w:jc w:val="both"/>
        <w:rPr>
          <w:rFonts w:ascii="Arial" w:hAnsi="Arial" w:cs="Arial"/>
        </w:rPr>
      </w:pPr>
    </w:p>
    <w:p w14:paraId="4C8B26C8" w14:textId="77777777" w:rsidR="00F2041B" w:rsidRDefault="00F2041B" w:rsidP="00D92F5E">
      <w:pPr>
        <w:spacing w:after="120" w:line="276" w:lineRule="auto"/>
        <w:ind w:left="567" w:hanging="567"/>
        <w:jc w:val="both"/>
        <w:rPr>
          <w:rFonts w:ascii="Arial" w:hAnsi="Arial" w:cs="Arial"/>
        </w:rPr>
      </w:pPr>
    </w:p>
    <w:p w14:paraId="115BA1B3" w14:textId="77777777" w:rsidR="00F2041B" w:rsidRDefault="00F2041B" w:rsidP="00D92F5E">
      <w:pPr>
        <w:spacing w:after="120" w:line="276" w:lineRule="auto"/>
        <w:ind w:left="567" w:hanging="567"/>
        <w:jc w:val="both"/>
        <w:rPr>
          <w:rFonts w:ascii="Arial" w:hAnsi="Arial" w:cs="Arial"/>
        </w:rPr>
      </w:pPr>
    </w:p>
    <w:p w14:paraId="0356F7BE" w14:textId="77777777" w:rsidR="00F2041B" w:rsidRDefault="00F2041B" w:rsidP="00D92F5E">
      <w:pPr>
        <w:spacing w:after="120" w:line="276" w:lineRule="auto"/>
        <w:ind w:left="567" w:hanging="567"/>
        <w:jc w:val="both"/>
        <w:rPr>
          <w:rFonts w:ascii="Arial" w:hAnsi="Arial" w:cs="Arial"/>
        </w:rPr>
      </w:pPr>
    </w:p>
    <w:p w14:paraId="3A6AF1D7" w14:textId="77777777" w:rsidR="00F2041B" w:rsidRDefault="00F2041B" w:rsidP="00D92F5E">
      <w:pPr>
        <w:spacing w:after="120" w:line="276" w:lineRule="auto"/>
        <w:ind w:left="567" w:hanging="567"/>
        <w:jc w:val="both"/>
        <w:rPr>
          <w:rFonts w:ascii="Arial" w:hAnsi="Arial" w:cs="Arial"/>
        </w:rPr>
      </w:pPr>
    </w:p>
    <w:p w14:paraId="33CC9953" w14:textId="77777777" w:rsidR="00F2041B" w:rsidRDefault="001069CA" w:rsidP="00D92F5E">
      <w:pPr>
        <w:spacing w:after="120" w:line="276" w:lineRule="auto"/>
        <w:ind w:left="567" w:hanging="567"/>
        <w:jc w:val="both"/>
        <w:rPr>
          <w:rFonts w:ascii="Arial" w:hAnsi="Arial" w:cs="Arial"/>
        </w:rPr>
      </w:pPr>
      <w:r>
        <w:rPr>
          <w:noProof/>
        </w:rPr>
        <w:drawing>
          <wp:anchor distT="0" distB="0" distL="114300" distR="114300" simplePos="0" relativeHeight="252208128" behindDoc="1" locked="0" layoutInCell="1" allowOverlap="1" wp14:anchorId="0179E8F7" wp14:editId="3CEAF04C">
            <wp:simplePos x="0" y="0"/>
            <wp:positionH relativeFrom="column">
              <wp:posOffset>3187065</wp:posOffset>
            </wp:positionH>
            <wp:positionV relativeFrom="paragraph">
              <wp:posOffset>139700</wp:posOffset>
            </wp:positionV>
            <wp:extent cx="3084830" cy="4371975"/>
            <wp:effectExtent l="0" t="0" r="1270" b="9525"/>
            <wp:wrapNone/>
            <wp:docPr id="2250" name="Imag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084830" cy="4371975"/>
                    </a:xfrm>
                    <a:prstGeom prst="rect">
                      <a:avLst/>
                    </a:prstGeom>
                  </pic:spPr>
                </pic:pic>
              </a:graphicData>
            </a:graphic>
            <wp14:sizeRelH relativeFrom="page">
              <wp14:pctWidth>0</wp14:pctWidth>
            </wp14:sizeRelH>
            <wp14:sizeRelV relativeFrom="page">
              <wp14:pctHeight>0</wp14:pctHeight>
            </wp14:sizeRelV>
          </wp:anchor>
        </w:drawing>
      </w:r>
    </w:p>
    <w:p w14:paraId="4B22E549" w14:textId="77777777" w:rsidR="00F2041B" w:rsidRDefault="00F2041B" w:rsidP="00D92F5E">
      <w:pPr>
        <w:spacing w:after="120" w:line="276" w:lineRule="auto"/>
        <w:ind w:left="567" w:hanging="567"/>
        <w:jc w:val="both"/>
        <w:rPr>
          <w:rFonts w:ascii="Arial" w:hAnsi="Arial" w:cs="Arial"/>
        </w:rPr>
      </w:pPr>
    </w:p>
    <w:p w14:paraId="14C2FD16" w14:textId="77777777" w:rsidR="00F2041B" w:rsidRDefault="00F2041B" w:rsidP="00D92F5E">
      <w:pPr>
        <w:spacing w:after="120" w:line="276" w:lineRule="auto"/>
        <w:ind w:left="567" w:hanging="567"/>
        <w:jc w:val="both"/>
        <w:rPr>
          <w:rFonts w:ascii="Arial" w:hAnsi="Arial" w:cs="Arial"/>
        </w:rPr>
      </w:pPr>
    </w:p>
    <w:p w14:paraId="1773E71F" w14:textId="77777777" w:rsidR="00F2041B" w:rsidRDefault="00F2041B" w:rsidP="00D92F5E">
      <w:pPr>
        <w:spacing w:after="120" w:line="276" w:lineRule="auto"/>
        <w:ind w:left="567" w:hanging="567"/>
        <w:jc w:val="both"/>
        <w:rPr>
          <w:rFonts w:ascii="Arial" w:hAnsi="Arial" w:cs="Arial"/>
        </w:rPr>
      </w:pPr>
    </w:p>
    <w:p w14:paraId="54765798" w14:textId="77777777" w:rsidR="00F2041B" w:rsidRDefault="00F2041B" w:rsidP="00D92F5E">
      <w:pPr>
        <w:spacing w:after="120" w:line="276" w:lineRule="auto"/>
        <w:ind w:left="567" w:hanging="567"/>
        <w:jc w:val="both"/>
        <w:rPr>
          <w:rFonts w:ascii="Arial" w:hAnsi="Arial" w:cs="Arial"/>
        </w:rPr>
      </w:pPr>
    </w:p>
    <w:p w14:paraId="5B0B390F" w14:textId="77777777" w:rsidR="00F2041B" w:rsidRDefault="00F2041B" w:rsidP="00D92F5E">
      <w:pPr>
        <w:spacing w:after="120" w:line="276" w:lineRule="auto"/>
        <w:ind w:left="567" w:hanging="567"/>
        <w:jc w:val="both"/>
        <w:rPr>
          <w:rFonts w:ascii="Arial" w:hAnsi="Arial" w:cs="Arial"/>
        </w:rPr>
      </w:pPr>
    </w:p>
    <w:p w14:paraId="5898E24B" w14:textId="77777777" w:rsidR="00F2041B" w:rsidRDefault="00F2041B" w:rsidP="00D92F5E">
      <w:pPr>
        <w:spacing w:after="120" w:line="276" w:lineRule="auto"/>
        <w:ind w:left="567" w:hanging="567"/>
        <w:jc w:val="both"/>
        <w:rPr>
          <w:rFonts w:ascii="Arial" w:hAnsi="Arial" w:cs="Arial"/>
        </w:rPr>
      </w:pPr>
    </w:p>
    <w:p w14:paraId="7C2E3C05" w14:textId="77777777" w:rsidR="00F2041B" w:rsidRDefault="00F2041B" w:rsidP="00D92F5E">
      <w:pPr>
        <w:spacing w:after="120" w:line="276" w:lineRule="auto"/>
        <w:ind w:left="567" w:hanging="567"/>
        <w:jc w:val="both"/>
        <w:rPr>
          <w:rFonts w:ascii="Arial" w:hAnsi="Arial" w:cs="Arial"/>
        </w:rPr>
      </w:pPr>
    </w:p>
    <w:p w14:paraId="14C197C9" w14:textId="77777777" w:rsidR="00F2041B" w:rsidRDefault="00F2041B" w:rsidP="00D92F5E">
      <w:pPr>
        <w:spacing w:after="120" w:line="276" w:lineRule="auto"/>
        <w:ind w:left="567" w:hanging="567"/>
        <w:jc w:val="both"/>
        <w:rPr>
          <w:rFonts w:ascii="Arial" w:hAnsi="Arial" w:cs="Arial"/>
        </w:rPr>
      </w:pPr>
    </w:p>
    <w:p w14:paraId="61E8B92F" w14:textId="77777777" w:rsidR="00F2041B" w:rsidRDefault="00F2041B" w:rsidP="00D92F5E">
      <w:pPr>
        <w:spacing w:after="120" w:line="276" w:lineRule="auto"/>
        <w:ind w:left="567" w:hanging="567"/>
        <w:jc w:val="both"/>
        <w:rPr>
          <w:rFonts w:ascii="Arial" w:hAnsi="Arial" w:cs="Arial"/>
        </w:rPr>
      </w:pPr>
    </w:p>
    <w:p w14:paraId="38151EA2" w14:textId="77777777" w:rsidR="00FA1A9B" w:rsidRPr="00013B41" w:rsidRDefault="00FA1A9B" w:rsidP="00F2041B">
      <w:pPr>
        <w:spacing w:after="120" w:line="276" w:lineRule="auto"/>
        <w:rPr>
          <w:rFonts w:ascii="Calibri" w:hAnsi="Calibri" w:cs="Arial"/>
        </w:rPr>
      </w:pPr>
      <w:r w:rsidRPr="00013B41">
        <w:rPr>
          <w:rFonts w:ascii="Calibri" w:hAnsi="Calibri" w:cs="Arial"/>
        </w:rPr>
        <w:br w:type="page"/>
      </w:r>
    </w:p>
    <w:p w14:paraId="1D450F89" w14:textId="77777777" w:rsidR="00F420B0" w:rsidRPr="00E246FF" w:rsidRDefault="00F420B0" w:rsidP="00AA7D45">
      <w:pPr>
        <w:spacing w:line="276" w:lineRule="auto"/>
        <w:ind w:right="-2"/>
        <w:jc w:val="both"/>
        <w:rPr>
          <w:rFonts w:asciiTheme="minorHAnsi" w:hAnsiTheme="minorHAnsi" w:cs="Arial"/>
          <w:b/>
          <w:i/>
          <w:vertAlign w:val="subscript"/>
        </w:rPr>
      </w:pPr>
      <w:r w:rsidRPr="00E246FF">
        <w:rPr>
          <w:rFonts w:asciiTheme="minorHAnsi" w:hAnsiTheme="minorHAnsi" w:cs="Arial"/>
          <w:b/>
          <w:i/>
        </w:rPr>
        <w:lastRenderedPageBreak/>
        <w:t xml:space="preserve">6.2 </w:t>
      </w:r>
      <w:r w:rsidRPr="00E246FF">
        <w:rPr>
          <w:rFonts w:asciiTheme="minorHAnsi" w:hAnsiTheme="minorHAnsi" w:cs="Arial"/>
          <w:b/>
          <w:i/>
        </w:rPr>
        <w:tab/>
      </w:r>
      <w:r w:rsidR="003B27D8">
        <w:rPr>
          <w:rFonts w:asciiTheme="minorHAnsi" w:hAnsiTheme="minorHAnsi" w:cs="Arial"/>
          <w:b/>
          <w:i/>
        </w:rPr>
        <w:t>É</w:t>
      </w:r>
      <w:r w:rsidRPr="00E246FF">
        <w:rPr>
          <w:rFonts w:asciiTheme="minorHAnsi" w:hAnsiTheme="minorHAnsi" w:cs="Arial"/>
          <w:b/>
          <w:i/>
        </w:rPr>
        <w:t>tude des fonctions techniques FT42 et FT43</w:t>
      </w:r>
    </w:p>
    <w:p w14:paraId="7D71B6B5" w14:textId="77777777" w:rsidR="00F420B0" w:rsidRPr="00E246FF" w:rsidRDefault="00F420B0" w:rsidP="00AA7D45">
      <w:pPr>
        <w:spacing w:line="276" w:lineRule="auto"/>
        <w:ind w:right="-2"/>
        <w:jc w:val="both"/>
        <w:rPr>
          <w:rFonts w:asciiTheme="minorHAnsi" w:hAnsiTheme="minorHAnsi" w:cs="Arial"/>
        </w:rPr>
      </w:pPr>
    </w:p>
    <w:p w14:paraId="0E7B49F3" w14:textId="77777777" w:rsidR="00E70F10" w:rsidRPr="000E4873" w:rsidRDefault="00454A8C" w:rsidP="00AA7D45">
      <w:pPr>
        <w:spacing w:line="276" w:lineRule="auto"/>
        <w:ind w:right="-2"/>
        <w:jc w:val="both"/>
        <w:rPr>
          <w:rFonts w:asciiTheme="minorHAnsi" w:hAnsiTheme="minorHAnsi" w:cs="Arial"/>
        </w:rPr>
      </w:pPr>
      <w:r w:rsidRPr="000E4873">
        <w:rPr>
          <w:rFonts w:asciiTheme="minorHAnsi" w:hAnsiTheme="minorHAnsi" w:cs="Arial"/>
        </w:rPr>
        <w:t xml:space="preserve">On s’intéresse maintenant plus particulièrement </w:t>
      </w:r>
      <w:r w:rsidR="00FE217A" w:rsidRPr="000E4873">
        <w:rPr>
          <w:rFonts w:asciiTheme="minorHAnsi" w:hAnsiTheme="minorHAnsi" w:cs="Arial"/>
        </w:rPr>
        <w:t>aux</w:t>
      </w:r>
      <w:r w:rsidRPr="000E4873">
        <w:rPr>
          <w:rFonts w:asciiTheme="minorHAnsi" w:hAnsiTheme="minorHAnsi" w:cs="Arial"/>
        </w:rPr>
        <w:t xml:space="preserve"> fonctions techniques FT42 et FT43 </w:t>
      </w:r>
      <w:r w:rsidR="00EB6FB6" w:rsidRPr="000E4873">
        <w:rPr>
          <w:rFonts w:asciiTheme="minorHAnsi" w:hAnsiTheme="minorHAnsi" w:cs="Arial"/>
        </w:rPr>
        <w:t>« </w:t>
      </w:r>
      <w:r w:rsidR="00D233AC">
        <w:rPr>
          <w:rFonts w:asciiTheme="minorHAnsi" w:hAnsiTheme="minorHAnsi" w:cs="Arial"/>
        </w:rPr>
        <w:t>a</w:t>
      </w:r>
      <w:r w:rsidR="00881FF0" w:rsidRPr="000E4873">
        <w:rPr>
          <w:rFonts w:asciiTheme="minorHAnsi" w:hAnsiTheme="minorHAnsi" w:cs="Arial"/>
        </w:rPr>
        <w:t xml:space="preserve">dapter </w:t>
      </w:r>
      <w:r w:rsidR="000818CB" w:rsidRPr="000E4873">
        <w:rPr>
          <w:rFonts w:asciiTheme="minorHAnsi" w:hAnsiTheme="minorHAnsi" w:cs="Arial"/>
        </w:rPr>
        <w:t>l’énergie mécanique</w:t>
      </w:r>
      <w:r w:rsidR="007619E0" w:rsidRPr="000E4873">
        <w:rPr>
          <w:rFonts w:asciiTheme="minorHAnsi" w:hAnsiTheme="minorHAnsi" w:cs="Arial"/>
        </w:rPr>
        <w:t> »</w:t>
      </w:r>
      <w:r w:rsidR="00881FF0" w:rsidRPr="000E4873">
        <w:rPr>
          <w:rFonts w:asciiTheme="minorHAnsi" w:hAnsiTheme="minorHAnsi" w:cs="Arial"/>
        </w:rPr>
        <w:t xml:space="preserve"> </w:t>
      </w:r>
      <w:r w:rsidRPr="000E4873">
        <w:rPr>
          <w:rFonts w:asciiTheme="minorHAnsi" w:hAnsiTheme="minorHAnsi" w:cs="Arial"/>
        </w:rPr>
        <w:t xml:space="preserve">et </w:t>
      </w:r>
      <w:r w:rsidR="007619E0" w:rsidRPr="000E4873">
        <w:rPr>
          <w:rFonts w:asciiTheme="minorHAnsi" w:hAnsiTheme="minorHAnsi" w:cs="Arial"/>
        </w:rPr>
        <w:t>« </w:t>
      </w:r>
      <w:r w:rsidRPr="000E4873">
        <w:rPr>
          <w:rFonts w:asciiTheme="minorHAnsi" w:hAnsiTheme="minorHAnsi" w:cs="Arial"/>
        </w:rPr>
        <w:t xml:space="preserve">transformation </w:t>
      </w:r>
      <w:r w:rsidR="001E3689" w:rsidRPr="000E4873">
        <w:rPr>
          <w:rFonts w:asciiTheme="minorHAnsi" w:hAnsiTheme="minorHAnsi" w:cs="Arial"/>
        </w:rPr>
        <w:t>de mouvement</w:t>
      </w:r>
      <w:r w:rsidR="00EB6FB6" w:rsidRPr="000E4873">
        <w:rPr>
          <w:rFonts w:asciiTheme="minorHAnsi" w:hAnsiTheme="minorHAnsi" w:cs="Arial"/>
        </w:rPr>
        <w:t> »</w:t>
      </w:r>
      <w:r w:rsidR="00A158C8" w:rsidRPr="000E4873">
        <w:rPr>
          <w:rFonts w:asciiTheme="minorHAnsi" w:hAnsiTheme="minorHAnsi" w:cs="Arial"/>
        </w:rPr>
        <w:t xml:space="preserve"> </w:t>
      </w:r>
      <w:r w:rsidR="00EB6FB6" w:rsidRPr="000E4873">
        <w:rPr>
          <w:rFonts w:asciiTheme="minorHAnsi" w:hAnsiTheme="minorHAnsi" w:cs="Arial"/>
        </w:rPr>
        <w:t xml:space="preserve">afin de spécifier </w:t>
      </w:r>
      <w:r w:rsidRPr="000E4873">
        <w:rPr>
          <w:rFonts w:asciiTheme="minorHAnsi" w:hAnsiTheme="minorHAnsi" w:cs="Arial"/>
        </w:rPr>
        <w:t xml:space="preserve">les caractéristiques </w:t>
      </w:r>
      <w:r w:rsidR="00FA1A9B" w:rsidRPr="000E4873">
        <w:rPr>
          <w:rFonts w:asciiTheme="minorHAnsi" w:hAnsiTheme="minorHAnsi" w:cs="Arial"/>
        </w:rPr>
        <w:t xml:space="preserve">du </w:t>
      </w:r>
      <w:r w:rsidR="00A158C8" w:rsidRPr="000E4873">
        <w:rPr>
          <w:rFonts w:asciiTheme="minorHAnsi" w:hAnsiTheme="minorHAnsi" w:cs="Arial"/>
        </w:rPr>
        <w:t>moteur</w:t>
      </w:r>
      <w:r w:rsidR="00EB6FB6" w:rsidRPr="000E4873">
        <w:rPr>
          <w:rFonts w:asciiTheme="minorHAnsi" w:hAnsiTheme="minorHAnsi" w:cs="Arial"/>
        </w:rPr>
        <w:t>.</w:t>
      </w:r>
    </w:p>
    <w:p w14:paraId="2AD09D0F" w14:textId="77777777" w:rsidR="00E70F10" w:rsidRPr="000E4873" w:rsidRDefault="00AA7D45" w:rsidP="00AA7D45">
      <w:pPr>
        <w:spacing w:after="120" w:line="276" w:lineRule="auto"/>
        <w:jc w:val="both"/>
        <w:rPr>
          <w:rFonts w:asciiTheme="minorHAnsi" w:hAnsiTheme="minorHAnsi" w:cs="Arial"/>
        </w:rPr>
      </w:pPr>
      <w:r w:rsidRPr="000E4873">
        <w:rPr>
          <w:rFonts w:asciiTheme="minorHAnsi" w:hAnsiTheme="minorHAnsi" w:cs="Arial"/>
          <w:noProof/>
        </w:rPr>
        <w:drawing>
          <wp:anchor distT="0" distB="0" distL="114300" distR="114300" simplePos="0" relativeHeight="251815936" behindDoc="1" locked="0" layoutInCell="1" allowOverlap="1" wp14:anchorId="1C115FAA" wp14:editId="618FC9B5">
            <wp:simplePos x="0" y="0"/>
            <wp:positionH relativeFrom="column">
              <wp:posOffset>-263863</wp:posOffset>
            </wp:positionH>
            <wp:positionV relativeFrom="paragraph">
              <wp:posOffset>674535</wp:posOffset>
            </wp:positionV>
            <wp:extent cx="3222914" cy="1983179"/>
            <wp:effectExtent l="19050" t="0" r="0" b="0"/>
            <wp:wrapNone/>
            <wp:docPr id="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3222914" cy="1983179"/>
                    </a:xfrm>
                    <a:prstGeom prst="rect">
                      <a:avLst/>
                    </a:prstGeom>
                    <a:noFill/>
                    <a:ln w="9525">
                      <a:noFill/>
                      <a:miter lim="800000"/>
                      <a:headEnd/>
                      <a:tailEnd/>
                    </a:ln>
                  </pic:spPr>
                </pic:pic>
              </a:graphicData>
            </a:graphic>
          </wp:anchor>
        </w:drawing>
      </w:r>
      <w:r w:rsidR="00EB6FB6" w:rsidRPr="000E4873">
        <w:rPr>
          <w:rFonts w:asciiTheme="minorHAnsi" w:hAnsiTheme="minorHAnsi" w:cs="Arial"/>
        </w:rPr>
        <w:t>Au niveau de l’actionneur électromécanique, l</w:t>
      </w:r>
      <w:r w:rsidR="005E48FC" w:rsidRPr="000E4873">
        <w:rPr>
          <w:rFonts w:asciiTheme="minorHAnsi" w:hAnsiTheme="minorHAnsi" w:cs="Arial"/>
        </w:rPr>
        <w:t>e choix du constructeur s</w:t>
      </w:r>
      <w:r w:rsidR="001E3689" w:rsidRPr="000E4873">
        <w:rPr>
          <w:rFonts w:asciiTheme="minorHAnsi" w:hAnsiTheme="minorHAnsi" w:cs="Arial"/>
        </w:rPr>
        <w:t xml:space="preserve">e porte sur une transformation de mouvement par vis à </w:t>
      </w:r>
      <w:r w:rsidR="007619E0" w:rsidRPr="000E4873">
        <w:rPr>
          <w:rFonts w:asciiTheme="minorHAnsi" w:hAnsiTheme="minorHAnsi" w:cs="Arial"/>
        </w:rPr>
        <w:t>rouleaux</w:t>
      </w:r>
      <w:r w:rsidR="001E3689" w:rsidRPr="000E4873">
        <w:rPr>
          <w:rFonts w:asciiTheme="minorHAnsi" w:hAnsiTheme="minorHAnsi" w:cs="Arial"/>
        </w:rPr>
        <w:t xml:space="preserve"> et l’utilisation d’un réducteur à engrenages droit simple étage pour adapter la vitesse de rotation</w:t>
      </w:r>
      <w:r w:rsidR="00881FF0" w:rsidRPr="000E4873">
        <w:rPr>
          <w:rFonts w:asciiTheme="minorHAnsi" w:hAnsiTheme="minorHAnsi" w:cs="Arial"/>
        </w:rPr>
        <w:t xml:space="preserve"> </w:t>
      </w:r>
      <w:r w:rsidR="00454A8C" w:rsidRPr="000E4873">
        <w:rPr>
          <w:rFonts w:asciiTheme="minorHAnsi" w:hAnsiTheme="minorHAnsi" w:cs="Arial"/>
        </w:rPr>
        <w:t xml:space="preserve">du </w:t>
      </w:r>
      <w:r w:rsidR="00881FF0" w:rsidRPr="000E4873">
        <w:rPr>
          <w:rFonts w:asciiTheme="minorHAnsi" w:hAnsiTheme="minorHAnsi" w:cs="Arial"/>
        </w:rPr>
        <w:t>moteur</w:t>
      </w:r>
      <w:r w:rsidR="001E3689" w:rsidRPr="000E4873">
        <w:rPr>
          <w:rFonts w:asciiTheme="minorHAnsi" w:hAnsiTheme="minorHAnsi" w:cs="Arial"/>
        </w:rPr>
        <w:t>.</w:t>
      </w:r>
    </w:p>
    <w:p w14:paraId="2026219E" w14:textId="77777777" w:rsidR="00EB6FB6" w:rsidRPr="000E4873" w:rsidRDefault="00AA7D45" w:rsidP="00AA7D45">
      <w:pPr>
        <w:spacing w:line="276" w:lineRule="auto"/>
        <w:ind w:right="-2"/>
        <w:jc w:val="both"/>
        <w:rPr>
          <w:rFonts w:asciiTheme="minorHAnsi" w:hAnsiTheme="minorHAnsi" w:cs="Arial"/>
        </w:rPr>
      </w:pPr>
      <w:r w:rsidRPr="000E4873">
        <w:rPr>
          <w:rFonts w:asciiTheme="minorHAnsi" w:hAnsiTheme="minorHAnsi" w:cs="Arial"/>
          <w:noProof/>
        </w:rPr>
        <w:drawing>
          <wp:anchor distT="0" distB="0" distL="114300" distR="114300" simplePos="0" relativeHeight="251817984" behindDoc="1" locked="0" layoutInCell="1" allowOverlap="1" wp14:anchorId="643A137F" wp14:editId="230ADAD0">
            <wp:simplePos x="0" y="0"/>
            <wp:positionH relativeFrom="column">
              <wp:posOffset>3286859</wp:posOffset>
            </wp:positionH>
            <wp:positionV relativeFrom="paragraph">
              <wp:posOffset>146990</wp:posOffset>
            </wp:positionV>
            <wp:extent cx="1928503" cy="1508167"/>
            <wp:effectExtent l="19050" t="0" r="0" b="0"/>
            <wp:wrapNone/>
            <wp:docPr id="7" name="Image 1" descr="D:\Pendulation\Communication\Présentation DELFT\Vérin synt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Pendulation\Communication\Présentation DELFT\Vérin synth.tif"/>
                    <pic:cNvPicPr>
                      <a:picLocks noChangeAspect="1" noChangeArrowheads="1"/>
                    </pic:cNvPicPr>
                  </pic:nvPicPr>
                  <pic:blipFill>
                    <a:blip r:embed="rId37" cstate="print">
                      <a:clrChange>
                        <a:clrFrom>
                          <a:srgbClr val="FFFFFF"/>
                        </a:clrFrom>
                        <a:clrTo>
                          <a:srgbClr val="FFFFFF">
                            <a:alpha val="0"/>
                          </a:srgbClr>
                        </a:clrTo>
                      </a:clrChange>
                    </a:blip>
                    <a:srcRect l="2632"/>
                    <a:stretch>
                      <a:fillRect/>
                    </a:stretch>
                  </pic:blipFill>
                  <pic:spPr bwMode="auto">
                    <a:xfrm>
                      <a:off x="0" y="0"/>
                      <a:ext cx="1928503" cy="1508167"/>
                    </a:xfrm>
                    <a:prstGeom prst="rect">
                      <a:avLst/>
                    </a:prstGeom>
                    <a:noFill/>
                    <a:ln w="9525">
                      <a:noFill/>
                      <a:miter lim="800000"/>
                      <a:headEnd/>
                      <a:tailEnd/>
                    </a:ln>
                  </pic:spPr>
                </pic:pic>
              </a:graphicData>
            </a:graphic>
          </wp:anchor>
        </w:drawing>
      </w:r>
    </w:p>
    <w:p w14:paraId="71E463B7" w14:textId="77777777" w:rsidR="00EB6FB6" w:rsidRPr="000E4873" w:rsidRDefault="00EB6FB6" w:rsidP="00AA7D45">
      <w:pPr>
        <w:spacing w:line="276" w:lineRule="auto"/>
        <w:ind w:right="-2"/>
        <w:jc w:val="both"/>
        <w:rPr>
          <w:rFonts w:asciiTheme="minorHAnsi" w:hAnsiTheme="minorHAnsi" w:cs="Arial"/>
        </w:rPr>
      </w:pPr>
    </w:p>
    <w:p w14:paraId="61D261F5" w14:textId="77777777" w:rsidR="00EB6FB6" w:rsidRPr="000E4873" w:rsidRDefault="00EB6FB6" w:rsidP="00AA7D45">
      <w:pPr>
        <w:spacing w:line="276" w:lineRule="auto"/>
        <w:ind w:right="-2"/>
        <w:jc w:val="both"/>
        <w:rPr>
          <w:rFonts w:asciiTheme="minorHAnsi" w:hAnsiTheme="minorHAnsi" w:cs="Arial"/>
        </w:rPr>
      </w:pPr>
    </w:p>
    <w:p w14:paraId="5F04E538" w14:textId="77777777" w:rsidR="00EB6FB6" w:rsidRPr="000E4873" w:rsidRDefault="00EB6FB6" w:rsidP="00AA7D45">
      <w:pPr>
        <w:spacing w:line="276" w:lineRule="auto"/>
        <w:ind w:right="-2"/>
        <w:jc w:val="both"/>
        <w:rPr>
          <w:rFonts w:asciiTheme="minorHAnsi" w:hAnsiTheme="minorHAnsi" w:cs="Arial"/>
        </w:rPr>
      </w:pPr>
    </w:p>
    <w:p w14:paraId="59DA80CA" w14:textId="77777777" w:rsidR="00EB6FB6" w:rsidRPr="000E4873" w:rsidRDefault="00EB6FB6" w:rsidP="00AA7D45">
      <w:pPr>
        <w:spacing w:line="276" w:lineRule="auto"/>
        <w:ind w:right="-2"/>
        <w:jc w:val="both"/>
        <w:rPr>
          <w:rFonts w:asciiTheme="minorHAnsi" w:hAnsiTheme="minorHAnsi" w:cs="Arial"/>
        </w:rPr>
      </w:pPr>
    </w:p>
    <w:p w14:paraId="2E8BB15B" w14:textId="77777777" w:rsidR="00EB6FB6" w:rsidRPr="000E4873" w:rsidRDefault="00EB6FB6" w:rsidP="00AA7D45">
      <w:pPr>
        <w:spacing w:line="276" w:lineRule="auto"/>
        <w:ind w:right="-2"/>
        <w:jc w:val="both"/>
        <w:rPr>
          <w:rFonts w:asciiTheme="minorHAnsi" w:hAnsiTheme="minorHAnsi" w:cs="Arial"/>
        </w:rPr>
      </w:pPr>
    </w:p>
    <w:p w14:paraId="401FC015" w14:textId="77777777" w:rsidR="00EB6FB6" w:rsidRPr="000E4873" w:rsidRDefault="00EB6FB6" w:rsidP="00AA7D45">
      <w:pPr>
        <w:spacing w:line="276" w:lineRule="auto"/>
        <w:ind w:right="-2"/>
        <w:jc w:val="both"/>
        <w:rPr>
          <w:rFonts w:asciiTheme="minorHAnsi" w:hAnsiTheme="minorHAnsi" w:cs="Arial"/>
        </w:rPr>
      </w:pPr>
    </w:p>
    <w:p w14:paraId="1D18BF2C" w14:textId="77777777" w:rsidR="00EB6FB6" w:rsidRPr="000E4873" w:rsidRDefault="00EB6FB6" w:rsidP="00AA7D45">
      <w:pPr>
        <w:spacing w:line="276" w:lineRule="auto"/>
        <w:ind w:right="-2"/>
        <w:jc w:val="both"/>
        <w:rPr>
          <w:rFonts w:asciiTheme="minorHAnsi" w:hAnsiTheme="minorHAnsi" w:cs="Arial"/>
        </w:rPr>
      </w:pPr>
    </w:p>
    <w:p w14:paraId="596AB0C8" w14:textId="77777777" w:rsidR="00EB6FB6" w:rsidRPr="000E4873" w:rsidRDefault="00F14354" w:rsidP="00AA7D45">
      <w:pPr>
        <w:spacing w:line="276" w:lineRule="auto"/>
        <w:ind w:right="-2"/>
        <w:jc w:val="both"/>
        <w:rPr>
          <w:rFonts w:asciiTheme="minorHAnsi" w:hAnsiTheme="minorHAnsi" w:cs="Arial"/>
        </w:rPr>
      </w:pPr>
      <w:r>
        <w:rPr>
          <w:rFonts w:asciiTheme="minorHAnsi" w:hAnsiTheme="minorHAnsi"/>
          <w:noProof/>
        </w:rPr>
        <mc:AlternateContent>
          <mc:Choice Requires="wps">
            <w:drawing>
              <wp:anchor distT="0" distB="0" distL="114300" distR="114300" simplePos="0" relativeHeight="252092416" behindDoc="0" locked="0" layoutInCell="1" allowOverlap="1" wp14:anchorId="727911B6" wp14:editId="29A95D24">
                <wp:simplePos x="0" y="0"/>
                <wp:positionH relativeFrom="column">
                  <wp:posOffset>10795</wp:posOffset>
                </wp:positionH>
                <wp:positionV relativeFrom="paragraph">
                  <wp:posOffset>106680</wp:posOffset>
                </wp:positionV>
                <wp:extent cx="5715000" cy="186055"/>
                <wp:effectExtent l="0" t="0" r="0" b="4445"/>
                <wp:wrapNone/>
                <wp:docPr id="8" name="Text Box 2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6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AD29C" w14:textId="77777777" w:rsidR="00B53E60" w:rsidRPr="00D92F5E" w:rsidRDefault="00B53E60" w:rsidP="00E921A0">
                            <w:pPr>
                              <w:rPr>
                                <w:rFonts w:asciiTheme="minorHAnsi" w:hAnsiTheme="minorHAnsi" w:cs="Arial"/>
                                <w:b/>
                                <w:i/>
                                <w:noProof/>
                              </w:rPr>
                            </w:pPr>
                            <w:r w:rsidRPr="00D92F5E">
                              <w:rPr>
                                <w:rFonts w:asciiTheme="minorHAnsi" w:hAnsiTheme="minorHAnsi" w:cs="Arial"/>
                                <w:i/>
                              </w:rPr>
                              <w:t xml:space="preserve">Figure </w:t>
                            </w:r>
                            <w:r w:rsidRPr="00D92F5E">
                              <w:rPr>
                                <w:rFonts w:asciiTheme="minorHAnsi" w:hAnsiTheme="minorHAnsi" w:cs="Arial"/>
                                <w:i/>
                              </w:rPr>
                              <w:fldChar w:fldCharType="begin"/>
                            </w:r>
                            <w:r w:rsidRPr="00D92F5E">
                              <w:rPr>
                                <w:rFonts w:asciiTheme="minorHAnsi" w:hAnsiTheme="minorHAnsi" w:cs="Arial"/>
                                <w:i/>
                              </w:rPr>
                              <w:instrText xml:space="preserve"> SEQ Figure \* ARABIC </w:instrText>
                            </w:r>
                            <w:r w:rsidRPr="00D92F5E">
                              <w:rPr>
                                <w:rFonts w:asciiTheme="minorHAnsi" w:hAnsiTheme="minorHAnsi" w:cs="Arial"/>
                                <w:i/>
                              </w:rPr>
                              <w:fldChar w:fldCharType="separate"/>
                            </w:r>
                            <w:r w:rsidR="0072320A">
                              <w:rPr>
                                <w:rFonts w:asciiTheme="minorHAnsi" w:hAnsiTheme="minorHAnsi" w:cs="Arial"/>
                                <w:i/>
                                <w:noProof/>
                              </w:rPr>
                              <w:t>1</w:t>
                            </w:r>
                            <w:r w:rsidRPr="00D92F5E">
                              <w:rPr>
                                <w:rFonts w:asciiTheme="minorHAnsi" w:hAnsiTheme="minorHAnsi" w:cs="Arial"/>
                                <w:i/>
                              </w:rPr>
                              <w:fldChar w:fldCharType="end"/>
                            </w:r>
                            <w:r w:rsidRPr="00D92F5E">
                              <w:rPr>
                                <w:rFonts w:asciiTheme="minorHAnsi" w:hAnsiTheme="minorHAnsi" w:cs="Arial"/>
                                <w:i/>
                              </w:rPr>
                              <w:t>3 : schéma de principe</w:t>
                            </w:r>
                            <w:r>
                              <w:rPr>
                                <w:rFonts w:asciiTheme="minorHAnsi" w:hAnsiTheme="minorHAnsi" w:cs="Arial"/>
                                <w:i/>
                              </w:rPr>
                              <w:t xml:space="preserve"> commande – actionneur</w:t>
                            </w:r>
                            <w:r>
                              <w:rPr>
                                <w:rFonts w:asciiTheme="minorHAnsi" w:hAnsiTheme="minorHAnsi" w:cs="Arial"/>
                                <w:i/>
                              </w:rPr>
                              <w:tab/>
                              <w:t>–</w:t>
                            </w:r>
                            <w:r>
                              <w:rPr>
                                <w:rFonts w:asciiTheme="minorHAnsi" w:hAnsiTheme="minorHAnsi" w:cs="Arial"/>
                                <w:i/>
                              </w:rPr>
                              <w:tab/>
                            </w:r>
                            <w:r w:rsidRPr="00D92F5E">
                              <w:rPr>
                                <w:rFonts w:asciiTheme="minorHAnsi" w:hAnsiTheme="minorHAnsi" w:cs="Arial"/>
                                <w:i/>
                              </w:rPr>
                              <w:t>Vue 3D du système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259" o:spid="_x0000_s1273" type="#_x0000_t202" style="position:absolute;left:0;text-align:left;margin-left:.85pt;margin-top:8.4pt;width:450pt;height:14.6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" stroked="f">
                <v:textbox style="mso-fit-shape-to-text:t" inset="0,0,0,0">
                  <w:txbxContent>
                    <w:p w14:paraId="11EAD29C" w14:textId="77777777" w:rsidR="00B53E60" w:rsidRPr="00D92F5E" w:rsidRDefault="00B53E60" w:rsidP="00E921A0">
                      <w:pPr>
                        <w:rPr>
                          <w:rFonts w:asciiTheme="minorHAnsi" w:hAnsiTheme="minorHAnsi" w:cs="Arial"/>
                          <w:b/>
                          <w:i/>
                          <w:noProof/>
                        </w:rPr>
                      </w:pPr>
                      <w:r w:rsidRPr="00D92F5E">
                        <w:rPr>
                          <w:rFonts w:asciiTheme="minorHAnsi" w:hAnsiTheme="minorHAnsi" w:cs="Arial"/>
                          <w:i/>
                        </w:rPr>
                        <w:t xml:space="preserve">Figure </w:t>
                      </w:r>
                      <w:r w:rsidRPr="00D92F5E">
                        <w:rPr>
                          <w:rFonts w:asciiTheme="minorHAnsi" w:hAnsiTheme="minorHAnsi" w:cs="Arial"/>
                          <w:i/>
                        </w:rPr>
                        <w:fldChar w:fldCharType="begin"/>
                      </w:r>
                      <w:r w:rsidRPr="00D92F5E">
                        <w:rPr>
                          <w:rFonts w:asciiTheme="minorHAnsi" w:hAnsiTheme="minorHAnsi" w:cs="Arial"/>
                          <w:i/>
                        </w:rPr>
                        <w:instrText xml:space="preserve"> SEQ Figure \* ARABIC </w:instrText>
                      </w:r>
                      <w:r w:rsidRPr="00D92F5E">
                        <w:rPr>
                          <w:rFonts w:asciiTheme="minorHAnsi" w:hAnsiTheme="minorHAnsi" w:cs="Arial"/>
                          <w:i/>
                        </w:rPr>
                        <w:fldChar w:fldCharType="separate"/>
                      </w:r>
                      <w:r w:rsidR="0072320A">
                        <w:rPr>
                          <w:rFonts w:asciiTheme="minorHAnsi" w:hAnsiTheme="minorHAnsi" w:cs="Arial"/>
                          <w:i/>
                          <w:noProof/>
                        </w:rPr>
                        <w:t>1</w:t>
                      </w:r>
                      <w:r w:rsidRPr="00D92F5E">
                        <w:rPr>
                          <w:rFonts w:asciiTheme="minorHAnsi" w:hAnsiTheme="minorHAnsi" w:cs="Arial"/>
                          <w:i/>
                        </w:rPr>
                        <w:fldChar w:fldCharType="end"/>
                      </w:r>
                      <w:r w:rsidRPr="00D92F5E">
                        <w:rPr>
                          <w:rFonts w:asciiTheme="minorHAnsi" w:hAnsiTheme="minorHAnsi" w:cs="Arial"/>
                          <w:i/>
                        </w:rPr>
                        <w:t>3 : schéma de principe</w:t>
                      </w:r>
                      <w:r>
                        <w:rPr>
                          <w:rFonts w:asciiTheme="minorHAnsi" w:hAnsiTheme="minorHAnsi" w:cs="Arial"/>
                          <w:i/>
                        </w:rPr>
                        <w:t xml:space="preserve"> commande – actionneur</w:t>
                      </w:r>
                      <w:r>
                        <w:rPr>
                          <w:rFonts w:asciiTheme="minorHAnsi" w:hAnsiTheme="minorHAnsi" w:cs="Arial"/>
                          <w:i/>
                        </w:rPr>
                        <w:tab/>
                        <w:t>–</w:t>
                      </w:r>
                      <w:r>
                        <w:rPr>
                          <w:rFonts w:asciiTheme="minorHAnsi" w:hAnsiTheme="minorHAnsi" w:cs="Arial"/>
                          <w:i/>
                        </w:rPr>
                        <w:tab/>
                      </w:r>
                      <w:r w:rsidRPr="00D92F5E">
                        <w:rPr>
                          <w:rFonts w:asciiTheme="minorHAnsi" w:hAnsiTheme="minorHAnsi" w:cs="Arial"/>
                          <w:i/>
                        </w:rPr>
                        <w:t>Vue 3D du système</w:t>
                      </w:r>
                    </w:p>
                  </w:txbxContent>
                </v:textbox>
              </v:shape>
            </w:pict>
          </mc:Fallback>
        </mc:AlternateContent>
      </w:r>
    </w:p>
    <w:p w14:paraId="6D0CD287" w14:textId="77777777" w:rsidR="00EB6FB6" w:rsidRPr="000E4873" w:rsidRDefault="00EB6FB6" w:rsidP="00AA7D45">
      <w:pPr>
        <w:spacing w:line="276" w:lineRule="auto"/>
        <w:ind w:right="-2"/>
        <w:jc w:val="both"/>
        <w:rPr>
          <w:rFonts w:asciiTheme="minorHAnsi" w:hAnsiTheme="minorHAnsi" w:cs="Arial"/>
        </w:rPr>
      </w:pPr>
    </w:p>
    <w:p w14:paraId="1FF57823" w14:textId="77777777" w:rsidR="00BD5095" w:rsidRPr="000E4873" w:rsidRDefault="00EB6FB6" w:rsidP="00AA7D45">
      <w:pPr>
        <w:spacing w:line="276" w:lineRule="auto"/>
        <w:ind w:right="-2"/>
        <w:jc w:val="both"/>
        <w:rPr>
          <w:rFonts w:asciiTheme="minorHAnsi" w:hAnsiTheme="minorHAnsi" w:cs="Arial"/>
        </w:rPr>
      </w:pPr>
      <w:r w:rsidRPr="000E4873">
        <w:rPr>
          <w:rFonts w:asciiTheme="minorHAnsi" w:hAnsiTheme="minorHAnsi" w:cs="Arial"/>
        </w:rPr>
        <w:t>D</w:t>
      </w:r>
      <w:r w:rsidR="00BD5095" w:rsidRPr="000E4873">
        <w:rPr>
          <w:rFonts w:asciiTheme="minorHAnsi" w:hAnsiTheme="minorHAnsi" w:cs="Arial"/>
        </w:rPr>
        <w:t>onnées </w:t>
      </w:r>
      <w:r w:rsidR="00881FF0" w:rsidRPr="000E4873">
        <w:rPr>
          <w:rFonts w:asciiTheme="minorHAnsi" w:hAnsiTheme="minorHAnsi" w:cs="Arial"/>
        </w:rPr>
        <w:t xml:space="preserve">techniques </w:t>
      </w:r>
      <w:r w:rsidR="00C73E8A" w:rsidRPr="000E4873">
        <w:rPr>
          <w:rFonts w:asciiTheme="minorHAnsi" w:hAnsiTheme="minorHAnsi" w:cs="Arial"/>
        </w:rPr>
        <w:t xml:space="preserve">et notation </w:t>
      </w:r>
      <w:r w:rsidR="00BD5095" w:rsidRPr="000E4873">
        <w:rPr>
          <w:rFonts w:asciiTheme="minorHAnsi" w:hAnsiTheme="minorHAnsi" w:cs="Arial"/>
        </w:rPr>
        <w:t xml:space="preserve">: </w:t>
      </w:r>
    </w:p>
    <w:p w14:paraId="270E8A31" w14:textId="77777777" w:rsidR="00C73E8A" w:rsidRPr="006A4DA8" w:rsidRDefault="00C73E8A" w:rsidP="006A4DA8">
      <w:pPr>
        <w:pStyle w:val="Paragraphedeliste"/>
        <w:numPr>
          <w:ilvl w:val="0"/>
          <w:numId w:val="1"/>
        </w:numPr>
        <w:ind w:right="-2"/>
        <w:jc w:val="both"/>
        <w:rPr>
          <w:rFonts w:asciiTheme="minorHAnsi" w:hAnsiTheme="minorHAnsi" w:cs="Arial"/>
        </w:rPr>
      </w:pPr>
      <w:r w:rsidRPr="006A4DA8">
        <w:rPr>
          <w:rFonts w:asciiTheme="minorHAnsi" w:hAnsiTheme="minorHAnsi" w:cstheme="minorHAnsi"/>
        </w:rPr>
        <w:t>ω</w:t>
      </w:r>
      <w:r w:rsidRPr="006A4DA8">
        <w:rPr>
          <w:rFonts w:asciiTheme="minorHAnsi" w:hAnsiTheme="minorHAnsi" w:cs="Arial"/>
          <w:vertAlign w:val="subscript"/>
        </w:rPr>
        <w:t>m</w:t>
      </w:r>
      <w:r w:rsidRPr="006A4DA8">
        <w:rPr>
          <w:rFonts w:asciiTheme="minorHAnsi" w:hAnsiTheme="minorHAnsi" w:cs="Arial"/>
        </w:rPr>
        <w:t> : vitesse de rotation moteur</w:t>
      </w:r>
      <w:r w:rsidR="00CA10C0">
        <w:rPr>
          <w:rFonts w:asciiTheme="minorHAnsi" w:hAnsiTheme="minorHAnsi" w:cs="Arial"/>
        </w:rPr>
        <w:t xml:space="preserve"> en </w:t>
      </w:r>
      <m:oMath>
        <m:r>
          <w:rPr>
            <w:rFonts w:ascii="Cambria Math" w:hAnsi="Cambria Math" w:cs="Arial"/>
          </w:rPr>
          <m:t>rad∙</m:t>
        </m:r>
        <m:sSup>
          <m:sSupPr>
            <m:ctrlPr>
              <w:rPr>
                <w:rFonts w:ascii="Cambria Math" w:eastAsia="Times New Roman" w:hAnsi="Cambria Math" w:cs="Arial"/>
                <w:i/>
                <w:sz w:val="24"/>
                <w:szCs w:val="24"/>
                <w:lang w:eastAsia="fr-FR"/>
              </w:rPr>
            </m:ctrlPr>
          </m:sSupPr>
          <m:e>
            <m:r>
              <w:rPr>
                <w:rFonts w:ascii="Cambria Math" w:hAnsi="Cambria Math" w:cs="Arial"/>
              </w:rPr>
              <m:t>s</m:t>
            </m:r>
          </m:e>
          <m:sup>
            <m:r>
              <w:rPr>
                <w:rFonts w:ascii="Cambria Math" w:hAnsi="Cambria Math" w:cs="Arial"/>
              </w:rPr>
              <m:t>-1</m:t>
            </m:r>
          </m:sup>
        </m:sSup>
      </m:oMath>
    </w:p>
    <w:p w14:paraId="73D84B78" w14:textId="77777777" w:rsidR="00C73E8A" w:rsidRPr="006A4DA8" w:rsidRDefault="00C73E8A" w:rsidP="006A4DA8">
      <w:pPr>
        <w:pStyle w:val="Paragraphedeliste"/>
        <w:numPr>
          <w:ilvl w:val="0"/>
          <w:numId w:val="1"/>
        </w:numPr>
        <w:ind w:right="-2"/>
        <w:jc w:val="both"/>
        <w:rPr>
          <w:rFonts w:asciiTheme="minorHAnsi" w:hAnsiTheme="minorHAnsi" w:cs="Arial"/>
        </w:rPr>
      </w:pPr>
      <w:r w:rsidRPr="006A4DA8">
        <w:rPr>
          <w:rFonts w:asciiTheme="minorHAnsi" w:hAnsiTheme="minorHAnsi" w:cstheme="minorHAnsi"/>
        </w:rPr>
        <w:t>ω</w:t>
      </w:r>
      <w:r w:rsidRPr="006A4DA8">
        <w:rPr>
          <w:rFonts w:asciiTheme="minorHAnsi" w:hAnsiTheme="minorHAnsi" w:cs="Arial"/>
          <w:vertAlign w:val="subscript"/>
        </w:rPr>
        <w:t>vis </w:t>
      </w:r>
      <w:r w:rsidRPr="006A4DA8">
        <w:rPr>
          <w:rFonts w:asciiTheme="minorHAnsi" w:hAnsiTheme="minorHAnsi" w:cs="Arial"/>
        </w:rPr>
        <w:t>: vitesse de rotation axe vis</w:t>
      </w:r>
      <w:r w:rsidR="00CA10C0">
        <w:rPr>
          <w:rFonts w:asciiTheme="minorHAnsi" w:hAnsiTheme="minorHAnsi" w:cs="Arial"/>
        </w:rPr>
        <w:t xml:space="preserve"> en </w:t>
      </w:r>
      <m:oMath>
        <m:r>
          <w:rPr>
            <w:rFonts w:ascii="Cambria Math" w:hAnsi="Cambria Math" w:cs="Arial"/>
          </w:rPr>
          <m:t>rad∙</m:t>
        </m:r>
        <m:sSup>
          <m:sSupPr>
            <m:ctrlPr>
              <w:rPr>
                <w:rFonts w:ascii="Cambria Math" w:eastAsia="Times New Roman" w:hAnsi="Cambria Math" w:cs="Arial"/>
                <w:i/>
                <w:sz w:val="24"/>
                <w:szCs w:val="24"/>
                <w:lang w:eastAsia="fr-FR"/>
              </w:rPr>
            </m:ctrlPr>
          </m:sSupPr>
          <m:e>
            <m:r>
              <w:rPr>
                <w:rFonts w:ascii="Cambria Math" w:hAnsi="Cambria Math" w:cs="Arial"/>
              </w:rPr>
              <m:t>s</m:t>
            </m:r>
          </m:e>
          <m:sup>
            <m:r>
              <w:rPr>
                <w:rFonts w:ascii="Cambria Math" w:hAnsi="Cambria Math" w:cs="Arial"/>
              </w:rPr>
              <m:t>-1</m:t>
            </m:r>
          </m:sup>
        </m:sSup>
      </m:oMath>
    </w:p>
    <w:p w14:paraId="4BD43A59" w14:textId="77777777" w:rsidR="00BD5095" w:rsidRPr="00AF6B8B" w:rsidRDefault="00D233AC" w:rsidP="006A4DA8">
      <w:pPr>
        <w:pStyle w:val="Paragraphedeliste"/>
        <w:numPr>
          <w:ilvl w:val="0"/>
          <w:numId w:val="1"/>
        </w:numPr>
        <w:ind w:right="-2"/>
        <w:jc w:val="both"/>
        <w:rPr>
          <w:rFonts w:asciiTheme="minorHAnsi" w:hAnsiTheme="minorHAnsi" w:cs="Arial"/>
        </w:rPr>
      </w:pPr>
      <w:r w:rsidRPr="00AF6B8B">
        <w:rPr>
          <w:rFonts w:asciiTheme="minorHAnsi" w:hAnsiTheme="minorHAnsi" w:cs="Arial"/>
        </w:rPr>
        <w:t>p</w:t>
      </w:r>
      <w:r w:rsidR="00BD5095" w:rsidRPr="00AF6B8B">
        <w:rPr>
          <w:rFonts w:asciiTheme="minorHAnsi" w:hAnsiTheme="minorHAnsi" w:cs="Arial"/>
        </w:rPr>
        <w:t xml:space="preserve">as de la vis : </w:t>
      </w:r>
      <w:r w:rsidR="00BD5095" w:rsidRPr="00AF6B8B">
        <w:rPr>
          <w:rFonts w:asciiTheme="minorHAnsi" w:hAnsiTheme="minorHAnsi" w:cs="Arial"/>
          <w:b/>
        </w:rPr>
        <w:t>p</w:t>
      </w:r>
      <w:r w:rsidR="00BD5095" w:rsidRPr="00AF6B8B">
        <w:rPr>
          <w:rFonts w:asciiTheme="minorHAnsi" w:hAnsiTheme="minorHAnsi" w:cs="Arial"/>
        </w:rPr>
        <w:t xml:space="preserve"> = 1</w:t>
      </w:r>
      <w:r w:rsidR="00B10929" w:rsidRPr="00AF6B8B">
        <w:rPr>
          <w:rFonts w:asciiTheme="minorHAnsi" w:hAnsiTheme="minorHAnsi" w:cs="Arial"/>
        </w:rPr>
        <w:t>0</w:t>
      </w:r>
      <w:r w:rsidR="00BD5095" w:rsidRPr="00AF6B8B">
        <w:rPr>
          <w:rFonts w:asciiTheme="minorHAnsi" w:hAnsiTheme="minorHAnsi" w:cs="Arial"/>
        </w:rPr>
        <w:t xml:space="preserve"> mm</w:t>
      </w:r>
      <w:r w:rsidR="007619E0" w:rsidRPr="00AF6B8B">
        <w:rPr>
          <w:rFonts w:asciiTheme="minorHAnsi" w:hAnsiTheme="minorHAnsi" w:cs="Arial"/>
        </w:rPr>
        <w:t> </w:t>
      </w:r>
    </w:p>
    <w:p w14:paraId="27CF36A2" w14:textId="77777777" w:rsidR="00BD5095" w:rsidRPr="00AF6B8B" w:rsidRDefault="00D233AC" w:rsidP="006A4DA8">
      <w:pPr>
        <w:pStyle w:val="Paragraphedeliste"/>
        <w:numPr>
          <w:ilvl w:val="0"/>
          <w:numId w:val="1"/>
        </w:numPr>
        <w:spacing w:after="120"/>
        <w:jc w:val="both"/>
        <w:rPr>
          <w:rFonts w:asciiTheme="minorHAnsi" w:hAnsiTheme="minorHAnsi" w:cs="Arial"/>
        </w:rPr>
      </w:pPr>
      <w:r w:rsidRPr="00AF6B8B">
        <w:rPr>
          <w:rFonts w:asciiTheme="minorHAnsi" w:hAnsiTheme="minorHAnsi" w:cs="Arial"/>
        </w:rPr>
        <w:t>r</w:t>
      </w:r>
      <w:r w:rsidR="00BD5095" w:rsidRPr="00AF6B8B">
        <w:rPr>
          <w:rFonts w:asciiTheme="minorHAnsi" w:hAnsiTheme="minorHAnsi" w:cs="Arial"/>
        </w:rPr>
        <w:t xml:space="preserve">apport du réducteur implanté entre moteur et vis à rouleaux : </w:t>
      </w:r>
      <w:r w:rsidR="00C04014" w:rsidRPr="00AF6B8B">
        <w:rPr>
          <w:rFonts w:asciiTheme="minorHAnsi" w:hAnsiTheme="minorHAnsi" w:cs="Arial"/>
        </w:rPr>
        <w:t>N</w:t>
      </w:r>
      <w:r w:rsidR="00C73E8A" w:rsidRPr="00AF6B8B">
        <w:rPr>
          <w:rFonts w:asciiTheme="minorHAnsi" w:hAnsiTheme="minorHAnsi" w:cs="Arial"/>
        </w:rPr>
        <w:t xml:space="preserve"> = </w:t>
      </w:r>
      <w:r w:rsidR="00C73E8A" w:rsidRPr="00AF6B8B">
        <w:rPr>
          <w:rFonts w:asciiTheme="minorHAnsi" w:hAnsiTheme="minorHAnsi" w:cstheme="minorHAnsi"/>
        </w:rPr>
        <w:t>ω</w:t>
      </w:r>
      <w:r w:rsidR="00C73E8A" w:rsidRPr="00AF6B8B">
        <w:rPr>
          <w:rFonts w:asciiTheme="minorHAnsi" w:hAnsiTheme="minorHAnsi" w:cs="Arial"/>
          <w:vertAlign w:val="subscript"/>
        </w:rPr>
        <w:t>m</w:t>
      </w:r>
      <w:r w:rsidR="00C73E8A" w:rsidRPr="00AF6B8B">
        <w:rPr>
          <w:rFonts w:asciiTheme="minorHAnsi" w:hAnsiTheme="minorHAnsi" w:cs="Arial"/>
        </w:rPr>
        <w:t>/</w:t>
      </w:r>
      <w:r w:rsidR="00C73E8A" w:rsidRPr="00AF6B8B">
        <w:rPr>
          <w:rFonts w:asciiTheme="minorHAnsi" w:hAnsiTheme="minorHAnsi" w:cstheme="minorHAnsi"/>
        </w:rPr>
        <w:t>ω</w:t>
      </w:r>
      <w:r w:rsidR="00C73E8A" w:rsidRPr="00AF6B8B">
        <w:rPr>
          <w:rFonts w:asciiTheme="minorHAnsi" w:hAnsiTheme="minorHAnsi" w:cs="Arial"/>
          <w:vertAlign w:val="subscript"/>
        </w:rPr>
        <w:t>vis</w:t>
      </w:r>
      <w:r w:rsidR="00274F91" w:rsidRPr="00AF6B8B">
        <w:rPr>
          <w:rFonts w:asciiTheme="minorHAnsi" w:hAnsiTheme="minorHAnsi" w:cs="Arial"/>
          <w:vertAlign w:val="subscript"/>
        </w:rPr>
        <w:t xml:space="preserve"> </w:t>
      </w:r>
      <w:r w:rsidR="00274F91" w:rsidRPr="00AF6B8B">
        <w:rPr>
          <w:rFonts w:asciiTheme="minorHAnsi" w:hAnsiTheme="minorHAnsi" w:cs="Arial"/>
        </w:rPr>
        <w:t xml:space="preserve">= </w:t>
      </w:r>
      <w:r w:rsidRPr="00AF6B8B">
        <w:rPr>
          <w:rFonts w:asciiTheme="minorHAnsi" w:hAnsiTheme="minorHAnsi" w:cs="Arial"/>
        </w:rPr>
        <w:t>3,</w:t>
      </w:r>
      <w:r w:rsidR="00B10929" w:rsidRPr="00AF6B8B">
        <w:rPr>
          <w:rFonts w:asciiTheme="minorHAnsi" w:hAnsiTheme="minorHAnsi" w:cs="Arial"/>
        </w:rPr>
        <w:t>04</w:t>
      </w:r>
      <w:r w:rsidRPr="00AF6B8B">
        <w:rPr>
          <w:rFonts w:asciiTheme="minorHAnsi" w:hAnsiTheme="minorHAnsi" w:cs="Arial"/>
        </w:rPr>
        <w:t>.</w:t>
      </w:r>
    </w:p>
    <w:p w14:paraId="536FB792" w14:textId="77777777" w:rsidR="00BD5095" w:rsidRPr="000E4873" w:rsidRDefault="00F06210" w:rsidP="00AA7D45">
      <w:pPr>
        <w:spacing w:after="120" w:line="276" w:lineRule="auto"/>
        <w:ind w:left="567" w:hanging="567"/>
        <w:jc w:val="both"/>
        <w:rPr>
          <w:rFonts w:asciiTheme="minorHAnsi" w:hAnsiTheme="minorHAnsi" w:cs="Arial"/>
        </w:rPr>
      </w:pPr>
      <w:r w:rsidRPr="000E4873">
        <w:rPr>
          <w:rFonts w:asciiTheme="minorHAnsi" w:hAnsiTheme="minorHAnsi" w:cs="Arial"/>
          <w:b/>
        </w:rPr>
        <w:t>Q</w:t>
      </w:r>
      <w:r w:rsidR="006F1F35" w:rsidRPr="000E4873">
        <w:rPr>
          <w:rFonts w:asciiTheme="minorHAnsi" w:hAnsiTheme="minorHAnsi" w:cs="Arial"/>
          <w:b/>
        </w:rPr>
        <w:t>3</w:t>
      </w:r>
      <w:r w:rsidR="00160F6A">
        <w:rPr>
          <w:rFonts w:asciiTheme="minorHAnsi" w:hAnsiTheme="minorHAnsi" w:cs="Arial"/>
          <w:b/>
        </w:rPr>
        <w:t>3</w:t>
      </w:r>
      <w:r w:rsidRPr="000E4873">
        <w:rPr>
          <w:rFonts w:asciiTheme="minorHAnsi" w:hAnsiTheme="minorHAnsi" w:cs="Arial"/>
          <w:b/>
        </w:rPr>
        <w:t>.</w:t>
      </w:r>
      <w:r w:rsidRPr="000E4873">
        <w:rPr>
          <w:rFonts w:asciiTheme="minorHAnsi" w:hAnsiTheme="minorHAnsi" w:cs="Arial"/>
        </w:rPr>
        <w:t xml:space="preserve"> </w:t>
      </w:r>
      <w:r w:rsidR="00AA7D45" w:rsidRPr="000E4873">
        <w:rPr>
          <w:rFonts w:asciiTheme="minorHAnsi" w:hAnsiTheme="minorHAnsi" w:cs="Arial"/>
        </w:rPr>
        <w:tab/>
      </w:r>
      <w:r w:rsidRPr="000E4873">
        <w:rPr>
          <w:rFonts w:asciiTheme="minorHAnsi" w:hAnsiTheme="minorHAnsi" w:cs="Arial"/>
        </w:rPr>
        <w:t>Déterminer</w:t>
      </w:r>
      <w:r w:rsidR="00BD5095" w:rsidRPr="000E4873">
        <w:rPr>
          <w:rFonts w:asciiTheme="minorHAnsi" w:hAnsiTheme="minorHAnsi" w:cs="Arial"/>
        </w:rPr>
        <w:t xml:space="preserve"> la vitesse de rotation </w:t>
      </w:r>
      <w:r w:rsidR="00881FF0" w:rsidRPr="000E4873">
        <w:rPr>
          <w:rFonts w:asciiTheme="minorHAnsi" w:hAnsiTheme="minorHAnsi" w:cs="Arial"/>
        </w:rPr>
        <w:t xml:space="preserve">du </w:t>
      </w:r>
      <w:r w:rsidR="00BD5095" w:rsidRPr="000E4873">
        <w:rPr>
          <w:rFonts w:asciiTheme="minorHAnsi" w:hAnsiTheme="minorHAnsi" w:cs="Arial"/>
        </w:rPr>
        <w:t xml:space="preserve">moteur </w:t>
      </w:r>
      <w:r w:rsidR="00881FF0" w:rsidRPr="000E4873">
        <w:rPr>
          <w:rFonts w:asciiTheme="minorHAnsi" w:hAnsiTheme="minorHAnsi" w:cs="Arial"/>
        </w:rPr>
        <w:t>ω</w:t>
      </w:r>
      <w:r w:rsidR="00352928" w:rsidRPr="000E4873">
        <w:rPr>
          <w:rFonts w:asciiTheme="minorHAnsi" w:hAnsiTheme="minorHAnsi" w:cs="Arial"/>
          <w:vertAlign w:val="subscript"/>
        </w:rPr>
        <w:t>m</w:t>
      </w:r>
      <w:r w:rsidR="00881FF0" w:rsidRPr="000E4873">
        <w:rPr>
          <w:rFonts w:asciiTheme="minorHAnsi" w:hAnsiTheme="minorHAnsi" w:cs="Arial"/>
        </w:rPr>
        <w:t xml:space="preserve"> correspondant à </w:t>
      </w:r>
      <w:r w:rsidR="00BD5095" w:rsidRPr="000E4873">
        <w:rPr>
          <w:rFonts w:asciiTheme="minorHAnsi" w:hAnsiTheme="minorHAnsi" w:cs="Arial"/>
        </w:rPr>
        <w:t xml:space="preserve">une vitesse de sortie </w:t>
      </w:r>
      <w:r w:rsidR="002248A6" w:rsidRPr="000E4873">
        <w:rPr>
          <w:rFonts w:asciiTheme="minorHAnsi" w:hAnsiTheme="minorHAnsi" w:cs="Arial"/>
        </w:rPr>
        <w:t xml:space="preserve">de la </w:t>
      </w:r>
      <w:r w:rsidR="00D233AC">
        <w:rPr>
          <w:rFonts w:asciiTheme="minorHAnsi" w:hAnsiTheme="minorHAnsi" w:cs="Arial"/>
        </w:rPr>
        <w:t xml:space="preserve">tige de </w:t>
      </w:r>
      <w:r w:rsidR="00C35D4A">
        <w:rPr>
          <w:rFonts w:asciiTheme="minorHAnsi" w:hAnsiTheme="minorHAnsi" w:cs="Arial"/>
        </w:rPr>
        <w:t>l’actionneur</w:t>
      </w:r>
      <w:r w:rsidR="00D233AC">
        <w:rPr>
          <w:rFonts w:asciiTheme="minorHAnsi" w:hAnsiTheme="minorHAnsi" w:cs="Arial"/>
        </w:rPr>
        <w:t xml:space="preserve"> nominale de 0,</w:t>
      </w:r>
      <w:r w:rsidR="00BD5095" w:rsidRPr="000E4873">
        <w:rPr>
          <w:rFonts w:asciiTheme="minorHAnsi" w:hAnsiTheme="minorHAnsi" w:cs="Arial"/>
        </w:rPr>
        <w:t>1 m/s</w:t>
      </w:r>
      <w:r w:rsidR="00433A4E" w:rsidRPr="000E4873">
        <w:rPr>
          <w:rFonts w:asciiTheme="minorHAnsi" w:hAnsiTheme="minorHAnsi" w:cs="Arial"/>
        </w:rPr>
        <w:t>.</w:t>
      </w:r>
    </w:p>
    <w:p w14:paraId="7FE24A41" w14:textId="77777777" w:rsidR="00933F69" w:rsidRPr="000E4873" w:rsidRDefault="00AE3F8C" w:rsidP="00AA7D45">
      <w:pPr>
        <w:spacing w:after="120" w:line="276" w:lineRule="auto"/>
        <w:jc w:val="both"/>
        <w:rPr>
          <w:rFonts w:asciiTheme="minorHAnsi" w:hAnsiTheme="minorHAnsi" w:cs="Arial"/>
        </w:rPr>
      </w:pPr>
      <w:r w:rsidRPr="000E4873">
        <w:rPr>
          <w:rFonts w:asciiTheme="minorHAnsi" w:hAnsiTheme="minorHAnsi" w:cs="Arial"/>
        </w:rPr>
        <w:t xml:space="preserve">L’objectif de cette partie </w:t>
      </w:r>
      <w:r w:rsidR="00386F43" w:rsidRPr="000E4873">
        <w:rPr>
          <w:rFonts w:asciiTheme="minorHAnsi" w:hAnsiTheme="minorHAnsi" w:cs="Arial"/>
        </w:rPr>
        <w:t xml:space="preserve">est de </w:t>
      </w:r>
      <w:r w:rsidR="00933F69" w:rsidRPr="000E4873">
        <w:rPr>
          <w:rFonts w:asciiTheme="minorHAnsi" w:hAnsiTheme="minorHAnsi" w:cs="Arial"/>
        </w:rPr>
        <w:t xml:space="preserve">déterminer l’inertie équivalente de l’ensemble des éléments en mouvement </w:t>
      </w:r>
      <w:r w:rsidR="00386F43" w:rsidRPr="000E4873">
        <w:rPr>
          <w:rFonts w:asciiTheme="minorHAnsi" w:hAnsiTheme="minorHAnsi" w:cs="Arial"/>
        </w:rPr>
        <w:t xml:space="preserve">qui sera </w:t>
      </w:r>
      <w:r w:rsidR="00933F69" w:rsidRPr="000E4873">
        <w:rPr>
          <w:rFonts w:asciiTheme="minorHAnsi" w:hAnsiTheme="minorHAnsi" w:cs="Arial"/>
        </w:rPr>
        <w:t xml:space="preserve">utile à la définition du moteur et de sa commande </w:t>
      </w:r>
      <w:r w:rsidR="004423C7" w:rsidRPr="000E4873">
        <w:rPr>
          <w:rFonts w:asciiTheme="minorHAnsi" w:hAnsiTheme="minorHAnsi" w:cs="Arial"/>
        </w:rPr>
        <w:t>ainsi que le couple maxim</w:t>
      </w:r>
      <w:r w:rsidR="000F333E" w:rsidRPr="000E4873">
        <w:rPr>
          <w:rFonts w:asciiTheme="minorHAnsi" w:hAnsiTheme="minorHAnsi" w:cs="Arial"/>
        </w:rPr>
        <w:t>al</w:t>
      </w:r>
      <w:r w:rsidR="004423C7" w:rsidRPr="000E4873">
        <w:rPr>
          <w:rFonts w:asciiTheme="minorHAnsi" w:hAnsiTheme="minorHAnsi" w:cs="Arial"/>
        </w:rPr>
        <w:t xml:space="preserve"> moteur nécessaire en phase transitoire</w:t>
      </w:r>
      <w:r w:rsidR="007619E0" w:rsidRPr="000E4873">
        <w:rPr>
          <w:rFonts w:asciiTheme="minorHAnsi" w:hAnsiTheme="minorHAnsi" w:cs="Arial"/>
        </w:rPr>
        <w:t>.</w:t>
      </w:r>
    </w:p>
    <w:p w14:paraId="2747A73C" w14:textId="77777777" w:rsidR="005E7A4D" w:rsidRPr="000E4873" w:rsidRDefault="00933F69" w:rsidP="00AA7D45">
      <w:pPr>
        <w:spacing w:after="120" w:line="276" w:lineRule="auto"/>
        <w:jc w:val="both"/>
        <w:rPr>
          <w:rFonts w:asciiTheme="minorHAnsi" w:hAnsiTheme="minorHAnsi" w:cs="Arial"/>
        </w:rPr>
      </w:pPr>
      <w:r w:rsidRPr="000E4873">
        <w:rPr>
          <w:rFonts w:asciiTheme="minorHAnsi" w:hAnsiTheme="minorHAnsi" w:cs="Arial"/>
        </w:rPr>
        <w:t xml:space="preserve">Il est possible de rendre compte du comportement inertiel de l’ensemble </w:t>
      </w:r>
      <w:r w:rsidR="000F333E" w:rsidRPr="000E4873">
        <w:rPr>
          <w:rFonts w:asciiTheme="minorHAnsi" w:hAnsiTheme="minorHAnsi" w:cs="Arial"/>
        </w:rPr>
        <w:t>{C}</w:t>
      </w:r>
      <w:r w:rsidR="00386F43" w:rsidRPr="000E4873">
        <w:rPr>
          <w:rFonts w:asciiTheme="minorHAnsi" w:hAnsiTheme="minorHAnsi" w:cs="Arial"/>
        </w:rPr>
        <w:t xml:space="preserve"> </w:t>
      </w:r>
      <w:r w:rsidRPr="000E4873">
        <w:rPr>
          <w:rFonts w:asciiTheme="minorHAnsi" w:hAnsiTheme="minorHAnsi" w:cs="Arial"/>
        </w:rPr>
        <w:t xml:space="preserve">en déterminant une masse équivalente </w:t>
      </w:r>
      <w:r w:rsidR="00386F43" w:rsidRPr="000E4873">
        <w:rPr>
          <w:rFonts w:asciiTheme="minorHAnsi" w:hAnsiTheme="minorHAnsi" w:cs="Arial"/>
          <w:b/>
        </w:rPr>
        <w:t>Meq</w:t>
      </w:r>
      <w:r w:rsidR="00386F43" w:rsidRPr="000E4873">
        <w:rPr>
          <w:rFonts w:asciiTheme="minorHAnsi" w:hAnsiTheme="minorHAnsi" w:cs="Arial"/>
        </w:rPr>
        <w:t xml:space="preserve"> </w:t>
      </w:r>
      <w:r w:rsidRPr="000E4873">
        <w:rPr>
          <w:rFonts w:asciiTheme="minorHAnsi" w:hAnsiTheme="minorHAnsi" w:cs="Arial"/>
        </w:rPr>
        <w:t xml:space="preserve">en mouvement de translation à l’extrémité </w:t>
      </w:r>
      <w:r w:rsidR="00386F43" w:rsidRPr="000E4873">
        <w:rPr>
          <w:rFonts w:asciiTheme="minorHAnsi" w:hAnsiTheme="minorHAnsi" w:cs="Arial"/>
        </w:rPr>
        <w:t xml:space="preserve">de l’axe </w:t>
      </w:r>
      <w:r w:rsidR="007F013E">
        <w:rPr>
          <w:rFonts w:asciiTheme="minorHAnsi" w:hAnsiTheme="minorHAnsi" w:cs="Arial"/>
        </w:rPr>
        <w:t>de l’actionneur</w:t>
      </w:r>
      <w:r w:rsidR="00386F43" w:rsidRPr="000E4873">
        <w:rPr>
          <w:rFonts w:asciiTheme="minorHAnsi" w:hAnsiTheme="minorHAnsi" w:cs="Arial"/>
        </w:rPr>
        <w:t>.</w:t>
      </w:r>
    </w:p>
    <w:p w14:paraId="02E779F3" w14:textId="77777777" w:rsidR="00AE3F8C" w:rsidRPr="000E4873" w:rsidRDefault="00F06210" w:rsidP="00AA7D45">
      <w:pPr>
        <w:spacing w:line="276" w:lineRule="auto"/>
        <w:ind w:left="567" w:hanging="567"/>
        <w:jc w:val="both"/>
        <w:rPr>
          <w:rFonts w:asciiTheme="minorHAnsi" w:hAnsiTheme="minorHAnsi" w:cs="Arial"/>
        </w:rPr>
      </w:pPr>
      <w:r w:rsidRPr="000E4873">
        <w:rPr>
          <w:rFonts w:asciiTheme="minorHAnsi" w:hAnsiTheme="minorHAnsi" w:cs="Arial"/>
          <w:b/>
        </w:rPr>
        <w:t>Q</w:t>
      </w:r>
      <w:r w:rsidR="006F1F35" w:rsidRPr="000E4873">
        <w:rPr>
          <w:rFonts w:asciiTheme="minorHAnsi" w:hAnsiTheme="minorHAnsi" w:cs="Arial"/>
          <w:b/>
        </w:rPr>
        <w:t>3</w:t>
      </w:r>
      <w:r w:rsidR="00160F6A">
        <w:rPr>
          <w:rFonts w:asciiTheme="minorHAnsi" w:hAnsiTheme="minorHAnsi" w:cs="Arial"/>
          <w:b/>
        </w:rPr>
        <w:t>4</w:t>
      </w:r>
      <w:r w:rsidR="00AA7D45" w:rsidRPr="000E4873">
        <w:rPr>
          <w:rFonts w:asciiTheme="minorHAnsi" w:hAnsiTheme="minorHAnsi" w:cs="Arial"/>
          <w:b/>
        </w:rPr>
        <w:t>.</w:t>
      </w:r>
      <w:r w:rsidR="00AA7D45" w:rsidRPr="000E4873">
        <w:rPr>
          <w:rFonts w:asciiTheme="minorHAnsi" w:hAnsiTheme="minorHAnsi" w:cs="Arial"/>
          <w:b/>
        </w:rPr>
        <w:tab/>
      </w:r>
      <w:r w:rsidR="007F013E" w:rsidRPr="00AF6B8B">
        <w:rPr>
          <w:rFonts w:asciiTheme="minorHAnsi" w:hAnsiTheme="minorHAnsi" w:cs="Arial"/>
        </w:rPr>
        <w:t>Montrer</w:t>
      </w:r>
      <w:r w:rsidR="00933F69" w:rsidRPr="000E4873">
        <w:rPr>
          <w:rFonts w:asciiTheme="minorHAnsi" w:hAnsiTheme="minorHAnsi" w:cs="Arial"/>
        </w:rPr>
        <w:t xml:space="preserve"> que </w:t>
      </w:r>
      <w:r w:rsidR="00386F43" w:rsidRPr="000E4873">
        <w:rPr>
          <w:rFonts w:asciiTheme="minorHAnsi" w:hAnsiTheme="minorHAnsi" w:cs="Arial"/>
        </w:rPr>
        <w:t>cette</w:t>
      </w:r>
      <w:r w:rsidR="00933F69" w:rsidRPr="000E4873">
        <w:rPr>
          <w:rFonts w:asciiTheme="minorHAnsi" w:hAnsiTheme="minorHAnsi" w:cs="Arial"/>
        </w:rPr>
        <w:t xml:space="preserve"> masse équivalente </w:t>
      </w:r>
      <w:r w:rsidR="00933F69" w:rsidRPr="000E4873">
        <w:rPr>
          <w:rFonts w:asciiTheme="minorHAnsi" w:hAnsiTheme="minorHAnsi" w:cs="Arial"/>
          <w:b/>
        </w:rPr>
        <w:t>M</w:t>
      </w:r>
      <w:r w:rsidR="00933F69" w:rsidRPr="000E4873">
        <w:rPr>
          <w:rFonts w:asciiTheme="minorHAnsi" w:hAnsiTheme="minorHAnsi" w:cs="Arial"/>
          <w:b/>
          <w:vertAlign w:val="subscript"/>
        </w:rPr>
        <w:t>eq</w:t>
      </w:r>
      <w:r w:rsidR="00933F69" w:rsidRPr="000E4873">
        <w:rPr>
          <w:rFonts w:asciiTheme="minorHAnsi" w:hAnsiTheme="minorHAnsi" w:cs="Arial"/>
        </w:rPr>
        <w:t xml:space="preserve"> peut se mettre sous la forme</w:t>
      </w:r>
    </w:p>
    <w:p w14:paraId="053E07E4" w14:textId="4BAB45A4" w:rsidR="00933F69" w:rsidRPr="000E4873" w:rsidRDefault="00C31772" w:rsidP="00AA7D45">
      <w:pPr>
        <w:spacing w:before="120" w:after="120" w:line="276" w:lineRule="auto"/>
        <w:ind w:left="567" w:hanging="567"/>
        <w:jc w:val="center"/>
        <w:rPr>
          <w:rFonts w:asciiTheme="minorHAnsi" w:hAnsiTheme="minorHAnsi" w:cs="Arial"/>
        </w:rPr>
      </w:pPr>
      <w:r>
        <w:rPr>
          <w:rFonts w:asciiTheme="minorHAnsi" w:hAnsiTheme="minorHAnsi" w:cs="Arial"/>
        </w:rPr>
        <w:t>2</w:t>
      </w:r>
      <m:oMath>
        <m:r>
          <w:rPr>
            <w:rFonts w:ascii="Cambria Math" w:hAnsi="Cambria Math" w:cs="Arial"/>
          </w:rPr>
          <m:t>∙</m:t>
        </m:r>
      </m:oMath>
      <w:r w:rsidR="00933F69" w:rsidRPr="000E4873">
        <w:rPr>
          <w:rFonts w:asciiTheme="minorHAnsi" w:hAnsiTheme="minorHAnsi" w:cs="Arial"/>
        </w:rPr>
        <w:t>M</w:t>
      </w:r>
      <w:r w:rsidR="00933F69" w:rsidRPr="000E4873">
        <w:rPr>
          <w:rFonts w:asciiTheme="minorHAnsi" w:hAnsiTheme="minorHAnsi" w:cs="Arial"/>
          <w:vertAlign w:val="subscript"/>
        </w:rPr>
        <w:t>eq</w:t>
      </w:r>
      <w:r w:rsidR="00933F69" w:rsidRPr="000E4873">
        <w:rPr>
          <w:rFonts w:asciiTheme="minorHAnsi" w:hAnsiTheme="minorHAnsi" w:cs="Arial"/>
        </w:rPr>
        <w:t xml:space="preserve"> = </w:t>
      </w:r>
      <w:r w:rsidR="009F2436" w:rsidRPr="000E4873">
        <w:rPr>
          <w:rFonts w:asciiTheme="minorHAnsi" w:hAnsiTheme="minorHAnsi" w:cs="Arial"/>
        </w:rPr>
        <w:t>(</w:t>
      </w:r>
      <w:r w:rsidR="00352928" w:rsidRPr="000E4873">
        <w:rPr>
          <w:rFonts w:asciiTheme="minorHAnsi" w:hAnsiTheme="minorHAnsi" w:cs="Arial"/>
        </w:rPr>
        <w:t>I</w:t>
      </w:r>
      <w:r w:rsidR="00352928" w:rsidRPr="000E4873">
        <w:rPr>
          <w:rFonts w:asciiTheme="minorHAnsi" w:hAnsiTheme="minorHAnsi" w:cs="Arial"/>
          <w:vertAlign w:val="subscript"/>
        </w:rPr>
        <w:t>C</w:t>
      </w:r>
      <w:r w:rsidR="00D71D3D" w:rsidRPr="000E4873">
        <w:rPr>
          <w:rFonts w:asciiTheme="minorHAnsi" w:hAnsiTheme="minorHAnsi" w:cs="Arial"/>
          <w:vertAlign w:val="subscript"/>
        </w:rPr>
        <w:t>y</w:t>
      </w:r>
      <w:r w:rsidR="00933F69" w:rsidRPr="000E4873">
        <w:rPr>
          <w:rFonts w:asciiTheme="minorHAnsi" w:hAnsiTheme="minorHAnsi" w:cs="Arial"/>
        </w:rPr>
        <w:t xml:space="preserve"> + I</w:t>
      </w:r>
      <w:r w:rsidR="003730FC" w:rsidRPr="000E4873">
        <w:rPr>
          <w:rFonts w:asciiTheme="minorHAnsi" w:hAnsiTheme="minorHAnsi" w:cs="Arial"/>
          <w:vertAlign w:val="subscript"/>
        </w:rPr>
        <w:t>32</w:t>
      </w:r>
      <w:r w:rsidR="00933F69" w:rsidRPr="000E4873">
        <w:rPr>
          <w:rFonts w:asciiTheme="minorHAnsi" w:hAnsiTheme="minorHAnsi" w:cs="Arial"/>
        </w:rPr>
        <w:t>G</w:t>
      </w:r>
      <w:r w:rsidR="00933F69" w:rsidRPr="000E4873">
        <w:rPr>
          <w:rFonts w:asciiTheme="minorHAnsi" w:hAnsiTheme="minorHAnsi" w:cs="Arial"/>
          <w:vertAlign w:val="superscript"/>
        </w:rPr>
        <w:t>2</w:t>
      </w:r>
      <m:oMath>
        <m:r>
          <w:rPr>
            <w:rFonts w:ascii="Cambria Math" w:hAnsi="Cambria Math" w:cs="Arial"/>
          </w:rPr>
          <m:t>∙</m:t>
        </m:r>
      </m:oMath>
      <w:r w:rsidR="00933F69" w:rsidRPr="000E4873">
        <w:rPr>
          <w:rFonts w:asciiTheme="minorHAnsi" w:hAnsiTheme="minorHAnsi" w:cs="Arial"/>
        </w:rPr>
        <w:t>Mc)/</w:t>
      </w:r>
      <w:r w:rsidR="003730FC" w:rsidRPr="000E4873">
        <w:rPr>
          <w:rFonts w:asciiTheme="minorHAnsi" w:hAnsiTheme="minorHAnsi" w:cs="Arial"/>
        </w:rPr>
        <w:t>I</w:t>
      </w:r>
      <w:r w:rsidR="00C35D4A">
        <w:rPr>
          <w:rFonts w:asciiTheme="minorHAnsi" w:hAnsiTheme="minorHAnsi" w:cs="Arial"/>
          <w:vertAlign w:val="subscript"/>
        </w:rPr>
        <w:t>21</w:t>
      </w:r>
      <w:r w:rsidR="003730FC" w:rsidRPr="000E4873">
        <w:rPr>
          <w:rFonts w:asciiTheme="minorHAnsi" w:hAnsiTheme="minorHAnsi" w:cs="Arial"/>
        </w:rPr>
        <w:t>H’</w:t>
      </w:r>
      <w:r w:rsidR="00933F69" w:rsidRPr="000E4873">
        <w:rPr>
          <w:rFonts w:asciiTheme="minorHAnsi" w:hAnsiTheme="minorHAnsi" w:cs="Arial"/>
          <w:vertAlign w:val="superscript"/>
        </w:rPr>
        <w:t>2</w:t>
      </w:r>
    </w:p>
    <w:p w14:paraId="37C17A8A" w14:textId="77777777" w:rsidR="0053481B" w:rsidRPr="000E4873" w:rsidRDefault="00FA6ECB" w:rsidP="00AA7D45">
      <w:pPr>
        <w:spacing w:after="120" w:line="276" w:lineRule="auto"/>
        <w:jc w:val="both"/>
        <w:rPr>
          <w:rFonts w:asciiTheme="minorHAnsi" w:hAnsiTheme="minorHAnsi" w:cs="Arial"/>
        </w:rPr>
      </w:pPr>
      <w:r w:rsidRPr="000E4873">
        <w:rPr>
          <w:rFonts w:asciiTheme="minorHAnsi" w:hAnsiTheme="minorHAnsi" w:cs="Arial"/>
        </w:rPr>
        <w:t>Avec I</w:t>
      </w:r>
      <w:r w:rsidRPr="000E4873">
        <w:rPr>
          <w:rFonts w:asciiTheme="minorHAnsi" w:hAnsiTheme="minorHAnsi" w:cs="Arial"/>
          <w:vertAlign w:val="subscript"/>
        </w:rPr>
        <w:t>c</w:t>
      </w:r>
      <w:r w:rsidR="009F2436" w:rsidRPr="000E4873">
        <w:rPr>
          <w:rFonts w:asciiTheme="minorHAnsi" w:hAnsiTheme="minorHAnsi" w:cs="Arial"/>
          <w:vertAlign w:val="subscript"/>
        </w:rPr>
        <w:t>y</w:t>
      </w:r>
      <w:r w:rsidRPr="000E4873">
        <w:rPr>
          <w:rFonts w:asciiTheme="minorHAnsi" w:hAnsiTheme="minorHAnsi" w:cs="Arial"/>
        </w:rPr>
        <w:t xml:space="preserve"> : </w:t>
      </w:r>
      <w:r w:rsidR="00D233AC">
        <w:rPr>
          <w:rFonts w:asciiTheme="minorHAnsi" w:hAnsiTheme="minorHAnsi" w:cs="Arial"/>
        </w:rPr>
        <w:t>i</w:t>
      </w:r>
      <w:r w:rsidR="0053481B" w:rsidRPr="000E4873">
        <w:rPr>
          <w:rFonts w:asciiTheme="minorHAnsi" w:hAnsiTheme="minorHAnsi" w:cs="Arial"/>
        </w:rPr>
        <w:t xml:space="preserve">nertie de caisse par rapport à l’axe </w:t>
      </w:r>
      <w:r w:rsidR="008D5462" w:rsidRPr="000E4873">
        <w:rPr>
          <w:rFonts w:asciiTheme="minorHAnsi" w:hAnsiTheme="minorHAnsi" w:cs="Arial"/>
        </w:rPr>
        <w:t>longitudinal</w:t>
      </w:r>
      <w:r w:rsidR="0053481B" w:rsidRPr="000E4873">
        <w:rPr>
          <w:rFonts w:asciiTheme="minorHAnsi" w:hAnsiTheme="minorHAnsi" w:cs="Arial"/>
        </w:rPr>
        <w:t xml:space="preserve"> </w:t>
      </w:r>
      <m:oMath>
        <m:acc>
          <m:accPr>
            <m:chr m:val="⃗"/>
            <m:ctrlPr>
              <w:rPr>
                <w:rFonts w:ascii="Cambria Math" w:hAnsiTheme="minorHAnsi" w:cs="Arial"/>
                <w:i/>
              </w:rPr>
            </m:ctrlPr>
          </m:accPr>
          <m:e>
            <m:sSub>
              <m:sSubPr>
                <m:ctrlPr>
                  <w:rPr>
                    <w:rFonts w:ascii="Cambria Math" w:hAnsiTheme="minorHAnsi" w:cs="Arial"/>
                    <w:i/>
                  </w:rPr>
                </m:ctrlPr>
              </m:sSubPr>
              <m:e>
                <m:r>
                  <w:rPr>
                    <w:rFonts w:ascii="Cambria Math" w:hAnsi="Cambria Math" w:cs="Arial"/>
                  </w:rPr>
                  <m:t>y</m:t>
                </m:r>
              </m:e>
              <m:sub>
                <m:r>
                  <w:rPr>
                    <w:rFonts w:ascii="Cambria Math" w:hAnsiTheme="minorHAnsi" w:cs="Arial"/>
                  </w:rPr>
                  <m:t>1</m:t>
                </m:r>
              </m:sub>
            </m:sSub>
          </m:e>
        </m:acc>
      </m:oMath>
      <w:r w:rsidR="0053481B" w:rsidRPr="000E4873">
        <w:rPr>
          <w:rFonts w:asciiTheme="minorHAnsi" w:hAnsiTheme="minorHAnsi" w:cs="Arial"/>
        </w:rPr>
        <w:t> </w:t>
      </w:r>
    </w:p>
    <w:p w14:paraId="1486E042" w14:textId="77777777" w:rsidR="00CB3C58" w:rsidRPr="000E4873" w:rsidRDefault="00CB3C58" w:rsidP="00CB3C58">
      <w:pPr>
        <w:spacing w:line="276" w:lineRule="auto"/>
        <w:jc w:val="both"/>
        <w:rPr>
          <w:rFonts w:asciiTheme="minorHAnsi" w:hAnsiTheme="minorHAnsi" w:cs="Arial"/>
        </w:rPr>
      </w:pPr>
    </w:p>
    <w:p w14:paraId="15561042" w14:textId="77777777" w:rsidR="00695DCC" w:rsidRPr="000E4873" w:rsidRDefault="00695DCC" w:rsidP="00CB3C58">
      <w:pPr>
        <w:spacing w:line="276" w:lineRule="auto"/>
        <w:jc w:val="both"/>
        <w:rPr>
          <w:rFonts w:asciiTheme="minorHAnsi" w:hAnsiTheme="minorHAnsi" w:cs="Arial"/>
        </w:rPr>
      </w:pPr>
      <w:r w:rsidRPr="000E4873">
        <w:rPr>
          <w:rFonts w:asciiTheme="minorHAnsi" w:hAnsiTheme="minorHAnsi" w:cs="Arial"/>
        </w:rPr>
        <w:t xml:space="preserve">Le moteur fournit un couple  </w:t>
      </w:r>
      <w:r w:rsidRPr="000E4873">
        <w:rPr>
          <w:rFonts w:asciiTheme="minorHAnsi" w:hAnsiTheme="minorHAnsi" w:cs="Arial"/>
          <w:b/>
        </w:rPr>
        <w:t>C</w:t>
      </w:r>
      <w:r w:rsidRPr="000E4873">
        <w:rPr>
          <w:rFonts w:asciiTheme="minorHAnsi" w:hAnsiTheme="minorHAnsi" w:cs="Arial"/>
          <w:b/>
          <w:vertAlign w:val="subscript"/>
        </w:rPr>
        <w:t>m</w:t>
      </w:r>
      <w:r w:rsidRPr="000E4873">
        <w:rPr>
          <w:rFonts w:asciiTheme="minorHAnsi" w:hAnsiTheme="minorHAnsi" w:cs="Arial"/>
        </w:rPr>
        <w:t>.</w:t>
      </w:r>
    </w:p>
    <w:p w14:paraId="21BA6402" w14:textId="77777777" w:rsidR="00695DCC" w:rsidRPr="000E4873" w:rsidRDefault="00695DCC" w:rsidP="00CB3C58">
      <w:pPr>
        <w:spacing w:line="276" w:lineRule="auto"/>
        <w:jc w:val="both"/>
        <w:rPr>
          <w:rFonts w:asciiTheme="minorHAnsi" w:hAnsiTheme="minorHAnsi" w:cs="Arial"/>
        </w:rPr>
      </w:pPr>
      <w:r w:rsidRPr="000E4873">
        <w:rPr>
          <w:rFonts w:asciiTheme="minorHAnsi" w:hAnsiTheme="minorHAnsi" w:cs="Arial"/>
        </w:rPr>
        <w:t xml:space="preserve">La vitesse angulaire du moteur sera notée </w:t>
      </w:r>
      <w:r w:rsidRPr="000E4873">
        <w:rPr>
          <w:rFonts w:asciiTheme="minorHAnsi" w:hAnsiTheme="minorHAnsi" w:cs="Arial"/>
          <w:b/>
        </w:rPr>
        <w:t>ω</w:t>
      </w:r>
      <w:r w:rsidRPr="000E4873">
        <w:rPr>
          <w:rFonts w:asciiTheme="minorHAnsi" w:hAnsiTheme="minorHAnsi" w:cs="Arial"/>
          <w:b/>
          <w:vertAlign w:val="subscript"/>
        </w:rPr>
        <w:t>m</w:t>
      </w:r>
      <w:r w:rsidRPr="000E4873">
        <w:rPr>
          <w:rFonts w:asciiTheme="minorHAnsi" w:hAnsiTheme="minorHAnsi" w:cs="Arial"/>
        </w:rPr>
        <w:t xml:space="preserve"> et l’accélération angulaire sera notée </w:t>
      </w:r>
      <w:r w:rsidRPr="000E4873">
        <w:rPr>
          <w:rFonts w:asciiTheme="minorHAnsi" w:hAnsiTheme="minorHAnsi" w:cs="Arial"/>
          <w:b/>
        </w:rPr>
        <w:t>ώ</w:t>
      </w:r>
      <w:r w:rsidRPr="000E4873">
        <w:rPr>
          <w:rFonts w:asciiTheme="minorHAnsi" w:hAnsiTheme="minorHAnsi" w:cs="Arial"/>
          <w:b/>
          <w:vertAlign w:val="subscript"/>
        </w:rPr>
        <w:t>m</w:t>
      </w:r>
      <w:r w:rsidRPr="000E4873">
        <w:rPr>
          <w:rFonts w:asciiTheme="minorHAnsi" w:hAnsiTheme="minorHAnsi" w:cs="Arial"/>
        </w:rPr>
        <w:t>.</w:t>
      </w:r>
    </w:p>
    <w:p w14:paraId="069B64C4" w14:textId="77777777" w:rsidR="00695DCC" w:rsidRPr="000E4873" w:rsidRDefault="00695DCC" w:rsidP="00CB3C58">
      <w:pPr>
        <w:spacing w:line="276" w:lineRule="auto"/>
        <w:jc w:val="both"/>
        <w:rPr>
          <w:rFonts w:asciiTheme="minorHAnsi" w:hAnsiTheme="minorHAnsi" w:cs="Arial"/>
        </w:rPr>
      </w:pPr>
      <w:r w:rsidRPr="000E4873">
        <w:rPr>
          <w:rFonts w:asciiTheme="minorHAnsi" w:hAnsiTheme="minorHAnsi" w:cs="Arial"/>
        </w:rPr>
        <w:t>L’inertie des parties tou</w:t>
      </w:r>
      <w:r w:rsidR="00881FF0" w:rsidRPr="000E4873">
        <w:rPr>
          <w:rFonts w:asciiTheme="minorHAnsi" w:hAnsiTheme="minorHAnsi" w:cs="Arial"/>
        </w:rPr>
        <w:t>r</w:t>
      </w:r>
      <w:r w:rsidRPr="000E4873">
        <w:rPr>
          <w:rFonts w:asciiTheme="minorHAnsi" w:hAnsiTheme="minorHAnsi" w:cs="Arial"/>
        </w:rPr>
        <w:t>nantes du réducteur</w:t>
      </w:r>
      <w:r w:rsidR="006A4DA8">
        <w:rPr>
          <w:rFonts w:asciiTheme="minorHAnsi" w:hAnsiTheme="minorHAnsi" w:cs="Arial"/>
        </w:rPr>
        <w:t>,</w:t>
      </w:r>
      <w:r w:rsidRPr="000E4873">
        <w:rPr>
          <w:rFonts w:asciiTheme="minorHAnsi" w:hAnsiTheme="minorHAnsi" w:cs="Arial"/>
        </w:rPr>
        <w:t xml:space="preserve"> entrainé par le moteur</w:t>
      </w:r>
      <w:r w:rsidR="006A4DA8">
        <w:rPr>
          <w:rFonts w:asciiTheme="minorHAnsi" w:hAnsiTheme="minorHAnsi" w:cs="Arial"/>
        </w:rPr>
        <w:t>,</w:t>
      </w:r>
      <w:r w:rsidRPr="000E4873">
        <w:rPr>
          <w:rFonts w:asciiTheme="minorHAnsi" w:hAnsiTheme="minorHAnsi" w:cs="Arial"/>
        </w:rPr>
        <w:t xml:space="preserve"> </w:t>
      </w:r>
      <w:r w:rsidR="00061F6E" w:rsidRPr="000E4873">
        <w:rPr>
          <w:rFonts w:asciiTheme="minorHAnsi" w:hAnsiTheme="minorHAnsi" w:cs="Arial"/>
        </w:rPr>
        <w:t xml:space="preserve"> </w:t>
      </w:r>
      <w:r w:rsidRPr="000E4873">
        <w:rPr>
          <w:rFonts w:asciiTheme="minorHAnsi" w:hAnsiTheme="minorHAnsi" w:cs="Arial"/>
        </w:rPr>
        <w:t xml:space="preserve">est  </w:t>
      </w:r>
      <w:r w:rsidR="00061F6E" w:rsidRPr="000E4873">
        <w:rPr>
          <w:rFonts w:asciiTheme="minorHAnsi" w:hAnsiTheme="minorHAnsi" w:cs="Arial"/>
        </w:rPr>
        <w:t xml:space="preserve">répartie entre </w:t>
      </w:r>
      <w:r w:rsidR="00061F6E" w:rsidRPr="000E4873">
        <w:rPr>
          <w:rFonts w:asciiTheme="minorHAnsi" w:hAnsiTheme="minorHAnsi" w:cs="Arial"/>
          <w:b/>
        </w:rPr>
        <w:t>J</w:t>
      </w:r>
      <w:r w:rsidR="00061F6E" w:rsidRPr="000E4873">
        <w:rPr>
          <w:rFonts w:asciiTheme="minorHAnsi" w:hAnsiTheme="minorHAnsi" w:cs="Arial"/>
          <w:b/>
          <w:vertAlign w:val="subscript"/>
        </w:rPr>
        <w:t>v</w:t>
      </w:r>
      <w:r w:rsidR="00061F6E" w:rsidRPr="000E4873">
        <w:rPr>
          <w:rFonts w:asciiTheme="minorHAnsi" w:hAnsiTheme="minorHAnsi" w:cs="Arial"/>
          <w:b/>
        </w:rPr>
        <w:t xml:space="preserve"> </w:t>
      </w:r>
      <w:r w:rsidR="00061F6E" w:rsidRPr="000E4873">
        <w:rPr>
          <w:rFonts w:asciiTheme="minorHAnsi" w:hAnsiTheme="minorHAnsi" w:cs="Arial"/>
        </w:rPr>
        <w:t xml:space="preserve">et </w:t>
      </w:r>
      <w:r w:rsidR="00061F6E" w:rsidRPr="000E4873">
        <w:rPr>
          <w:rFonts w:asciiTheme="minorHAnsi" w:hAnsiTheme="minorHAnsi" w:cs="Arial"/>
          <w:b/>
        </w:rPr>
        <w:t>J</w:t>
      </w:r>
      <w:r w:rsidR="00061F6E" w:rsidRPr="000E4873">
        <w:rPr>
          <w:rFonts w:asciiTheme="minorHAnsi" w:hAnsiTheme="minorHAnsi" w:cs="Arial"/>
          <w:b/>
          <w:vertAlign w:val="subscript"/>
        </w:rPr>
        <w:t>m</w:t>
      </w:r>
      <w:r w:rsidR="00060F77" w:rsidRPr="000E4873">
        <w:rPr>
          <w:rFonts w:asciiTheme="minorHAnsi" w:hAnsiTheme="minorHAnsi" w:cs="Arial"/>
          <w:vertAlign w:val="superscript"/>
        </w:rPr>
        <w:t> </w:t>
      </w:r>
      <w:r w:rsidR="00060F77" w:rsidRPr="000E4873">
        <w:rPr>
          <w:rFonts w:asciiTheme="minorHAnsi" w:hAnsiTheme="minorHAnsi" w:cs="Arial"/>
        </w:rPr>
        <w:t>;</w:t>
      </w:r>
    </w:p>
    <w:p w14:paraId="127563FC" w14:textId="765AB006" w:rsidR="00695DCC" w:rsidRPr="000E4873" w:rsidRDefault="00695DCC" w:rsidP="00CB3C58">
      <w:pPr>
        <w:spacing w:line="276" w:lineRule="auto"/>
        <w:jc w:val="both"/>
        <w:rPr>
          <w:rFonts w:asciiTheme="minorHAnsi" w:hAnsiTheme="minorHAnsi" w:cs="Arial"/>
        </w:rPr>
      </w:pPr>
      <w:r w:rsidRPr="000E4873">
        <w:rPr>
          <w:rFonts w:asciiTheme="minorHAnsi" w:hAnsiTheme="minorHAnsi" w:cs="Arial"/>
        </w:rPr>
        <w:t>L’inertie de la vis (axe de l’actionneur)  est J</w:t>
      </w:r>
      <w:r w:rsidRPr="000E4873">
        <w:rPr>
          <w:rFonts w:asciiTheme="minorHAnsi" w:hAnsiTheme="minorHAnsi" w:cs="Arial"/>
          <w:vertAlign w:val="subscript"/>
        </w:rPr>
        <w:t xml:space="preserve">v </w:t>
      </w:r>
      <w:r w:rsidRPr="000E4873">
        <w:rPr>
          <w:rFonts w:asciiTheme="minorHAnsi" w:hAnsiTheme="minorHAnsi" w:cs="Arial"/>
        </w:rPr>
        <w:t xml:space="preserve">= </w:t>
      </w:r>
      <w:r w:rsidR="00A8350A">
        <w:rPr>
          <w:rFonts w:asciiTheme="minorHAnsi" w:hAnsiTheme="minorHAnsi" w:cs="Arial"/>
        </w:rPr>
        <w:t>11,7</w:t>
      </w:r>
      <m:oMath>
        <m:r>
          <w:rPr>
            <w:rFonts w:ascii="Cambria Math" w:hAnsi="Cambria Math" w:cs="Arial"/>
          </w:rPr>
          <m:t>∙</m:t>
        </m:r>
      </m:oMath>
      <w:r w:rsidR="00534CBA" w:rsidRPr="000E4873">
        <w:rPr>
          <w:rFonts w:asciiTheme="minorHAnsi" w:hAnsiTheme="minorHAnsi" w:cs="Arial"/>
        </w:rPr>
        <w:t>10</w:t>
      </w:r>
      <w:r w:rsidR="00534CBA" w:rsidRPr="000E4873">
        <w:rPr>
          <w:rFonts w:asciiTheme="minorHAnsi" w:hAnsiTheme="minorHAnsi" w:cs="Arial"/>
          <w:vertAlign w:val="superscript"/>
        </w:rPr>
        <w:t xml:space="preserve">-3 </w:t>
      </w:r>
      <m:oMath>
        <m:r>
          <w:rPr>
            <w:rFonts w:ascii="Cambria Math" w:hAnsi="Cambria Math" w:cs="Arial"/>
          </w:rPr>
          <m:t>kg∙</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oMath>
      <w:r w:rsidR="00060F77" w:rsidRPr="000E4873">
        <w:rPr>
          <w:rFonts w:asciiTheme="minorHAnsi" w:hAnsiTheme="minorHAnsi" w:cs="Arial"/>
        </w:rPr>
        <w:t>;</w:t>
      </w:r>
    </w:p>
    <w:p w14:paraId="3C89778A" w14:textId="5397317A" w:rsidR="00695DCC" w:rsidRPr="000E4873" w:rsidRDefault="00695DCC" w:rsidP="00CB3C58">
      <w:pPr>
        <w:spacing w:line="276" w:lineRule="auto"/>
        <w:jc w:val="both"/>
        <w:rPr>
          <w:rFonts w:asciiTheme="minorHAnsi" w:hAnsiTheme="minorHAnsi" w:cs="Arial"/>
        </w:rPr>
      </w:pPr>
      <w:r w:rsidRPr="000E4873">
        <w:rPr>
          <w:rFonts w:asciiTheme="minorHAnsi" w:hAnsiTheme="minorHAnsi" w:cs="Arial"/>
        </w:rPr>
        <w:lastRenderedPageBreak/>
        <w:t xml:space="preserve">L’inertie de l’arbre moteur  est </w:t>
      </w:r>
      <w:r w:rsidRPr="000E4873">
        <w:rPr>
          <w:rFonts w:asciiTheme="minorHAnsi" w:hAnsiTheme="minorHAnsi" w:cs="Arial"/>
        </w:rPr>
        <w:tab/>
        <w:t>J</w:t>
      </w:r>
      <w:r w:rsidRPr="000E4873">
        <w:rPr>
          <w:rFonts w:asciiTheme="minorHAnsi" w:hAnsiTheme="minorHAnsi" w:cs="Arial"/>
          <w:vertAlign w:val="subscript"/>
        </w:rPr>
        <w:t xml:space="preserve">m </w:t>
      </w:r>
      <w:r w:rsidRPr="000E4873">
        <w:rPr>
          <w:rFonts w:asciiTheme="minorHAnsi" w:hAnsiTheme="minorHAnsi" w:cs="Arial"/>
        </w:rPr>
        <w:t xml:space="preserve">= </w:t>
      </w:r>
      <w:r w:rsidR="00534CBA" w:rsidRPr="000E4873">
        <w:rPr>
          <w:rFonts w:asciiTheme="minorHAnsi" w:hAnsiTheme="minorHAnsi" w:cs="Arial"/>
        </w:rPr>
        <w:t>7</w:t>
      </w:r>
      <m:oMath>
        <m:r>
          <w:rPr>
            <w:rFonts w:ascii="Cambria Math" w:hAnsi="Cambria Math" w:cs="Arial"/>
          </w:rPr>
          <m:t>∙</m:t>
        </m:r>
      </m:oMath>
      <w:r w:rsidRPr="000E4873">
        <w:rPr>
          <w:rFonts w:asciiTheme="minorHAnsi" w:hAnsiTheme="minorHAnsi" w:cs="Arial"/>
        </w:rPr>
        <w:t>10</w:t>
      </w:r>
      <w:r w:rsidRPr="000E4873">
        <w:rPr>
          <w:rFonts w:asciiTheme="minorHAnsi" w:hAnsiTheme="minorHAnsi" w:cs="Arial"/>
          <w:vertAlign w:val="superscript"/>
        </w:rPr>
        <w:t>-3</w:t>
      </w:r>
      <w:r w:rsidR="00A8350A">
        <w:rPr>
          <w:rFonts w:asciiTheme="minorHAnsi" w:hAnsiTheme="minorHAnsi" w:cs="Arial"/>
        </w:rPr>
        <w:t xml:space="preserve"> </w:t>
      </w:r>
      <m:oMath>
        <m:r>
          <w:rPr>
            <w:rFonts w:ascii="Cambria Math" w:hAnsi="Cambria Math" w:cs="Arial"/>
          </w:rPr>
          <m:t>kg∙</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oMath>
      <w:r w:rsidRPr="000E4873">
        <w:rPr>
          <w:rFonts w:asciiTheme="minorHAnsi" w:hAnsiTheme="minorHAnsi" w:cs="Arial"/>
          <w:vertAlign w:val="superscript"/>
        </w:rPr>
        <w:t> </w:t>
      </w:r>
      <w:r w:rsidRPr="000E4873">
        <w:rPr>
          <w:rFonts w:asciiTheme="minorHAnsi" w:hAnsiTheme="minorHAnsi" w:cs="Arial"/>
        </w:rPr>
        <w:t>;</w:t>
      </w:r>
    </w:p>
    <w:p w14:paraId="00BBBD6E" w14:textId="2F210536" w:rsidR="00FA6ECB" w:rsidRPr="000E4873" w:rsidRDefault="00CE09E6" w:rsidP="00CB3C58">
      <w:pPr>
        <w:spacing w:line="276" w:lineRule="auto"/>
        <w:jc w:val="both"/>
        <w:rPr>
          <w:rFonts w:asciiTheme="minorHAnsi" w:hAnsiTheme="minorHAnsi" w:cs="Arial"/>
        </w:rPr>
      </w:pPr>
      <w:r>
        <w:rPr>
          <w:rFonts w:asciiTheme="minorHAnsi" w:hAnsiTheme="minorHAnsi" w:cs="Arial"/>
        </w:rPr>
        <w:t>L’i</w:t>
      </w:r>
      <w:r w:rsidR="00FA6ECB" w:rsidRPr="000E4873">
        <w:rPr>
          <w:rFonts w:asciiTheme="minorHAnsi" w:hAnsiTheme="minorHAnsi" w:cs="Arial"/>
        </w:rPr>
        <w:t>nertie de caisse par rapport à son axe longitudinal est  I</w:t>
      </w:r>
      <w:r w:rsidR="00FA6ECB" w:rsidRPr="000E4873">
        <w:rPr>
          <w:rFonts w:asciiTheme="minorHAnsi" w:hAnsiTheme="minorHAnsi" w:cs="Arial"/>
          <w:vertAlign w:val="subscript"/>
        </w:rPr>
        <w:t>c</w:t>
      </w:r>
      <w:r w:rsidR="009F2436" w:rsidRPr="000E4873">
        <w:rPr>
          <w:rFonts w:asciiTheme="minorHAnsi" w:hAnsiTheme="minorHAnsi" w:cs="Arial"/>
          <w:vertAlign w:val="subscript"/>
        </w:rPr>
        <w:t>y</w:t>
      </w:r>
      <w:r w:rsidR="00A8350A">
        <w:rPr>
          <w:rFonts w:asciiTheme="minorHAnsi" w:hAnsiTheme="minorHAnsi" w:cs="Arial"/>
        </w:rPr>
        <w:t xml:space="preserve"> = 30 000 </w:t>
      </w:r>
      <m:oMath>
        <m:r>
          <w:rPr>
            <w:rFonts w:ascii="Cambria Math" w:hAnsi="Cambria Math" w:cs="Arial"/>
          </w:rPr>
          <m:t>kg∙</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oMath>
    </w:p>
    <w:p w14:paraId="3D5EE5B3" w14:textId="77777777" w:rsidR="00CB3C58" w:rsidRPr="000E4873" w:rsidRDefault="0099649B" w:rsidP="00AA7D45">
      <w:pPr>
        <w:spacing w:after="120" w:line="276" w:lineRule="auto"/>
        <w:jc w:val="both"/>
        <w:rPr>
          <w:rFonts w:asciiTheme="minorHAnsi" w:hAnsiTheme="minorHAnsi" w:cs="Arial"/>
        </w:rPr>
      </w:pPr>
      <w:r w:rsidRPr="000E4873">
        <w:rPr>
          <w:rFonts w:asciiTheme="minorHAnsi" w:hAnsiTheme="minorHAnsi" w:cs="Arial"/>
        </w:rPr>
        <w:t xml:space="preserve">La caisse dans son mouvement </w:t>
      </w:r>
      <w:r w:rsidR="00881FF0" w:rsidRPr="000E4873">
        <w:rPr>
          <w:rFonts w:asciiTheme="minorHAnsi" w:hAnsiTheme="minorHAnsi" w:cs="Arial"/>
        </w:rPr>
        <w:t xml:space="preserve">de pendulation </w:t>
      </w:r>
      <w:r w:rsidRPr="000E4873">
        <w:rPr>
          <w:rFonts w:asciiTheme="minorHAnsi" w:hAnsiTheme="minorHAnsi" w:cs="Arial"/>
        </w:rPr>
        <w:t xml:space="preserve">induit </w:t>
      </w:r>
      <w:r w:rsidR="008C6F6E" w:rsidRPr="000E4873">
        <w:rPr>
          <w:rFonts w:asciiTheme="minorHAnsi" w:hAnsiTheme="minorHAnsi" w:cs="Arial"/>
        </w:rPr>
        <w:t xml:space="preserve">du fait de son poids </w:t>
      </w:r>
      <w:r w:rsidR="000367FA" w:rsidRPr="000E4873">
        <w:rPr>
          <w:rFonts w:asciiTheme="minorHAnsi" w:hAnsiTheme="minorHAnsi" w:cs="Arial"/>
        </w:rPr>
        <w:t xml:space="preserve">un couple de rappel (G non confondu avec </w:t>
      </w:r>
      <w:r w:rsidR="000F333E" w:rsidRPr="000E4873">
        <w:rPr>
          <w:rFonts w:asciiTheme="minorHAnsi" w:hAnsiTheme="minorHAnsi" w:cs="Arial"/>
        </w:rPr>
        <w:t xml:space="preserve">le </w:t>
      </w:r>
      <w:r w:rsidR="000367FA" w:rsidRPr="000E4873">
        <w:rPr>
          <w:rFonts w:asciiTheme="minorHAnsi" w:hAnsiTheme="minorHAnsi" w:cs="Arial"/>
        </w:rPr>
        <w:t xml:space="preserve">CIR) que l’on modélisera par un </w:t>
      </w:r>
      <w:r w:rsidR="00881FF0" w:rsidRPr="000E4873">
        <w:rPr>
          <w:rFonts w:asciiTheme="minorHAnsi" w:hAnsiTheme="minorHAnsi" w:cs="Arial"/>
        </w:rPr>
        <w:t>effort</w:t>
      </w:r>
      <w:r w:rsidRPr="000E4873">
        <w:rPr>
          <w:rFonts w:asciiTheme="minorHAnsi" w:hAnsiTheme="minorHAnsi" w:cs="Arial"/>
        </w:rPr>
        <w:t xml:space="preserve"> </w:t>
      </w:r>
      <w:r w:rsidR="00123257">
        <w:rPr>
          <w:rFonts w:asciiTheme="minorHAnsi" w:hAnsiTheme="minorHAnsi" w:cs="Arial"/>
        </w:rPr>
        <w:t>noté Fr dans l’axe de l’actionneur</w:t>
      </w:r>
      <w:r w:rsidR="000F333E" w:rsidRPr="000E4873">
        <w:rPr>
          <w:rFonts w:asciiTheme="minorHAnsi" w:hAnsiTheme="minorHAnsi" w:cs="Arial"/>
        </w:rPr>
        <w:t>.</w:t>
      </w:r>
      <w:r w:rsidR="000367FA" w:rsidRPr="000E4873">
        <w:rPr>
          <w:rFonts w:asciiTheme="minorHAnsi" w:hAnsiTheme="minorHAnsi" w:cs="Arial"/>
        </w:rPr>
        <w:t xml:space="preserve"> Cet effort Fr sera supposé</w:t>
      </w:r>
      <w:r w:rsidR="00881FF0" w:rsidRPr="000E4873">
        <w:rPr>
          <w:rFonts w:asciiTheme="minorHAnsi" w:hAnsiTheme="minorHAnsi" w:cs="Arial"/>
        </w:rPr>
        <w:t xml:space="preserve"> proportionnel à l’angle de pendulation</w:t>
      </w:r>
      <w:r w:rsidR="000F333E" w:rsidRPr="000E4873">
        <w:rPr>
          <w:rFonts w:asciiTheme="minorHAnsi" w:hAnsiTheme="minorHAnsi" w:cs="Arial"/>
        </w:rPr>
        <w:t xml:space="preserve"> : </w:t>
      </w:r>
    </w:p>
    <w:p w14:paraId="7C9EDB77" w14:textId="24B57C34" w:rsidR="00695DCC" w:rsidRPr="000E4873" w:rsidRDefault="000367FA" w:rsidP="00CB3C58">
      <w:pPr>
        <w:spacing w:after="120" w:line="276" w:lineRule="auto"/>
        <w:jc w:val="center"/>
        <w:rPr>
          <w:rFonts w:asciiTheme="minorHAnsi" w:hAnsiTheme="minorHAnsi" w:cs="Arial"/>
          <w:b/>
        </w:rPr>
      </w:pPr>
      <w:r w:rsidRPr="000E4873">
        <w:rPr>
          <w:rFonts w:asciiTheme="minorHAnsi" w:hAnsiTheme="minorHAnsi" w:cs="Arial"/>
          <w:b/>
        </w:rPr>
        <w:t xml:space="preserve">Fr = </w:t>
      </w:r>
      <w:r w:rsidR="00967447" w:rsidRPr="000E4873">
        <w:rPr>
          <w:rFonts w:asciiTheme="minorHAnsi" w:hAnsiTheme="minorHAnsi" w:cs="Arial"/>
          <w:b/>
        </w:rPr>
        <w:t>K</w:t>
      </w:r>
      <w:r w:rsidR="00967447" w:rsidRPr="000E4873">
        <w:rPr>
          <w:rFonts w:asciiTheme="minorHAnsi" w:hAnsiTheme="minorHAnsi" w:cs="Arial"/>
          <w:b/>
          <w:vertAlign w:val="subscript"/>
        </w:rPr>
        <w:t>r</w:t>
      </w:r>
      <m:oMath>
        <m:r>
          <w:rPr>
            <w:rFonts w:ascii="Cambria Math" w:hAnsi="Cambria Math" w:cs="Arial"/>
          </w:rPr>
          <m:t>∙</m:t>
        </m:r>
      </m:oMath>
      <w:r w:rsidR="00E013C4" w:rsidRPr="000E4873">
        <w:rPr>
          <w:rFonts w:asciiTheme="minorHAnsi" w:hAnsiTheme="minorHAnsi" w:cs="Arial"/>
          <w:b/>
        </w:rPr>
        <w:t>α</w:t>
      </w:r>
      <w:r w:rsidR="00881FF0" w:rsidRPr="000E4873">
        <w:rPr>
          <w:rFonts w:asciiTheme="minorHAnsi" w:hAnsiTheme="minorHAnsi" w:cs="Arial"/>
          <w:b/>
        </w:rPr>
        <w:t xml:space="preserve"> </w:t>
      </w:r>
      <w:r w:rsidR="00A9541B" w:rsidRPr="000E4873">
        <w:rPr>
          <w:rFonts w:asciiTheme="minorHAnsi" w:hAnsiTheme="minorHAnsi" w:cs="Arial"/>
          <w:b/>
        </w:rPr>
        <w:t xml:space="preserve">  avec Kr = </w:t>
      </w:r>
      <w:r w:rsidR="00061F6E" w:rsidRPr="000E4873">
        <w:rPr>
          <w:rFonts w:asciiTheme="minorHAnsi" w:hAnsiTheme="minorHAnsi" w:cs="Arial"/>
          <w:b/>
        </w:rPr>
        <w:t>0,65</w:t>
      </w:r>
      <m:oMath>
        <m:r>
          <w:rPr>
            <w:rFonts w:ascii="Cambria Math" w:hAnsi="Cambria Math" w:cs="Arial"/>
          </w:rPr>
          <m:t>∙</m:t>
        </m:r>
      </m:oMath>
      <w:r w:rsidR="004A28F2" w:rsidRPr="000E4873">
        <w:rPr>
          <w:rFonts w:asciiTheme="minorHAnsi" w:hAnsiTheme="minorHAnsi" w:cs="Arial"/>
          <w:b/>
        </w:rPr>
        <w:t>10</w:t>
      </w:r>
      <w:r w:rsidR="004A28F2" w:rsidRPr="000E4873">
        <w:rPr>
          <w:rFonts w:asciiTheme="minorHAnsi" w:hAnsiTheme="minorHAnsi" w:cs="Arial"/>
          <w:b/>
          <w:vertAlign w:val="superscript"/>
        </w:rPr>
        <w:t xml:space="preserve">6 </w:t>
      </w:r>
      <w:r w:rsidR="004A28F2" w:rsidRPr="000E4873">
        <w:rPr>
          <w:rFonts w:asciiTheme="minorHAnsi" w:hAnsiTheme="minorHAnsi" w:cs="Arial"/>
          <w:b/>
        </w:rPr>
        <w:t>N/rad</w:t>
      </w:r>
    </w:p>
    <w:p w14:paraId="75566EEB" w14:textId="77777777" w:rsidR="00695DCC" w:rsidRPr="000E4873" w:rsidRDefault="00F06210" w:rsidP="00CB3C58">
      <w:pPr>
        <w:spacing w:after="120" w:line="276" w:lineRule="auto"/>
        <w:ind w:left="567" w:hanging="567"/>
        <w:jc w:val="both"/>
        <w:rPr>
          <w:rFonts w:asciiTheme="minorHAnsi" w:hAnsiTheme="minorHAnsi" w:cs="Arial"/>
        </w:rPr>
      </w:pPr>
      <w:r w:rsidRPr="000E4873">
        <w:rPr>
          <w:rFonts w:asciiTheme="minorHAnsi" w:hAnsiTheme="minorHAnsi" w:cs="Arial"/>
          <w:b/>
        </w:rPr>
        <w:t>Q</w:t>
      </w:r>
      <w:r w:rsidR="006F1F35" w:rsidRPr="000E4873">
        <w:rPr>
          <w:rFonts w:asciiTheme="minorHAnsi" w:hAnsiTheme="minorHAnsi" w:cs="Arial"/>
          <w:b/>
        </w:rPr>
        <w:t>3</w:t>
      </w:r>
      <w:r w:rsidR="00160F6A">
        <w:rPr>
          <w:rFonts w:asciiTheme="minorHAnsi" w:hAnsiTheme="minorHAnsi" w:cs="Arial"/>
          <w:b/>
        </w:rPr>
        <w:t>5</w:t>
      </w:r>
      <w:r w:rsidRPr="000E4873">
        <w:rPr>
          <w:rFonts w:asciiTheme="minorHAnsi" w:hAnsiTheme="minorHAnsi" w:cs="Arial"/>
          <w:b/>
        </w:rPr>
        <w:t>.</w:t>
      </w:r>
      <w:r w:rsidR="00CB3C58" w:rsidRPr="000E4873">
        <w:rPr>
          <w:rFonts w:asciiTheme="minorHAnsi" w:hAnsiTheme="minorHAnsi" w:cs="Arial"/>
        </w:rPr>
        <w:tab/>
      </w:r>
      <w:r w:rsidR="00695DCC" w:rsidRPr="000E4873">
        <w:rPr>
          <w:rFonts w:asciiTheme="minorHAnsi" w:hAnsiTheme="minorHAnsi" w:cs="Arial"/>
        </w:rPr>
        <w:t xml:space="preserve">Donner l’expression littérale de la puissance </w:t>
      </w:r>
      <w:r w:rsidR="00967447" w:rsidRPr="000E4873">
        <w:rPr>
          <w:rFonts w:asciiTheme="minorHAnsi" w:hAnsiTheme="minorHAnsi" w:cs="Arial"/>
          <w:b/>
        </w:rPr>
        <w:t>P</w:t>
      </w:r>
      <w:r w:rsidR="00CD2220" w:rsidRPr="000E4873">
        <w:rPr>
          <w:rFonts w:asciiTheme="minorHAnsi" w:hAnsiTheme="minorHAnsi" w:cs="Arial"/>
          <w:b/>
        </w:rPr>
        <w:t>r</w:t>
      </w:r>
      <w:r w:rsidR="00695DCC" w:rsidRPr="000E4873">
        <w:rPr>
          <w:rFonts w:asciiTheme="minorHAnsi" w:hAnsiTheme="minorHAnsi" w:cs="Arial"/>
        </w:rPr>
        <w:t xml:space="preserve"> développée par </w:t>
      </w:r>
      <w:r w:rsidR="00CD2220" w:rsidRPr="000E4873">
        <w:rPr>
          <w:rFonts w:asciiTheme="minorHAnsi" w:hAnsiTheme="minorHAnsi" w:cs="Arial"/>
        </w:rPr>
        <w:t>l’effort Fr</w:t>
      </w:r>
      <w:r w:rsidR="00695DCC" w:rsidRPr="000E4873">
        <w:rPr>
          <w:rFonts w:asciiTheme="minorHAnsi" w:hAnsiTheme="minorHAnsi" w:cs="Arial"/>
        </w:rPr>
        <w:t>.</w:t>
      </w:r>
      <w:r w:rsidR="00C4042F" w:rsidRPr="000E4873">
        <w:rPr>
          <w:rFonts w:asciiTheme="minorHAnsi" w:hAnsiTheme="minorHAnsi" w:cs="Arial"/>
        </w:rPr>
        <w:t xml:space="preserve"> </w:t>
      </w:r>
    </w:p>
    <w:p w14:paraId="0FEA35F8" w14:textId="77777777" w:rsidR="00695DCC" w:rsidRPr="000E4873" w:rsidRDefault="00F06210" w:rsidP="00CB3C58">
      <w:pPr>
        <w:spacing w:after="120" w:line="276" w:lineRule="auto"/>
        <w:ind w:left="567" w:hanging="567"/>
        <w:jc w:val="both"/>
        <w:rPr>
          <w:rFonts w:asciiTheme="minorHAnsi" w:hAnsiTheme="minorHAnsi" w:cs="Arial"/>
        </w:rPr>
      </w:pPr>
      <w:r w:rsidRPr="000E4873">
        <w:rPr>
          <w:rFonts w:asciiTheme="minorHAnsi" w:hAnsiTheme="minorHAnsi" w:cs="Arial"/>
          <w:b/>
        </w:rPr>
        <w:t>Q</w:t>
      </w:r>
      <w:r w:rsidR="00337503" w:rsidRPr="000E4873">
        <w:rPr>
          <w:rFonts w:asciiTheme="minorHAnsi" w:hAnsiTheme="minorHAnsi" w:cs="Arial"/>
          <w:b/>
        </w:rPr>
        <w:t>3</w:t>
      </w:r>
      <w:r w:rsidR="00160F6A">
        <w:rPr>
          <w:rFonts w:asciiTheme="minorHAnsi" w:hAnsiTheme="minorHAnsi" w:cs="Arial"/>
          <w:b/>
        </w:rPr>
        <w:t>6</w:t>
      </w:r>
      <w:r w:rsidR="00606222">
        <w:rPr>
          <w:rFonts w:asciiTheme="minorHAnsi" w:hAnsiTheme="minorHAnsi" w:cs="Arial"/>
          <w:b/>
        </w:rPr>
        <w:t>.</w:t>
      </w:r>
      <w:r w:rsidR="00CB3C58" w:rsidRPr="000E4873">
        <w:rPr>
          <w:rFonts w:asciiTheme="minorHAnsi" w:hAnsiTheme="minorHAnsi" w:cs="Arial"/>
          <w:b/>
        </w:rPr>
        <w:tab/>
      </w:r>
      <w:r w:rsidR="00CB3C58" w:rsidRPr="000E4873">
        <w:rPr>
          <w:rFonts w:asciiTheme="minorHAnsi" w:hAnsiTheme="minorHAnsi" w:cs="Arial"/>
        </w:rPr>
        <w:t>D</w:t>
      </w:r>
      <w:r w:rsidR="00695DCC" w:rsidRPr="000E4873">
        <w:rPr>
          <w:rFonts w:asciiTheme="minorHAnsi" w:hAnsiTheme="minorHAnsi" w:cs="Arial"/>
        </w:rPr>
        <w:t xml:space="preserve">onner l’expression littérale de la puissance </w:t>
      </w:r>
      <w:r w:rsidR="00CD2220" w:rsidRPr="000E4873">
        <w:rPr>
          <w:rFonts w:asciiTheme="minorHAnsi" w:hAnsiTheme="minorHAnsi" w:cs="Arial"/>
        </w:rPr>
        <w:t xml:space="preserve">développée par le </w:t>
      </w:r>
      <w:r w:rsidR="00695DCC" w:rsidRPr="000E4873">
        <w:rPr>
          <w:rFonts w:asciiTheme="minorHAnsi" w:hAnsiTheme="minorHAnsi" w:cs="Arial"/>
        </w:rPr>
        <w:t xml:space="preserve"> moteur </w:t>
      </w:r>
      <w:r w:rsidR="00695DCC" w:rsidRPr="000E4873">
        <w:rPr>
          <w:rFonts w:asciiTheme="minorHAnsi" w:hAnsiTheme="minorHAnsi" w:cs="Arial"/>
          <w:b/>
        </w:rPr>
        <w:t>Pm</w:t>
      </w:r>
      <w:r w:rsidR="00695DCC" w:rsidRPr="000E4873">
        <w:rPr>
          <w:rFonts w:asciiTheme="minorHAnsi" w:hAnsiTheme="minorHAnsi" w:cs="Arial"/>
        </w:rPr>
        <w:t>.</w:t>
      </w:r>
    </w:p>
    <w:p w14:paraId="272523AB" w14:textId="77777777" w:rsidR="00695DCC" w:rsidRPr="000E4873" w:rsidRDefault="00F06210" w:rsidP="00CB3C58">
      <w:pPr>
        <w:spacing w:after="120" w:line="276" w:lineRule="auto"/>
        <w:ind w:left="567" w:hanging="567"/>
        <w:jc w:val="both"/>
        <w:rPr>
          <w:rFonts w:asciiTheme="minorHAnsi" w:hAnsiTheme="minorHAnsi" w:cs="Arial"/>
        </w:rPr>
      </w:pPr>
      <w:r w:rsidRPr="000E4873">
        <w:rPr>
          <w:rFonts w:asciiTheme="minorHAnsi" w:hAnsiTheme="minorHAnsi" w:cs="Arial"/>
          <w:b/>
        </w:rPr>
        <w:t>Q</w:t>
      </w:r>
      <w:r w:rsidR="00337503" w:rsidRPr="000E4873">
        <w:rPr>
          <w:rFonts w:asciiTheme="minorHAnsi" w:hAnsiTheme="minorHAnsi" w:cs="Arial"/>
          <w:b/>
        </w:rPr>
        <w:t>3</w:t>
      </w:r>
      <w:r w:rsidR="00160F6A">
        <w:rPr>
          <w:rFonts w:asciiTheme="minorHAnsi" w:hAnsiTheme="minorHAnsi" w:cs="Arial"/>
          <w:b/>
        </w:rPr>
        <w:t>7</w:t>
      </w:r>
      <w:r w:rsidRPr="000E4873">
        <w:rPr>
          <w:rFonts w:asciiTheme="minorHAnsi" w:hAnsiTheme="minorHAnsi" w:cs="Arial"/>
          <w:b/>
        </w:rPr>
        <w:t>.</w:t>
      </w:r>
      <w:r w:rsidR="00CB3C58" w:rsidRPr="000E4873">
        <w:rPr>
          <w:rFonts w:asciiTheme="minorHAnsi" w:hAnsiTheme="minorHAnsi" w:cs="Arial"/>
          <w:b/>
        </w:rPr>
        <w:tab/>
      </w:r>
      <w:r w:rsidR="00695DCC" w:rsidRPr="000E4873">
        <w:rPr>
          <w:rFonts w:asciiTheme="minorHAnsi" w:hAnsiTheme="minorHAnsi" w:cs="Arial"/>
        </w:rPr>
        <w:t xml:space="preserve">Justifier que la puissance des actions mutuelles </w:t>
      </w:r>
      <w:r w:rsidR="00CD2220" w:rsidRPr="000E4873">
        <w:rPr>
          <w:rFonts w:asciiTheme="minorHAnsi" w:hAnsiTheme="minorHAnsi" w:cs="Arial"/>
          <w:b/>
        </w:rPr>
        <w:t>P</w:t>
      </w:r>
      <w:r w:rsidR="00CD2220" w:rsidRPr="000E4873">
        <w:rPr>
          <w:rFonts w:asciiTheme="minorHAnsi" w:hAnsiTheme="minorHAnsi" w:cs="Arial"/>
          <w:b/>
          <w:vertAlign w:val="subscript"/>
        </w:rPr>
        <w:t>int</w:t>
      </w:r>
      <w:r w:rsidR="00CD2220" w:rsidRPr="000E4873">
        <w:rPr>
          <w:rFonts w:asciiTheme="minorHAnsi" w:hAnsiTheme="minorHAnsi" w:cs="Arial"/>
          <w:b/>
        </w:rPr>
        <w:t xml:space="preserve"> </w:t>
      </w:r>
      <w:r w:rsidR="00D71D3D" w:rsidRPr="000E4873">
        <w:rPr>
          <w:rFonts w:asciiTheme="minorHAnsi" w:hAnsiTheme="minorHAnsi" w:cs="Arial"/>
        </w:rPr>
        <w:t>est</w:t>
      </w:r>
      <w:r w:rsidR="00695DCC" w:rsidRPr="000E4873">
        <w:rPr>
          <w:rFonts w:asciiTheme="minorHAnsi" w:hAnsiTheme="minorHAnsi" w:cs="Arial"/>
        </w:rPr>
        <w:t xml:space="preserve"> nulle.</w:t>
      </w:r>
    </w:p>
    <w:p w14:paraId="56D60FEA" w14:textId="77777777" w:rsidR="00695DCC" w:rsidRPr="000E4873" w:rsidRDefault="00F06210" w:rsidP="00CB3C58">
      <w:pPr>
        <w:spacing w:after="120" w:line="276" w:lineRule="auto"/>
        <w:ind w:left="567" w:hanging="567"/>
        <w:jc w:val="both"/>
        <w:rPr>
          <w:rFonts w:asciiTheme="minorHAnsi" w:hAnsiTheme="minorHAnsi" w:cs="Arial"/>
        </w:rPr>
      </w:pPr>
      <w:r w:rsidRPr="000E4873">
        <w:rPr>
          <w:rFonts w:asciiTheme="minorHAnsi" w:hAnsiTheme="minorHAnsi" w:cs="Arial"/>
          <w:b/>
        </w:rPr>
        <w:t>Q</w:t>
      </w:r>
      <w:r w:rsidR="00337503" w:rsidRPr="000E4873">
        <w:rPr>
          <w:rFonts w:asciiTheme="minorHAnsi" w:hAnsiTheme="minorHAnsi" w:cs="Arial"/>
          <w:b/>
        </w:rPr>
        <w:t>3</w:t>
      </w:r>
      <w:r w:rsidR="00160F6A">
        <w:rPr>
          <w:rFonts w:asciiTheme="minorHAnsi" w:hAnsiTheme="minorHAnsi" w:cs="Arial"/>
          <w:b/>
        </w:rPr>
        <w:t>8</w:t>
      </w:r>
      <w:r w:rsidRPr="000E4873">
        <w:rPr>
          <w:rFonts w:asciiTheme="minorHAnsi" w:hAnsiTheme="minorHAnsi" w:cs="Arial"/>
          <w:b/>
        </w:rPr>
        <w:t>.</w:t>
      </w:r>
      <w:r w:rsidR="00CB3C58" w:rsidRPr="000E4873">
        <w:rPr>
          <w:rFonts w:asciiTheme="minorHAnsi" w:hAnsiTheme="minorHAnsi" w:cs="Arial"/>
        </w:rPr>
        <w:tab/>
      </w:r>
      <w:r w:rsidR="00695DCC" w:rsidRPr="000E4873">
        <w:rPr>
          <w:rFonts w:asciiTheme="minorHAnsi" w:hAnsiTheme="minorHAnsi" w:cs="Arial"/>
        </w:rPr>
        <w:t xml:space="preserve">Donner l’expression littérale de l’énergie cinétique galiléenne </w:t>
      </w:r>
      <w:r w:rsidR="00695DCC" w:rsidRPr="000E4873">
        <w:rPr>
          <w:rFonts w:asciiTheme="minorHAnsi" w:hAnsiTheme="minorHAnsi" w:cs="Arial"/>
          <w:b/>
        </w:rPr>
        <w:t>Ec</w:t>
      </w:r>
      <w:r w:rsidR="00695DCC" w:rsidRPr="000E4873">
        <w:rPr>
          <w:rFonts w:asciiTheme="minorHAnsi" w:hAnsiTheme="minorHAnsi" w:cs="Arial"/>
        </w:rPr>
        <w:t xml:space="preserve"> de l’ensemble </w:t>
      </w:r>
      <w:r w:rsidR="00967447" w:rsidRPr="000E4873">
        <w:rPr>
          <w:rFonts w:asciiTheme="minorHAnsi" w:hAnsiTheme="minorHAnsi" w:cs="Arial"/>
        </w:rPr>
        <w:t>des éléments</w:t>
      </w:r>
      <w:r w:rsidR="00435AD0" w:rsidRPr="000E4873">
        <w:rPr>
          <w:rFonts w:asciiTheme="minorHAnsi" w:hAnsiTheme="minorHAnsi" w:cs="Arial"/>
        </w:rPr>
        <w:t xml:space="preserve"> </w:t>
      </w:r>
      <w:r w:rsidR="00695DCC" w:rsidRPr="000E4873">
        <w:rPr>
          <w:rFonts w:asciiTheme="minorHAnsi" w:hAnsiTheme="minorHAnsi" w:cs="Arial"/>
        </w:rPr>
        <w:t>en mouvement.</w:t>
      </w:r>
    </w:p>
    <w:p w14:paraId="6D2D7812" w14:textId="77777777" w:rsidR="00695DCC" w:rsidRPr="000E4873" w:rsidRDefault="00F06210" w:rsidP="00CB3C58">
      <w:pPr>
        <w:spacing w:after="120" w:line="276" w:lineRule="auto"/>
        <w:ind w:left="567" w:hanging="567"/>
        <w:jc w:val="both"/>
        <w:rPr>
          <w:rFonts w:asciiTheme="minorHAnsi" w:hAnsiTheme="minorHAnsi" w:cs="Arial"/>
        </w:rPr>
      </w:pPr>
      <w:r w:rsidRPr="000E4873">
        <w:rPr>
          <w:rFonts w:asciiTheme="minorHAnsi" w:hAnsiTheme="minorHAnsi" w:cs="Arial"/>
          <w:b/>
        </w:rPr>
        <w:t>Q</w:t>
      </w:r>
      <w:r w:rsidR="00337503" w:rsidRPr="000E4873">
        <w:rPr>
          <w:rFonts w:asciiTheme="minorHAnsi" w:hAnsiTheme="minorHAnsi" w:cs="Arial"/>
          <w:b/>
        </w:rPr>
        <w:t>3</w:t>
      </w:r>
      <w:r w:rsidR="00160F6A">
        <w:rPr>
          <w:rFonts w:asciiTheme="minorHAnsi" w:hAnsiTheme="minorHAnsi" w:cs="Arial"/>
          <w:b/>
        </w:rPr>
        <w:t>9</w:t>
      </w:r>
      <w:r w:rsidRPr="000E4873">
        <w:rPr>
          <w:rFonts w:asciiTheme="minorHAnsi" w:hAnsiTheme="minorHAnsi" w:cs="Arial"/>
          <w:b/>
        </w:rPr>
        <w:t>.</w:t>
      </w:r>
      <w:r w:rsidR="00CB3C58" w:rsidRPr="000E4873">
        <w:rPr>
          <w:rFonts w:asciiTheme="minorHAnsi" w:hAnsiTheme="minorHAnsi" w:cs="Arial"/>
        </w:rPr>
        <w:tab/>
      </w:r>
      <w:r w:rsidR="00695DCC" w:rsidRPr="000E4873">
        <w:rPr>
          <w:rFonts w:asciiTheme="minorHAnsi" w:hAnsiTheme="minorHAnsi" w:cs="Arial"/>
        </w:rPr>
        <w:t xml:space="preserve">Donner l’expression de l’inertie équivalente </w:t>
      </w:r>
      <w:r w:rsidR="00695DCC" w:rsidRPr="000E4873">
        <w:rPr>
          <w:rFonts w:asciiTheme="minorHAnsi" w:hAnsiTheme="minorHAnsi" w:cs="Arial"/>
          <w:b/>
        </w:rPr>
        <w:t>J</w:t>
      </w:r>
      <w:r w:rsidR="00695DCC" w:rsidRPr="000E4873">
        <w:rPr>
          <w:rFonts w:asciiTheme="minorHAnsi" w:hAnsiTheme="minorHAnsi" w:cs="Arial"/>
          <w:b/>
          <w:vertAlign w:val="subscript"/>
        </w:rPr>
        <w:t>eq</w:t>
      </w:r>
      <w:r w:rsidR="00695DCC" w:rsidRPr="000E4873">
        <w:rPr>
          <w:rFonts w:asciiTheme="minorHAnsi" w:hAnsiTheme="minorHAnsi" w:cs="Arial"/>
        </w:rPr>
        <w:t xml:space="preserve"> ramenée sur l’arbre moteur en fonction de </w:t>
      </w:r>
      <w:r w:rsidR="00695DCC" w:rsidRPr="000E4873">
        <w:rPr>
          <w:rFonts w:asciiTheme="minorHAnsi" w:hAnsiTheme="minorHAnsi" w:cs="Arial"/>
          <w:b/>
        </w:rPr>
        <w:t>M</w:t>
      </w:r>
      <w:r w:rsidR="00695DCC" w:rsidRPr="00C7309E">
        <w:rPr>
          <w:rFonts w:asciiTheme="minorHAnsi" w:hAnsiTheme="minorHAnsi" w:cs="Arial"/>
          <w:b/>
          <w:vertAlign w:val="subscript"/>
        </w:rPr>
        <w:t>eq</w:t>
      </w:r>
      <w:r w:rsidR="00695DCC" w:rsidRPr="000E4873">
        <w:rPr>
          <w:rFonts w:asciiTheme="minorHAnsi" w:hAnsiTheme="minorHAnsi" w:cs="Arial"/>
        </w:rPr>
        <w:t xml:space="preserve">, </w:t>
      </w:r>
      <w:r w:rsidR="00695DCC" w:rsidRPr="000E4873">
        <w:rPr>
          <w:rFonts w:asciiTheme="minorHAnsi" w:hAnsiTheme="minorHAnsi" w:cs="Arial"/>
          <w:b/>
        </w:rPr>
        <w:t>J</w:t>
      </w:r>
      <w:r w:rsidR="00695DCC" w:rsidRPr="000E4873">
        <w:rPr>
          <w:rFonts w:asciiTheme="minorHAnsi" w:hAnsiTheme="minorHAnsi" w:cs="Arial"/>
          <w:b/>
          <w:vertAlign w:val="subscript"/>
        </w:rPr>
        <w:t>v</w:t>
      </w:r>
      <w:r w:rsidR="00695DCC" w:rsidRPr="000E4873">
        <w:rPr>
          <w:rFonts w:asciiTheme="minorHAnsi" w:hAnsiTheme="minorHAnsi" w:cs="Arial"/>
        </w:rPr>
        <w:t xml:space="preserve">, </w:t>
      </w:r>
      <w:r w:rsidR="00695DCC" w:rsidRPr="000E4873">
        <w:rPr>
          <w:rFonts w:asciiTheme="minorHAnsi" w:hAnsiTheme="minorHAnsi" w:cs="Arial"/>
          <w:b/>
        </w:rPr>
        <w:t>J</w:t>
      </w:r>
      <w:r w:rsidR="00695DCC" w:rsidRPr="000E4873">
        <w:rPr>
          <w:rFonts w:asciiTheme="minorHAnsi" w:hAnsiTheme="minorHAnsi" w:cs="Arial"/>
          <w:b/>
          <w:vertAlign w:val="subscript"/>
        </w:rPr>
        <w:t>m</w:t>
      </w:r>
      <w:r w:rsidR="00695DCC" w:rsidRPr="000E4873">
        <w:rPr>
          <w:rFonts w:asciiTheme="minorHAnsi" w:hAnsiTheme="minorHAnsi" w:cs="Arial"/>
        </w:rPr>
        <w:t xml:space="preserve">, </w:t>
      </w:r>
      <w:r w:rsidR="00967447" w:rsidRPr="000E4873">
        <w:rPr>
          <w:rFonts w:asciiTheme="minorHAnsi" w:hAnsiTheme="minorHAnsi" w:cs="Arial"/>
          <w:b/>
        </w:rPr>
        <w:t>N</w:t>
      </w:r>
      <w:r w:rsidR="00695DCC" w:rsidRPr="000E4873">
        <w:rPr>
          <w:rFonts w:asciiTheme="minorHAnsi" w:hAnsiTheme="minorHAnsi" w:cs="Arial"/>
        </w:rPr>
        <w:t xml:space="preserve"> et </w:t>
      </w:r>
      <w:r w:rsidR="00695DCC" w:rsidRPr="000E4873">
        <w:rPr>
          <w:rFonts w:asciiTheme="minorHAnsi" w:hAnsiTheme="minorHAnsi" w:cs="Arial"/>
          <w:b/>
        </w:rPr>
        <w:t>p</w:t>
      </w:r>
      <w:r w:rsidR="00695DCC" w:rsidRPr="000E4873">
        <w:rPr>
          <w:rFonts w:asciiTheme="minorHAnsi" w:hAnsiTheme="minorHAnsi" w:cs="Arial"/>
        </w:rPr>
        <w:t xml:space="preserve">. </w:t>
      </w:r>
    </w:p>
    <w:p w14:paraId="0464323E" w14:textId="77777777" w:rsidR="00435AD0" w:rsidRPr="000E4873" w:rsidRDefault="00F06210" w:rsidP="00CB3C58">
      <w:pPr>
        <w:spacing w:after="120" w:line="276" w:lineRule="auto"/>
        <w:ind w:left="567" w:hanging="567"/>
        <w:jc w:val="both"/>
        <w:rPr>
          <w:rFonts w:asciiTheme="minorHAnsi" w:hAnsiTheme="minorHAnsi" w:cs="Arial"/>
        </w:rPr>
      </w:pPr>
      <w:r w:rsidRPr="000E4873">
        <w:rPr>
          <w:rFonts w:asciiTheme="minorHAnsi" w:hAnsiTheme="minorHAnsi" w:cs="Arial"/>
          <w:b/>
        </w:rPr>
        <w:t>Q</w:t>
      </w:r>
      <w:r w:rsidR="00160F6A">
        <w:rPr>
          <w:rFonts w:asciiTheme="minorHAnsi" w:hAnsiTheme="minorHAnsi" w:cs="Arial"/>
          <w:b/>
        </w:rPr>
        <w:t>40</w:t>
      </w:r>
      <w:r w:rsidRPr="000E4873">
        <w:rPr>
          <w:rFonts w:asciiTheme="minorHAnsi" w:hAnsiTheme="minorHAnsi" w:cs="Arial"/>
          <w:b/>
        </w:rPr>
        <w:t>.</w:t>
      </w:r>
      <w:r w:rsidR="00CB3C58" w:rsidRPr="000E4873">
        <w:rPr>
          <w:rFonts w:asciiTheme="minorHAnsi" w:hAnsiTheme="minorHAnsi" w:cs="Arial"/>
        </w:rPr>
        <w:tab/>
      </w:r>
      <w:r w:rsidR="00695DCC" w:rsidRPr="000E4873">
        <w:rPr>
          <w:rFonts w:asciiTheme="minorHAnsi" w:hAnsiTheme="minorHAnsi" w:cs="Arial"/>
        </w:rPr>
        <w:t>En appliquant le théorème d</w:t>
      </w:r>
      <w:r w:rsidR="009D152E" w:rsidRPr="000E4873">
        <w:rPr>
          <w:rFonts w:asciiTheme="minorHAnsi" w:hAnsiTheme="minorHAnsi" w:cs="Arial"/>
        </w:rPr>
        <w:t>e l’énergie cinétique, donner l’</w:t>
      </w:r>
      <w:r w:rsidR="00695DCC" w:rsidRPr="000E4873">
        <w:rPr>
          <w:rFonts w:asciiTheme="minorHAnsi" w:hAnsiTheme="minorHAnsi" w:cs="Arial"/>
        </w:rPr>
        <w:t xml:space="preserve">expression de </w:t>
      </w:r>
      <w:r w:rsidR="00695DCC" w:rsidRPr="000E4873">
        <w:rPr>
          <w:rFonts w:asciiTheme="minorHAnsi" w:hAnsiTheme="minorHAnsi" w:cs="Arial"/>
          <w:b/>
        </w:rPr>
        <w:t>C</w:t>
      </w:r>
      <w:r w:rsidR="00695DCC" w:rsidRPr="000E4873">
        <w:rPr>
          <w:rFonts w:asciiTheme="minorHAnsi" w:hAnsiTheme="minorHAnsi" w:cs="Arial"/>
          <w:b/>
          <w:vertAlign w:val="subscript"/>
        </w:rPr>
        <w:t>m</w:t>
      </w:r>
      <w:r w:rsidR="00695DCC" w:rsidRPr="000E4873">
        <w:rPr>
          <w:rFonts w:asciiTheme="minorHAnsi" w:hAnsiTheme="minorHAnsi" w:cs="Arial"/>
          <w:b/>
        </w:rPr>
        <w:t xml:space="preserve"> </w:t>
      </w:r>
      <w:r w:rsidR="00695DCC" w:rsidRPr="000E4873">
        <w:rPr>
          <w:rFonts w:asciiTheme="minorHAnsi" w:hAnsiTheme="minorHAnsi" w:cs="Arial"/>
        </w:rPr>
        <w:t xml:space="preserve">sans tenir compte du rendement en fonction de </w:t>
      </w:r>
      <w:r w:rsidR="00695DCC" w:rsidRPr="000E4873">
        <w:rPr>
          <w:rFonts w:asciiTheme="minorHAnsi" w:hAnsiTheme="minorHAnsi" w:cs="Arial"/>
          <w:b/>
        </w:rPr>
        <w:t>J</w:t>
      </w:r>
      <w:r w:rsidR="00695DCC" w:rsidRPr="000E4873">
        <w:rPr>
          <w:rFonts w:asciiTheme="minorHAnsi" w:hAnsiTheme="minorHAnsi" w:cs="Arial"/>
          <w:b/>
          <w:vertAlign w:val="subscript"/>
        </w:rPr>
        <w:t>eq</w:t>
      </w:r>
      <w:r w:rsidR="00D65797" w:rsidRPr="000E4873">
        <w:rPr>
          <w:rFonts w:asciiTheme="minorHAnsi" w:hAnsiTheme="minorHAnsi" w:cs="Arial"/>
        </w:rPr>
        <w:t>,</w:t>
      </w:r>
      <w:r w:rsidR="00695DCC" w:rsidRPr="000E4873">
        <w:rPr>
          <w:rFonts w:asciiTheme="minorHAnsi" w:hAnsiTheme="minorHAnsi" w:cs="Arial"/>
        </w:rPr>
        <w:t xml:space="preserve"> </w:t>
      </w:r>
      <w:r w:rsidR="00695DCC" w:rsidRPr="000E4873">
        <w:rPr>
          <w:rFonts w:asciiTheme="minorHAnsi" w:hAnsiTheme="minorHAnsi" w:cs="Arial"/>
          <w:b/>
        </w:rPr>
        <w:t>p</w:t>
      </w:r>
      <w:r w:rsidR="00695DCC" w:rsidRPr="000E4873">
        <w:rPr>
          <w:rFonts w:asciiTheme="minorHAnsi" w:hAnsiTheme="minorHAnsi" w:cs="Arial"/>
        </w:rPr>
        <w:t xml:space="preserve">, </w:t>
      </w:r>
      <w:proofErr w:type="gramStart"/>
      <w:r w:rsidR="00967447" w:rsidRPr="000E4873">
        <w:rPr>
          <w:rFonts w:asciiTheme="minorHAnsi" w:hAnsiTheme="minorHAnsi" w:cs="Arial"/>
          <w:b/>
        </w:rPr>
        <w:t>N</w:t>
      </w:r>
      <w:r w:rsidR="00695DCC" w:rsidRPr="000E4873">
        <w:rPr>
          <w:rFonts w:asciiTheme="minorHAnsi" w:hAnsiTheme="minorHAnsi" w:cs="Arial"/>
        </w:rPr>
        <w:t xml:space="preserve"> </w:t>
      </w:r>
      <w:r w:rsidR="00477033" w:rsidRPr="000E4873">
        <w:rPr>
          <w:rFonts w:asciiTheme="minorHAnsi" w:hAnsiTheme="minorHAnsi" w:cs="Arial"/>
        </w:rPr>
        <w:t>,</w:t>
      </w:r>
      <w:r w:rsidR="00695DCC" w:rsidRPr="000E4873">
        <w:rPr>
          <w:rFonts w:asciiTheme="minorHAnsi" w:hAnsiTheme="minorHAnsi" w:cs="Arial"/>
          <w:b/>
        </w:rPr>
        <w:t>ώ</w:t>
      </w:r>
      <w:r w:rsidR="00695DCC" w:rsidRPr="000E4873">
        <w:rPr>
          <w:rFonts w:asciiTheme="minorHAnsi" w:hAnsiTheme="minorHAnsi" w:cs="Arial"/>
          <w:b/>
          <w:vertAlign w:val="subscript"/>
        </w:rPr>
        <w:t>m</w:t>
      </w:r>
      <w:proofErr w:type="gramEnd"/>
      <w:r w:rsidR="00477033" w:rsidRPr="000E4873">
        <w:rPr>
          <w:rFonts w:asciiTheme="minorHAnsi" w:hAnsiTheme="minorHAnsi" w:cs="Arial"/>
        </w:rPr>
        <w:t xml:space="preserve">, </w:t>
      </w:r>
      <w:r w:rsidR="00477033" w:rsidRPr="000E4873">
        <w:rPr>
          <w:rFonts w:asciiTheme="minorHAnsi" w:hAnsiTheme="minorHAnsi" w:cs="Arial"/>
          <w:b/>
        </w:rPr>
        <w:t>K</w:t>
      </w:r>
      <w:r w:rsidR="00477033" w:rsidRPr="000E4873">
        <w:rPr>
          <w:rFonts w:asciiTheme="minorHAnsi" w:hAnsiTheme="minorHAnsi" w:cs="Arial"/>
          <w:b/>
          <w:vertAlign w:val="subscript"/>
        </w:rPr>
        <w:t>r</w:t>
      </w:r>
      <w:r w:rsidR="00477033" w:rsidRPr="000E4873">
        <w:rPr>
          <w:rFonts w:asciiTheme="minorHAnsi" w:hAnsiTheme="minorHAnsi" w:cs="Arial"/>
          <w:b/>
        </w:rPr>
        <w:t xml:space="preserve"> et α.</w:t>
      </w:r>
    </w:p>
    <w:p w14:paraId="12E836FD" w14:textId="77777777" w:rsidR="00F10985" w:rsidRDefault="00F10985" w:rsidP="00CB3C58">
      <w:pPr>
        <w:spacing w:after="120" w:line="276" w:lineRule="auto"/>
        <w:jc w:val="both"/>
        <w:rPr>
          <w:rFonts w:asciiTheme="minorHAnsi" w:hAnsiTheme="minorHAnsi" w:cs="Arial"/>
        </w:rPr>
      </w:pPr>
      <w:r w:rsidRPr="000E4873">
        <w:rPr>
          <w:rFonts w:asciiTheme="minorHAnsi" w:hAnsiTheme="minorHAnsi" w:cs="Arial"/>
        </w:rPr>
        <w:t xml:space="preserve">L’accélération </w:t>
      </w:r>
      <w:r w:rsidR="008C6F6E" w:rsidRPr="000E4873">
        <w:rPr>
          <w:rFonts w:asciiTheme="minorHAnsi" w:hAnsiTheme="minorHAnsi" w:cs="Arial"/>
        </w:rPr>
        <w:t>maximale</w:t>
      </w:r>
      <w:r w:rsidRPr="000E4873">
        <w:rPr>
          <w:rFonts w:asciiTheme="minorHAnsi" w:hAnsiTheme="minorHAnsi" w:cs="Arial"/>
        </w:rPr>
        <w:t xml:space="preserve"> pouvant être communiquée par l’actionneur à la charge est de </w:t>
      </w:r>
      <w:r w:rsidR="00CB3C58" w:rsidRPr="000E4873">
        <w:rPr>
          <w:rFonts w:asciiTheme="minorHAnsi" w:hAnsiTheme="minorHAnsi" w:cs="Arial"/>
        </w:rPr>
        <w:br/>
      </w:r>
      <w:r w:rsidRPr="000E4873">
        <w:rPr>
          <w:rFonts w:asciiTheme="minorHAnsi" w:hAnsiTheme="minorHAnsi" w:cs="Arial"/>
        </w:rPr>
        <w:t>1 m/s</w:t>
      </w:r>
      <w:r w:rsidRPr="000E4873">
        <w:rPr>
          <w:rFonts w:asciiTheme="minorHAnsi" w:hAnsiTheme="minorHAnsi" w:cs="Arial"/>
          <w:vertAlign w:val="superscript"/>
        </w:rPr>
        <w:t>2</w:t>
      </w:r>
      <w:r w:rsidR="00CA10C0">
        <w:rPr>
          <w:rFonts w:asciiTheme="minorHAnsi" w:hAnsiTheme="minorHAnsi" w:cs="Arial"/>
        </w:rPr>
        <w:t xml:space="preserve"> (soit 2000</w:t>
      </w:r>
      <w:r w:rsidR="00AF6B8B">
        <w:rPr>
          <w:rFonts w:asciiTheme="minorHAnsi" w:hAnsiTheme="minorHAnsi" w:cs="Arial"/>
        </w:rPr>
        <w:t xml:space="preserve"> </w:t>
      </w:r>
      <m:oMath>
        <m:r>
          <w:rPr>
            <w:rFonts w:ascii="Cambria Math" w:hAnsi="Cambria Math" w:cs="Arial"/>
          </w:rPr>
          <m:t>rad∙</m:t>
        </m:r>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w:r w:rsidR="000421F7" w:rsidRPr="000E4873">
        <w:rPr>
          <w:rFonts w:asciiTheme="minorHAnsi" w:hAnsiTheme="minorHAnsi" w:cs="Arial"/>
          <w:vertAlign w:val="superscript"/>
        </w:rPr>
        <w:t xml:space="preserve"> </w:t>
      </w:r>
      <w:r w:rsidR="000421F7" w:rsidRPr="000E4873">
        <w:rPr>
          <w:rFonts w:asciiTheme="minorHAnsi" w:hAnsiTheme="minorHAnsi" w:cs="Arial"/>
        </w:rPr>
        <w:t>au niveau de l’axe moteur</w:t>
      </w:r>
      <w:r w:rsidRPr="000E4873">
        <w:rPr>
          <w:rFonts w:asciiTheme="minorHAnsi" w:hAnsiTheme="minorHAnsi" w:cs="Arial"/>
        </w:rPr>
        <w:t>)</w:t>
      </w:r>
    </w:p>
    <w:p w14:paraId="71923FCE" w14:textId="502B3FBB" w:rsidR="00C35D4A" w:rsidRPr="000E4873" w:rsidRDefault="00C35D4A" w:rsidP="00CB3C58">
      <w:pPr>
        <w:spacing w:after="120" w:line="276" w:lineRule="auto"/>
        <w:jc w:val="both"/>
        <w:rPr>
          <w:rFonts w:asciiTheme="minorHAnsi" w:hAnsiTheme="minorHAnsi" w:cs="Arial"/>
        </w:rPr>
      </w:pPr>
      <w:r w:rsidRPr="00AF6B8B">
        <w:rPr>
          <w:rFonts w:asciiTheme="minorHAnsi" w:hAnsiTheme="minorHAnsi" w:cs="Arial"/>
        </w:rPr>
        <w:t>Le calcul de la masse équivalente M</w:t>
      </w:r>
      <w:r w:rsidRPr="00AF6B8B">
        <w:rPr>
          <w:rFonts w:asciiTheme="minorHAnsi" w:hAnsiTheme="minorHAnsi" w:cs="Arial"/>
          <w:vertAlign w:val="subscript"/>
        </w:rPr>
        <w:t>eq</w:t>
      </w:r>
      <w:r w:rsidRPr="00AF6B8B">
        <w:rPr>
          <w:rFonts w:asciiTheme="minorHAnsi" w:hAnsiTheme="minorHAnsi" w:cs="Arial"/>
        </w:rPr>
        <w:t xml:space="preserve"> définie à la question 34 a donné : M</w:t>
      </w:r>
      <w:r w:rsidRPr="00AF6B8B">
        <w:rPr>
          <w:rFonts w:asciiTheme="minorHAnsi" w:hAnsiTheme="minorHAnsi" w:cs="Arial"/>
          <w:vertAlign w:val="subscript"/>
        </w:rPr>
        <w:t>eq</w:t>
      </w:r>
      <w:r w:rsidR="000E7AD2" w:rsidRPr="00AF6B8B">
        <w:rPr>
          <w:rFonts w:asciiTheme="minorHAnsi" w:hAnsiTheme="minorHAnsi" w:cs="Arial"/>
        </w:rPr>
        <w:t xml:space="preserve"> = 12 2</w:t>
      </w:r>
      <w:r w:rsidR="00A8350A">
        <w:rPr>
          <w:rFonts w:asciiTheme="minorHAnsi" w:hAnsiTheme="minorHAnsi" w:cs="Arial"/>
        </w:rPr>
        <w:t>00 k</w:t>
      </w:r>
      <w:r w:rsidRPr="00AF6B8B">
        <w:rPr>
          <w:rFonts w:asciiTheme="minorHAnsi" w:hAnsiTheme="minorHAnsi" w:cs="Arial"/>
        </w:rPr>
        <w:t>g</w:t>
      </w:r>
    </w:p>
    <w:p w14:paraId="12A6AF02" w14:textId="77777777" w:rsidR="00CB3C58" w:rsidRPr="000E4873" w:rsidRDefault="00F06210" w:rsidP="00CB3C58">
      <w:pPr>
        <w:spacing w:after="120" w:line="276" w:lineRule="auto"/>
        <w:ind w:left="567" w:hanging="567"/>
        <w:jc w:val="both"/>
        <w:rPr>
          <w:rFonts w:asciiTheme="minorHAnsi" w:hAnsiTheme="minorHAnsi" w:cs="Arial"/>
        </w:rPr>
      </w:pPr>
      <w:r w:rsidRPr="000E4873">
        <w:rPr>
          <w:rFonts w:asciiTheme="minorHAnsi" w:hAnsiTheme="minorHAnsi" w:cs="Arial"/>
          <w:b/>
        </w:rPr>
        <w:t>Q</w:t>
      </w:r>
      <w:r w:rsidR="00D92F5E" w:rsidRPr="000E4873">
        <w:rPr>
          <w:rFonts w:asciiTheme="minorHAnsi" w:hAnsiTheme="minorHAnsi" w:cs="Arial"/>
          <w:b/>
        </w:rPr>
        <w:t>4</w:t>
      </w:r>
      <w:r w:rsidR="00160F6A">
        <w:rPr>
          <w:rFonts w:asciiTheme="minorHAnsi" w:hAnsiTheme="minorHAnsi" w:cs="Arial"/>
          <w:b/>
        </w:rPr>
        <w:t>1</w:t>
      </w:r>
      <w:r w:rsidRPr="000E4873">
        <w:rPr>
          <w:rFonts w:asciiTheme="minorHAnsi" w:hAnsiTheme="minorHAnsi" w:cs="Arial"/>
          <w:b/>
        </w:rPr>
        <w:t>.</w:t>
      </w:r>
      <w:r w:rsidR="00CB3C58" w:rsidRPr="000E4873">
        <w:rPr>
          <w:rFonts w:asciiTheme="minorHAnsi" w:hAnsiTheme="minorHAnsi" w:cs="Arial"/>
        </w:rPr>
        <w:tab/>
      </w:r>
      <w:r w:rsidR="00F10985" w:rsidRPr="000E4873">
        <w:rPr>
          <w:rFonts w:asciiTheme="minorHAnsi" w:hAnsiTheme="minorHAnsi" w:cs="Arial"/>
        </w:rPr>
        <w:t xml:space="preserve">Déterminer </w:t>
      </w:r>
      <w:r w:rsidR="003D4E89" w:rsidRPr="000E4873">
        <w:rPr>
          <w:rFonts w:asciiTheme="minorHAnsi" w:hAnsiTheme="minorHAnsi" w:cs="Arial"/>
          <w:b/>
        </w:rPr>
        <w:t>J</w:t>
      </w:r>
      <w:r w:rsidR="003D4E89" w:rsidRPr="000E4873">
        <w:rPr>
          <w:rFonts w:asciiTheme="minorHAnsi" w:hAnsiTheme="minorHAnsi" w:cs="Arial"/>
          <w:b/>
          <w:vertAlign w:val="subscript"/>
        </w:rPr>
        <w:t>eq</w:t>
      </w:r>
      <w:r w:rsidR="003D4E89" w:rsidRPr="000E4873">
        <w:rPr>
          <w:rFonts w:asciiTheme="minorHAnsi" w:hAnsiTheme="minorHAnsi" w:cs="Arial"/>
        </w:rPr>
        <w:t xml:space="preserve"> puis </w:t>
      </w:r>
      <w:r w:rsidR="003D4E89" w:rsidRPr="000E4873">
        <w:rPr>
          <w:rFonts w:asciiTheme="minorHAnsi" w:hAnsiTheme="minorHAnsi" w:cs="Arial"/>
          <w:b/>
        </w:rPr>
        <w:t>C</w:t>
      </w:r>
      <w:r w:rsidR="003D4E89" w:rsidRPr="000E4873">
        <w:rPr>
          <w:rFonts w:asciiTheme="minorHAnsi" w:hAnsiTheme="minorHAnsi" w:cs="Arial"/>
          <w:b/>
          <w:vertAlign w:val="subscript"/>
        </w:rPr>
        <w:t>m</w:t>
      </w:r>
      <w:r w:rsidR="003D4E89" w:rsidRPr="000E4873">
        <w:rPr>
          <w:rFonts w:asciiTheme="minorHAnsi" w:hAnsiTheme="minorHAnsi" w:cs="Arial"/>
        </w:rPr>
        <w:t xml:space="preserve"> </w:t>
      </w:r>
      <w:r w:rsidR="00B27AD0" w:rsidRPr="000E4873">
        <w:rPr>
          <w:rFonts w:asciiTheme="minorHAnsi" w:hAnsiTheme="minorHAnsi" w:cs="Arial"/>
        </w:rPr>
        <w:t>pour une mise en mouvement à partir d’</w:t>
      </w:r>
      <w:r w:rsidR="00D66B7B" w:rsidRPr="000E4873">
        <w:rPr>
          <w:rFonts w:asciiTheme="minorHAnsi" w:hAnsiTheme="minorHAnsi" w:cs="Arial"/>
        </w:rPr>
        <w:t xml:space="preserve">une position intermédiaire </w:t>
      </w:r>
      <w:r w:rsidR="00A9541B" w:rsidRPr="000E4873">
        <w:rPr>
          <w:rFonts w:asciiTheme="minorHAnsi" w:hAnsiTheme="minorHAnsi" w:cs="Arial"/>
        </w:rPr>
        <w:t xml:space="preserve">de 4° de pendulation </w:t>
      </w:r>
      <w:r w:rsidR="00D66B7B" w:rsidRPr="000E4873">
        <w:rPr>
          <w:rFonts w:asciiTheme="minorHAnsi" w:hAnsiTheme="minorHAnsi" w:cs="Arial"/>
        </w:rPr>
        <w:t>pour laquelle</w:t>
      </w:r>
    </w:p>
    <w:p w14:paraId="1F94AC3B" w14:textId="77777777" w:rsidR="00F10985" w:rsidRPr="000E4873" w:rsidRDefault="00D66B7B" w:rsidP="00CB3C58">
      <w:pPr>
        <w:spacing w:after="120" w:line="276" w:lineRule="auto"/>
        <w:ind w:left="567" w:hanging="567"/>
        <w:jc w:val="center"/>
        <w:rPr>
          <w:rFonts w:asciiTheme="minorHAnsi" w:hAnsiTheme="minorHAnsi" w:cs="Arial"/>
        </w:rPr>
      </w:pPr>
      <w:r w:rsidRPr="000E4873">
        <w:rPr>
          <w:rFonts w:asciiTheme="minorHAnsi" w:hAnsiTheme="minorHAnsi" w:cs="Arial"/>
        </w:rPr>
        <w:t>IG</w:t>
      </w:r>
      <w:r w:rsidRPr="000E4873">
        <w:rPr>
          <w:rFonts w:asciiTheme="minorHAnsi" w:hAnsiTheme="minorHAnsi" w:cs="Arial"/>
          <w:vertAlign w:val="subscript"/>
        </w:rPr>
        <w:t>x</w:t>
      </w:r>
      <w:r w:rsidRPr="000E4873">
        <w:rPr>
          <w:rFonts w:asciiTheme="minorHAnsi" w:hAnsiTheme="minorHAnsi" w:cs="Arial"/>
        </w:rPr>
        <w:t xml:space="preserve"> = 320 mm ; </w:t>
      </w:r>
      <w:r w:rsidR="00CB3C58" w:rsidRPr="000E4873">
        <w:rPr>
          <w:rFonts w:asciiTheme="minorHAnsi" w:hAnsiTheme="minorHAnsi" w:cs="Arial"/>
        </w:rPr>
        <w:tab/>
      </w:r>
      <w:r w:rsidRPr="000E4873">
        <w:rPr>
          <w:rFonts w:asciiTheme="minorHAnsi" w:hAnsiTheme="minorHAnsi" w:cs="Arial"/>
        </w:rPr>
        <w:t>IG</w:t>
      </w:r>
      <w:r w:rsidRPr="000E4873">
        <w:rPr>
          <w:rFonts w:asciiTheme="minorHAnsi" w:hAnsiTheme="minorHAnsi" w:cs="Arial"/>
          <w:vertAlign w:val="subscript"/>
        </w:rPr>
        <w:t>y</w:t>
      </w:r>
      <w:r w:rsidRPr="000E4873">
        <w:rPr>
          <w:rFonts w:asciiTheme="minorHAnsi" w:hAnsiTheme="minorHAnsi" w:cs="Arial"/>
        </w:rPr>
        <w:t xml:space="preserve"> = 20 mm </w:t>
      </w:r>
      <w:r w:rsidR="00CB3C58" w:rsidRPr="000E4873">
        <w:rPr>
          <w:rFonts w:asciiTheme="minorHAnsi" w:hAnsiTheme="minorHAnsi" w:cs="Arial"/>
        </w:rPr>
        <w:tab/>
      </w:r>
      <w:r w:rsidRPr="000E4873">
        <w:rPr>
          <w:rFonts w:asciiTheme="minorHAnsi" w:hAnsiTheme="minorHAnsi" w:cs="Arial"/>
        </w:rPr>
        <w:t>et</w:t>
      </w:r>
      <w:r w:rsidR="00CB3C58" w:rsidRPr="000E4873">
        <w:rPr>
          <w:rFonts w:asciiTheme="minorHAnsi" w:hAnsiTheme="minorHAnsi" w:cs="Arial"/>
        </w:rPr>
        <w:tab/>
      </w:r>
      <w:r w:rsidRPr="000E4873">
        <w:rPr>
          <w:rFonts w:asciiTheme="minorHAnsi" w:hAnsiTheme="minorHAnsi" w:cs="Arial"/>
        </w:rPr>
        <w:t xml:space="preserve"> I</w:t>
      </w:r>
      <w:r w:rsidR="00C35D4A">
        <w:rPr>
          <w:rFonts w:asciiTheme="minorHAnsi" w:hAnsiTheme="minorHAnsi" w:cs="Arial"/>
          <w:vertAlign w:val="subscript"/>
        </w:rPr>
        <w:t>21</w:t>
      </w:r>
      <w:r w:rsidRPr="000E4873">
        <w:rPr>
          <w:rFonts w:asciiTheme="minorHAnsi" w:hAnsiTheme="minorHAnsi" w:cs="Arial"/>
        </w:rPr>
        <w:t>H’ = 1300 mm</w:t>
      </w:r>
    </w:p>
    <w:p w14:paraId="25A0185F" w14:textId="77777777" w:rsidR="00F10985" w:rsidRPr="000E4873" w:rsidRDefault="00F10985" w:rsidP="00AA7D45">
      <w:pPr>
        <w:spacing w:line="276" w:lineRule="auto"/>
        <w:ind w:left="720" w:right="-2"/>
        <w:jc w:val="both"/>
        <w:rPr>
          <w:rFonts w:asciiTheme="minorHAnsi" w:hAnsiTheme="minorHAnsi" w:cs="Arial"/>
        </w:rPr>
      </w:pPr>
    </w:p>
    <w:p w14:paraId="09D3AC30" w14:textId="77777777" w:rsidR="00E64F6E" w:rsidRPr="00D92F5E" w:rsidRDefault="00E64F6E" w:rsidP="00AA7D45">
      <w:pPr>
        <w:spacing w:line="276" w:lineRule="auto"/>
        <w:ind w:right="-2"/>
        <w:jc w:val="both"/>
        <w:rPr>
          <w:rFonts w:asciiTheme="minorHAnsi" w:hAnsiTheme="minorHAnsi" w:cs="Arial"/>
        </w:rPr>
      </w:pPr>
    </w:p>
    <w:p w14:paraId="18815F58" w14:textId="77777777" w:rsidR="00E70F10" w:rsidRPr="00D92F5E" w:rsidRDefault="00945B97" w:rsidP="00AA7D45">
      <w:pPr>
        <w:spacing w:line="276" w:lineRule="auto"/>
        <w:ind w:right="-2"/>
        <w:jc w:val="both"/>
        <w:rPr>
          <w:rFonts w:asciiTheme="minorHAnsi" w:hAnsiTheme="minorHAnsi" w:cs="Arial"/>
          <w:b/>
          <w:i/>
        </w:rPr>
      </w:pPr>
      <w:r w:rsidRPr="00D92F5E">
        <w:rPr>
          <w:rFonts w:asciiTheme="minorHAnsi" w:hAnsiTheme="minorHAnsi" w:cs="Arial"/>
          <w:b/>
          <w:i/>
        </w:rPr>
        <w:t>6.</w:t>
      </w:r>
      <w:r w:rsidR="00DF1C1D">
        <w:rPr>
          <w:rFonts w:asciiTheme="minorHAnsi" w:hAnsiTheme="minorHAnsi" w:cs="Arial"/>
          <w:b/>
          <w:i/>
        </w:rPr>
        <w:t>3</w:t>
      </w:r>
      <w:r w:rsidR="00E70F10" w:rsidRPr="00D92F5E">
        <w:rPr>
          <w:rFonts w:asciiTheme="minorHAnsi" w:hAnsiTheme="minorHAnsi" w:cs="Arial"/>
          <w:b/>
          <w:i/>
        </w:rPr>
        <w:t xml:space="preserve">. </w:t>
      </w:r>
      <w:r w:rsidR="005F0AAA" w:rsidRPr="00D92F5E">
        <w:rPr>
          <w:rFonts w:asciiTheme="minorHAnsi" w:hAnsiTheme="minorHAnsi" w:cs="Arial"/>
          <w:b/>
          <w:i/>
        </w:rPr>
        <w:t>Caractérisation et modélisation</w:t>
      </w:r>
      <w:r w:rsidR="00DF1C1D">
        <w:rPr>
          <w:rFonts w:asciiTheme="minorHAnsi" w:hAnsiTheme="minorHAnsi" w:cs="Arial"/>
          <w:b/>
          <w:i/>
        </w:rPr>
        <w:t xml:space="preserve"> de la </w:t>
      </w:r>
      <w:r w:rsidR="00E70F10" w:rsidRPr="00D92F5E">
        <w:rPr>
          <w:rFonts w:asciiTheme="minorHAnsi" w:hAnsiTheme="minorHAnsi" w:cs="Arial"/>
          <w:b/>
          <w:i/>
        </w:rPr>
        <w:t>motorisation</w:t>
      </w:r>
    </w:p>
    <w:p w14:paraId="36336565" w14:textId="77777777" w:rsidR="00E70F10" w:rsidRPr="00D92F5E" w:rsidRDefault="00E70F10" w:rsidP="00AA7D45">
      <w:pPr>
        <w:spacing w:line="276" w:lineRule="auto"/>
        <w:ind w:right="-2"/>
        <w:jc w:val="both"/>
        <w:rPr>
          <w:rFonts w:asciiTheme="minorHAnsi" w:hAnsiTheme="minorHAnsi" w:cs="Arial"/>
          <w:b/>
        </w:rPr>
      </w:pPr>
    </w:p>
    <w:p w14:paraId="6CC5B6E5" w14:textId="77777777" w:rsidR="00E921A0" w:rsidRPr="00D92F5E" w:rsidRDefault="00F14354" w:rsidP="00AA7D45">
      <w:pPr>
        <w:keepNext/>
        <w:spacing w:line="276" w:lineRule="auto"/>
        <w:ind w:right="-2"/>
        <w:jc w:val="center"/>
        <w:rPr>
          <w:rFonts w:asciiTheme="minorHAnsi" w:hAnsiTheme="minorHAnsi"/>
        </w:rPr>
      </w:pPr>
      <w:r>
        <w:rPr>
          <w:rFonts w:asciiTheme="minorHAnsi" w:hAnsiTheme="minorHAnsi" w:cs="Arial"/>
          <w:noProof/>
        </w:rPr>
        <mc:AlternateContent>
          <mc:Choice Requires="wps">
            <w:drawing>
              <wp:anchor distT="0" distB="0" distL="114300" distR="114300" simplePos="0" relativeHeight="252171264" behindDoc="0" locked="0" layoutInCell="1" allowOverlap="1" wp14:anchorId="616708D1" wp14:editId="48CA127E">
                <wp:simplePos x="0" y="0"/>
                <wp:positionH relativeFrom="column">
                  <wp:posOffset>532765</wp:posOffset>
                </wp:positionH>
                <wp:positionV relativeFrom="paragraph">
                  <wp:posOffset>662305</wp:posOffset>
                </wp:positionV>
                <wp:extent cx="680085" cy="431800"/>
                <wp:effectExtent l="0" t="0" r="5715" b="6350"/>
                <wp:wrapNone/>
                <wp:docPr id="10250" name="Rectangle 10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085" cy="431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250" o:spid="_x0000_s1026" style="position:absolute;margin-left:41.95pt;margin-top:52.15pt;width:53.55pt;height:34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" fillcolor="white [3212]" stroked="f" strokeweight="2pt">
                <v:path arrowok="t"/>
              </v:rect>
            </w:pict>
          </mc:Fallback>
        </mc:AlternateContent>
      </w:r>
      <w:r w:rsidR="00E64F6E" w:rsidRPr="00D92F5E">
        <w:rPr>
          <w:rFonts w:asciiTheme="minorHAnsi" w:hAnsiTheme="minorHAnsi" w:cs="Arial"/>
          <w:noProof/>
        </w:rPr>
        <w:drawing>
          <wp:inline distT="0" distB="0" distL="0" distR="0" wp14:anchorId="0B343A14" wp14:editId="6DA4BD9F">
            <wp:extent cx="4630588" cy="2298954"/>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l="8999" t="25197" r="10124" b="10799"/>
                    <a:stretch>
                      <a:fillRect/>
                    </a:stretch>
                  </pic:blipFill>
                  <pic:spPr bwMode="auto">
                    <a:xfrm>
                      <a:off x="0" y="0"/>
                      <a:ext cx="4630588" cy="2298954"/>
                    </a:xfrm>
                    <a:prstGeom prst="rect">
                      <a:avLst/>
                    </a:prstGeom>
                    <a:noFill/>
                    <a:ln w="9525">
                      <a:noFill/>
                      <a:miter lim="800000"/>
                      <a:headEnd/>
                      <a:tailEnd/>
                    </a:ln>
                  </pic:spPr>
                </pic:pic>
              </a:graphicData>
            </a:graphic>
          </wp:inline>
        </w:drawing>
      </w:r>
    </w:p>
    <w:p w14:paraId="78065BE9" w14:textId="77777777" w:rsidR="00E64F6E" w:rsidRPr="00D92F5E" w:rsidRDefault="00E921A0" w:rsidP="00AA7D45">
      <w:pPr>
        <w:pStyle w:val="Lgende"/>
        <w:spacing w:line="276" w:lineRule="auto"/>
        <w:jc w:val="center"/>
        <w:rPr>
          <w:rFonts w:asciiTheme="minorHAnsi" w:hAnsiTheme="minorHAnsi" w:cs="Arial"/>
          <w:b w:val="0"/>
          <w:i/>
          <w:color w:val="auto"/>
          <w:sz w:val="24"/>
          <w:szCs w:val="24"/>
        </w:rPr>
      </w:pPr>
      <w:r w:rsidRPr="00D92F5E">
        <w:rPr>
          <w:rFonts w:asciiTheme="minorHAnsi" w:hAnsiTheme="minorHAnsi" w:cs="Arial"/>
          <w:b w:val="0"/>
          <w:i/>
          <w:color w:val="auto"/>
          <w:sz w:val="24"/>
          <w:szCs w:val="24"/>
        </w:rPr>
        <w:t>Figure 14 : Schéma de principe de la solution électromécanique</w:t>
      </w:r>
    </w:p>
    <w:p w14:paraId="2700E911" w14:textId="77777777" w:rsidR="00E64F6E" w:rsidRPr="00D92F5E" w:rsidRDefault="00E65C6B" w:rsidP="00AA7D45">
      <w:pPr>
        <w:spacing w:line="276" w:lineRule="auto"/>
        <w:ind w:right="-2"/>
        <w:jc w:val="both"/>
        <w:rPr>
          <w:rFonts w:asciiTheme="minorHAnsi" w:hAnsiTheme="minorHAnsi" w:cs="Arial"/>
        </w:rPr>
      </w:pPr>
      <w:r w:rsidRPr="00D92F5E">
        <w:rPr>
          <w:rFonts w:asciiTheme="minorHAnsi" w:hAnsiTheme="minorHAnsi" w:cs="Arial"/>
        </w:rPr>
        <w:lastRenderedPageBreak/>
        <w:t xml:space="preserve">L’objectif de cette partie est de préciser les caractéristiques principales </w:t>
      </w:r>
      <w:r w:rsidR="007D5C9A" w:rsidRPr="00D92F5E">
        <w:rPr>
          <w:rFonts w:asciiTheme="minorHAnsi" w:hAnsiTheme="minorHAnsi" w:cs="Arial"/>
        </w:rPr>
        <w:t xml:space="preserve">du </w:t>
      </w:r>
      <w:r w:rsidRPr="00D92F5E">
        <w:rPr>
          <w:rFonts w:asciiTheme="minorHAnsi" w:hAnsiTheme="minorHAnsi" w:cs="Arial"/>
        </w:rPr>
        <w:t>moteur</w:t>
      </w:r>
      <w:r w:rsidR="00D233AC">
        <w:rPr>
          <w:rFonts w:asciiTheme="minorHAnsi" w:hAnsiTheme="minorHAnsi" w:cs="Arial"/>
        </w:rPr>
        <w:t> : t</w:t>
      </w:r>
      <w:r w:rsidR="007D5C9A" w:rsidRPr="00D92F5E">
        <w:rPr>
          <w:rFonts w:asciiTheme="minorHAnsi" w:hAnsiTheme="minorHAnsi" w:cs="Arial"/>
        </w:rPr>
        <w:t>ension, courant et puissance électrique absorbés en fonction des paramètr</w:t>
      </w:r>
      <w:r w:rsidR="00D233AC">
        <w:rPr>
          <w:rFonts w:asciiTheme="minorHAnsi" w:hAnsiTheme="minorHAnsi" w:cs="Arial"/>
        </w:rPr>
        <w:t>es de dimensionnement mécanique</w:t>
      </w:r>
      <w:r w:rsidR="007D5C9A" w:rsidRPr="00D92F5E">
        <w:rPr>
          <w:rFonts w:asciiTheme="minorHAnsi" w:hAnsiTheme="minorHAnsi" w:cs="Arial"/>
        </w:rPr>
        <w:t>.</w:t>
      </w:r>
    </w:p>
    <w:p w14:paraId="68F9E88C" w14:textId="77777777" w:rsidR="00E65C6B" w:rsidRPr="00D92F5E" w:rsidRDefault="001E0C07" w:rsidP="00CB3C58">
      <w:pPr>
        <w:spacing w:after="120" w:line="276" w:lineRule="auto"/>
        <w:jc w:val="both"/>
        <w:rPr>
          <w:rFonts w:asciiTheme="minorHAnsi" w:hAnsiTheme="minorHAnsi"/>
        </w:rPr>
      </w:pPr>
      <w:r>
        <w:rPr>
          <w:rFonts w:asciiTheme="minorHAnsi" w:hAnsiTheme="minorHAnsi" w:cs="Arial"/>
        </w:rPr>
        <w:t>D</w:t>
      </w:r>
      <w:r w:rsidRPr="00D92F5E">
        <w:rPr>
          <w:rFonts w:asciiTheme="minorHAnsi" w:hAnsiTheme="minorHAnsi" w:cs="Arial"/>
        </w:rPr>
        <w:t xml:space="preserve">ans cette première partie de définition </w:t>
      </w:r>
      <w:proofErr w:type="gramStart"/>
      <w:r w:rsidRPr="00D92F5E">
        <w:rPr>
          <w:rFonts w:asciiTheme="minorHAnsi" w:hAnsiTheme="minorHAnsi" w:cs="Arial"/>
        </w:rPr>
        <w:t>moteur</w:t>
      </w:r>
      <w:proofErr w:type="gramEnd"/>
      <w:r w:rsidRPr="00D92F5E">
        <w:rPr>
          <w:rFonts w:asciiTheme="minorHAnsi" w:hAnsiTheme="minorHAnsi" w:cs="Arial"/>
        </w:rPr>
        <w:t>, les régimes transitoires</w:t>
      </w:r>
      <w:r w:rsidR="00C540D4">
        <w:rPr>
          <w:rFonts w:asciiTheme="minorHAnsi" w:hAnsiTheme="minorHAnsi" w:cs="Arial"/>
        </w:rPr>
        <w:t xml:space="preserve"> seront négligés</w:t>
      </w:r>
      <w:r w:rsidRPr="00D92F5E">
        <w:rPr>
          <w:rFonts w:asciiTheme="minorHAnsi" w:hAnsiTheme="minorHAnsi" w:cs="Arial"/>
        </w:rPr>
        <w:t xml:space="preserve">. </w:t>
      </w:r>
      <w:r w:rsidR="00E65C6B" w:rsidRPr="00D92F5E">
        <w:rPr>
          <w:rFonts w:asciiTheme="minorHAnsi" w:hAnsiTheme="minorHAnsi" w:cs="Arial"/>
        </w:rPr>
        <w:t xml:space="preserve">Du fait de composantes dynamiques importantes liées aux défauts de voie et </w:t>
      </w:r>
      <w:r w:rsidR="00941D53">
        <w:rPr>
          <w:rFonts w:asciiTheme="minorHAnsi" w:hAnsiTheme="minorHAnsi" w:cs="Arial"/>
        </w:rPr>
        <w:t>à</w:t>
      </w:r>
      <w:r>
        <w:rPr>
          <w:rFonts w:asciiTheme="minorHAnsi" w:hAnsiTheme="minorHAnsi" w:cs="Arial"/>
        </w:rPr>
        <w:t xml:space="preserve"> </w:t>
      </w:r>
      <w:r w:rsidR="00E65C6B" w:rsidRPr="00D92F5E">
        <w:rPr>
          <w:rFonts w:asciiTheme="minorHAnsi" w:hAnsiTheme="minorHAnsi" w:cs="Arial"/>
        </w:rPr>
        <w:t>la vitesse importante du train, on considérera</w:t>
      </w:r>
      <w:r w:rsidR="005D3FCE" w:rsidRPr="00D92F5E">
        <w:rPr>
          <w:rFonts w:asciiTheme="minorHAnsi" w:hAnsiTheme="minorHAnsi" w:cs="Arial"/>
        </w:rPr>
        <w:t xml:space="preserve"> un effort maximal</w:t>
      </w:r>
      <w:r w:rsidR="00E65C6B" w:rsidRPr="00D92F5E">
        <w:rPr>
          <w:rFonts w:asciiTheme="minorHAnsi" w:hAnsiTheme="minorHAnsi" w:cs="Arial"/>
        </w:rPr>
        <w:t xml:space="preserve"> de poussée de l’actionneur à vitesse constante de</w:t>
      </w:r>
      <w:r w:rsidR="007D5C9A" w:rsidRPr="00D92F5E">
        <w:rPr>
          <w:rFonts w:asciiTheme="minorHAnsi" w:hAnsiTheme="minorHAnsi" w:cs="Arial"/>
        </w:rPr>
        <w:t xml:space="preserve"> </w:t>
      </w:r>
      <w:r w:rsidR="007D5C9A" w:rsidRPr="00D92F5E">
        <w:rPr>
          <w:rFonts w:asciiTheme="minorHAnsi" w:hAnsiTheme="minorHAnsi" w:cs="Arial"/>
        </w:rPr>
        <w:tab/>
      </w:r>
      <w:r w:rsidR="00E65C6B" w:rsidRPr="00D92F5E">
        <w:rPr>
          <w:rFonts w:asciiTheme="minorHAnsi" w:hAnsiTheme="minorHAnsi" w:cs="Arial"/>
          <w:b/>
        </w:rPr>
        <w:t>F</w:t>
      </w:r>
      <w:r w:rsidR="00E65C6B" w:rsidRPr="00D92F5E">
        <w:rPr>
          <w:rFonts w:asciiTheme="minorHAnsi" w:hAnsiTheme="minorHAnsi" w:cs="Arial"/>
          <w:b/>
          <w:vertAlign w:val="subscript"/>
        </w:rPr>
        <w:t>V</w:t>
      </w:r>
      <w:r w:rsidR="00E65C6B" w:rsidRPr="00D92F5E">
        <w:rPr>
          <w:rFonts w:asciiTheme="minorHAnsi" w:hAnsiTheme="minorHAnsi" w:cs="Arial"/>
        </w:rPr>
        <w:t xml:space="preserve"> = 80</w:t>
      </w:r>
      <w:r w:rsidR="00C540D4">
        <w:rPr>
          <w:rFonts w:asciiTheme="minorHAnsi" w:hAnsiTheme="minorHAnsi" w:cs="Arial"/>
        </w:rPr>
        <w:t xml:space="preserve"> </w:t>
      </w:r>
      <w:r w:rsidR="00E65C6B" w:rsidRPr="00D92F5E">
        <w:rPr>
          <w:rFonts w:asciiTheme="minorHAnsi" w:hAnsiTheme="minorHAnsi" w:cs="Arial"/>
        </w:rPr>
        <w:t>kN.</w:t>
      </w:r>
    </w:p>
    <w:p w14:paraId="565B259D" w14:textId="77777777" w:rsidR="00E65C6B" w:rsidRPr="00D92F5E" w:rsidRDefault="00CB3C58" w:rsidP="001E0C07">
      <w:pPr>
        <w:spacing w:line="276" w:lineRule="auto"/>
        <w:jc w:val="both"/>
        <w:rPr>
          <w:ins w:id="5" w:author="Seigneurbieux" w:date="2012-04-04T16:11:00Z"/>
          <w:rFonts w:asciiTheme="minorHAnsi" w:hAnsiTheme="minorHAnsi" w:cs="Arial"/>
        </w:rPr>
      </w:pPr>
      <w:r w:rsidRPr="00D92F5E">
        <w:rPr>
          <w:rFonts w:asciiTheme="minorHAnsi" w:hAnsiTheme="minorHAnsi" w:cs="Arial"/>
          <w:b/>
          <w:noProof/>
        </w:rPr>
        <w:drawing>
          <wp:inline distT="0" distB="0" distL="0" distR="0" wp14:anchorId="640B6AFB" wp14:editId="25140084">
            <wp:extent cx="5598953" cy="1722754"/>
            <wp:effectExtent l="19050" t="19050" r="20797" b="10796"/>
            <wp:docPr id="23" name="Image 1" descr="Schéma moteur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éma moteur DIA.png"/>
                    <pic:cNvPicPr/>
                  </pic:nvPicPr>
                  <pic:blipFill>
                    <a:blip r:embed="rId39" cstate="print"/>
                    <a:stretch>
                      <a:fillRect/>
                    </a:stretch>
                  </pic:blipFill>
                  <pic:spPr>
                    <a:xfrm>
                      <a:off x="0" y="0"/>
                      <a:ext cx="5598953" cy="1722754"/>
                    </a:xfrm>
                    <a:prstGeom prst="rect">
                      <a:avLst/>
                    </a:prstGeom>
                    <a:ln>
                      <a:solidFill>
                        <a:schemeClr val="accent1"/>
                      </a:solidFill>
                    </a:ln>
                  </pic:spPr>
                </pic:pic>
              </a:graphicData>
            </a:graphic>
          </wp:inline>
        </w:drawing>
      </w:r>
    </w:p>
    <w:p w14:paraId="01BEE150" w14:textId="77777777" w:rsidR="00E921A0" w:rsidRPr="00D92F5E" w:rsidRDefault="000022D2" w:rsidP="00CB3C58">
      <w:pPr>
        <w:pStyle w:val="Lgende"/>
        <w:spacing w:before="120" w:after="120" w:line="276" w:lineRule="auto"/>
        <w:jc w:val="center"/>
        <w:rPr>
          <w:ins w:id="6" w:author="Seigneurbieux" w:date="2012-04-04T16:11:00Z"/>
          <w:rFonts w:asciiTheme="minorHAnsi" w:hAnsiTheme="minorHAnsi" w:cs="Arial"/>
          <w:b w:val="0"/>
          <w:i/>
          <w:color w:val="auto"/>
          <w:sz w:val="24"/>
          <w:szCs w:val="24"/>
        </w:rPr>
      </w:pPr>
      <w:r>
        <w:rPr>
          <w:rFonts w:asciiTheme="minorHAnsi" w:hAnsiTheme="minorHAnsi" w:cs="Arial"/>
          <w:b w:val="0"/>
          <w:i/>
          <w:color w:val="auto"/>
          <w:sz w:val="24"/>
          <w:szCs w:val="24"/>
        </w:rPr>
        <w:t>Figure 15 : m</w:t>
      </w:r>
      <w:r w:rsidR="00E921A0" w:rsidRPr="00D92F5E">
        <w:rPr>
          <w:rFonts w:asciiTheme="minorHAnsi" w:hAnsiTheme="minorHAnsi" w:cs="Arial"/>
          <w:b w:val="0"/>
          <w:i/>
          <w:color w:val="auto"/>
          <w:sz w:val="24"/>
          <w:szCs w:val="24"/>
        </w:rPr>
        <w:t>oteur J</w:t>
      </w:r>
      <w:r w:rsidR="00E921A0" w:rsidRPr="00D92F5E">
        <w:rPr>
          <w:rFonts w:asciiTheme="minorHAnsi" w:hAnsiTheme="minorHAnsi" w:cs="Arial"/>
          <w:b w:val="0"/>
          <w:i/>
          <w:color w:val="auto"/>
          <w:sz w:val="24"/>
          <w:szCs w:val="24"/>
          <w:vertAlign w:val="subscript"/>
        </w:rPr>
        <w:t>m</w:t>
      </w:r>
      <w:r w:rsidR="00E921A0" w:rsidRPr="00D92F5E">
        <w:rPr>
          <w:rFonts w:asciiTheme="minorHAnsi" w:hAnsiTheme="minorHAnsi" w:cs="Arial"/>
          <w:b w:val="0"/>
          <w:i/>
          <w:color w:val="auto"/>
          <w:sz w:val="24"/>
          <w:szCs w:val="24"/>
        </w:rPr>
        <w:t>, f</w:t>
      </w:r>
      <w:r w:rsidR="00E921A0" w:rsidRPr="00D92F5E">
        <w:rPr>
          <w:rFonts w:asciiTheme="minorHAnsi" w:hAnsiTheme="minorHAnsi" w:cs="Arial"/>
          <w:b w:val="0"/>
          <w:i/>
          <w:color w:val="auto"/>
          <w:sz w:val="24"/>
          <w:szCs w:val="24"/>
          <w:vertAlign w:val="subscript"/>
        </w:rPr>
        <w:t>m</w:t>
      </w:r>
      <w:r w:rsidR="00E921A0" w:rsidRPr="00D92F5E">
        <w:rPr>
          <w:rFonts w:asciiTheme="minorHAnsi" w:hAnsiTheme="minorHAnsi" w:cs="Arial"/>
          <w:b w:val="0"/>
          <w:i/>
          <w:noProof/>
          <w:color w:val="auto"/>
          <w:sz w:val="24"/>
          <w:szCs w:val="24"/>
        </w:rPr>
        <w:t xml:space="preserve"> </w:t>
      </w:r>
      <w:r w:rsidR="00E921A0" w:rsidRPr="00D92F5E">
        <w:rPr>
          <w:rFonts w:asciiTheme="minorHAnsi" w:hAnsiTheme="minorHAnsi" w:cs="Arial"/>
          <w:b w:val="0"/>
          <w:i/>
          <w:noProof/>
          <w:color w:val="auto"/>
          <w:sz w:val="24"/>
          <w:szCs w:val="24"/>
        </w:rPr>
        <w:tab/>
      </w:r>
      <w:r w:rsidR="00E921A0" w:rsidRPr="00D92F5E">
        <w:rPr>
          <w:rFonts w:asciiTheme="minorHAnsi" w:hAnsiTheme="minorHAnsi" w:cs="Arial"/>
          <w:b w:val="0"/>
          <w:i/>
          <w:noProof/>
          <w:color w:val="auto"/>
          <w:sz w:val="24"/>
          <w:szCs w:val="24"/>
        </w:rPr>
        <w:tab/>
        <w:t xml:space="preserve">; </w:t>
      </w:r>
      <w:r w:rsidR="00E921A0" w:rsidRPr="00D92F5E">
        <w:rPr>
          <w:rFonts w:asciiTheme="minorHAnsi" w:hAnsiTheme="minorHAnsi" w:cs="Arial"/>
          <w:b w:val="0"/>
          <w:i/>
          <w:noProof/>
          <w:color w:val="auto"/>
          <w:sz w:val="24"/>
          <w:szCs w:val="24"/>
        </w:rPr>
        <w:tab/>
        <w:t>Vis J</w:t>
      </w:r>
      <w:r w:rsidR="00E921A0" w:rsidRPr="00D92F5E">
        <w:rPr>
          <w:rFonts w:asciiTheme="minorHAnsi" w:hAnsiTheme="minorHAnsi" w:cs="Arial"/>
          <w:b w:val="0"/>
          <w:i/>
          <w:noProof/>
          <w:color w:val="auto"/>
          <w:sz w:val="24"/>
          <w:szCs w:val="24"/>
          <w:vertAlign w:val="subscript"/>
        </w:rPr>
        <w:t>v</w:t>
      </w:r>
      <w:r w:rsidR="00E921A0" w:rsidRPr="00D92F5E">
        <w:rPr>
          <w:rFonts w:asciiTheme="minorHAnsi" w:hAnsiTheme="minorHAnsi" w:cs="Arial"/>
          <w:b w:val="0"/>
          <w:i/>
          <w:noProof/>
          <w:color w:val="auto"/>
          <w:sz w:val="24"/>
          <w:szCs w:val="24"/>
        </w:rPr>
        <w:t>, f</w:t>
      </w:r>
      <w:r w:rsidR="00E921A0" w:rsidRPr="00D92F5E">
        <w:rPr>
          <w:rFonts w:asciiTheme="minorHAnsi" w:hAnsiTheme="minorHAnsi" w:cs="Arial"/>
          <w:b w:val="0"/>
          <w:i/>
          <w:noProof/>
          <w:color w:val="auto"/>
          <w:sz w:val="24"/>
          <w:szCs w:val="24"/>
          <w:vertAlign w:val="subscript"/>
        </w:rPr>
        <w:t>v</w:t>
      </w:r>
    </w:p>
    <w:p w14:paraId="12D67569" w14:textId="77777777" w:rsidR="00E11855" w:rsidRPr="00D92F5E" w:rsidRDefault="00E64F6E" w:rsidP="00AA7D45">
      <w:pPr>
        <w:spacing w:line="276" w:lineRule="auto"/>
        <w:rPr>
          <w:rFonts w:asciiTheme="minorHAnsi" w:hAnsiTheme="minorHAnsi" w:cs="Arial"/>
          <w:shd w:val="clear" w:color="auto" w:fill="FFFFFF"/>
        </w:rPr>
      </w:pPr>
      <w:r w:rsidRPr="005F46D9">
        <w:rPr>
          <w:rFonts w:asciiTheme="minorHAnsi" w:hAnsiTheme="minorHAnsi" w:cs="Arial"/>
          <w:b/>
          <w:shd w:val="clear" w:color="auto" w:fill="FFFFFF"/>
        </w:rPr>
        <w:t>C</w:t>
      </w:r>
      <w:r w:rsidRPr="005F46D9">
        <w:rPr>
          <w:rFonts w:asciiTheme="minorHAnsi" w:hAnsiTheme="minorHAnsi" w:cs="Arial"/>
          <w:b/>
          <w:shd w:val="clear" w:color="auto" w:fill="FFFFFF"/>
          <w:vertAlign w:val="subscript"/>
        </w:rPr>
        <w:t>m</w:t>
      </w:r>
      <w:r w:rsidRPr="00D92F5E">
        <w:rPr>
          <w:rFonts w:asciiTheme="minorHAnsi" w:hAnsiTheme="minorHAnsi" w:cs="Arial"/>
          <w:shd w:val="clear" w:color="auto" w:fill="FFFFFF"/>
        </w:rPr>
        <w:t xml:space="preserve"> </w:t>
      </w:r>
      <w:r w:rsidR="00E11855" w:rsidRPr="00D92F5E">
        <w:rPr>
          <w:rFonts w:asciiTheme="minorHAnsi" w:hAnsiTheme="minorHAnsi" w:cs="Arial"/>
          <w:shd w:val="clear" w:color="auto" w:fill="FFFFFF"/>
        </w:rPr>
        <w:t>est le couple exercé par le moteur (sur son arbre)</w:t>
      </w:r>
      <w:r w:rsidR="000022D2">
        <w:rPr>
          <w:rFonts w:asciiTheme="minorHAnsi" w:hAnsiTheme="minorHAnsi" w:cs="Arial"/>
          <w:shd w:val="clear" w:color="auto" w:fill="FFFFFF"/>
        </w:rPr>
        <w:t>.</w:t>
      </w:r>
    </w:p>
    <w:p w14:paraId="4862EB3A" w14:textId="77777777" w:rsidR="00E64F6E" w:rsidRDefault="00E64F6E" w:rsidP="00CB3C58">
      <w:pPr>
        <w:spacing w:after="120" w:line="276" w:lineRule="auto"/>
        <w:rPr>
          <w:rFonts w:asciiTheme="minorHAnsi" w:hAnsiTheme="minorHAnsi" w:cs="Arial"/>
          <w:shd w:val="clear" w:color="auto" w:fill="FFFFFF"/>
        </w:rPr>
      </w:pPr>
      <w:r w:rsidRPr="005F46D9">
        <w:rPr>
          <w:rFonts w:asciiTheme="minorHAnsi" w:hAnsiTheme="minorHAnsi" w:cs="Arial"/>
          <w:b/>
          <w:shd w:val="clear" w:color="auto" w:fill="FFFFFF"/>
        </w:rPr>
        <w:t>C</w:t>
      </w:r>
      <w:r w:rsidRPr="005F46D9">
        <w:rPr>
          <w:rFonts w:asciiTheme="minorHAnsi" w:hAnsiTheme="minorHAnsi" w:cs="Arial"/>
          <w:b/>
          <w:shd w:val="clear" w:color="auto" w:fill="FFFFFF"/>
          <w:vertAlign w:val="subscript"/>
        </w:rPr>
        <w:t>V</w:t>
      </w:r>
      <w:r w:rsidRPr="00D92F5E">
        <w:rPr>
          <w:rFonts w:asciiTheme="minorHAnsi" w:hAnsiTheme="minorHAnsi" w:cs="Arial"/>
          <w:shd w:val="clear" w:color="auto" w:fill="FFFFFF"/>
        </w:rPr>
        <w:t xml:space="preserve"> </w:t>
      </w:r>
      <w:r w:rsidR="00E11855" w:rsidRPr="00D92F5E">
        <w:rPr>
          <w:rFonts w:asciiTheme="minorHAnsi" w:hAnsiTheme="minorHAnsi" w:cs="Arial"/>
          <w:shd w:val="clear" w:color="auto" w:fill="FFFFFF"/>
        </w:rPr>
        <w:t xml:space="preserve">est le couple exercé par </w:t>
      </w:r>
      <w:r w:rsidR="003910F3">
        <w:rPr>
          <w:rFonts w:asciiTheme="minorHAnsi" w:hAnsiTheme="minorHAnsi" w:cs="Arial"/>
          <w:shd w:val="clear" w:color="auto" w:fill="FFFFFF"/>
        </w:rPr>
        <w:t>l’axe de l’actionneur</w:t>
      </w:r>
      <w:r w:rsidR="00E11855" w:rsidRPr="00D92F5E">
        <w:rPr>
          <w:rFonts w:asciiTheme="minorHAnsi" w:hAnsiTheme="minorHAnsi" w:cs="Arial"/>
          <w:shd w:val="clear" w:color="auto" w:fill="FFFFFF"/>
        </w:rPr>
        <w:t xml:space="preserve"> </w:t>
      </w:r>
      <w:r w:rsidR="00E11855" w:rsidRPr="000022D2">
        <w:rPr>
          <w:rFonts w:asciiTheme="minorHAnsi" w:hAnsiTheme="minorHAnsi" w:cs="Arial"/>
          <w:b/>
          <w:shd w:val="clear" w:color="auto" w:fill="FFFFFF"/>
        </w:rPr>
        <w:t>ramené à l’arbre moteur</w:t>
      </w:r>
      <w:r w:rsidRPr="00D92F5E">
        <w:rPr>
          <w:rFonts w:asciiTheme="minorHAnsi" w:hAnsiTheme="minorHAnsi" w:cs="Arial"/>
          <w:shd w:val="clear" w:color="auto" w:fill="FFFFFF"/>
        </w:rPr>
        <w:t>.</w:t>
      </w:r>
    </w:p>
    <w:p w14:paraId="15E6F5C0" w14:textId="77777777" w:rsidR="005F46D9" w:rsidRPr="00D92F5E" w:rsidRDefault="005F46D9" w:rsidP="005F46D9">
      <w:pPr>
        <w:spacing w:after="120" w:line="276" w:lineRule="auto"/>
        <w:jc w:val="both"/>
        <w:rPr>
          <w:rFonts w:asciiTheme="minorHAnsi" w:hAnsiTheme="minorHAnsi" w:cs="Arial"/>
          <w:shd w:val="clear" w:color="auto" w:fill="FFFFFF"/>
        </w:rPr>
      </w:pPr>
      <w:r w:rsidRPr="005F46D9">
        <w:rPr>
          <w:rFonts w:asciiTheme="minorHAnsi" w:hAnsiTheme="minorHAnsi" w:cs="Arial"/>
          <w:b/>
          <w:shd w:val="clear" w:color="auto" w:fill="FFFFFF"/>
        </w:rPr>
        <w:t>U</w:t>
      </w:r>
      <w:r w:rsidRPr="005F46D9">
        <w:rPr>
          <w:rFonts w:asciiTheme="minorHAnsi" w:hAnsiTheme="minorHAnsi" w:cs="Arial"/>
          <w:b/>
          <w:shd w:val="clear" w:color="auto" w:fill="FFFFFF"/>
          <w:vertAlign w:val="subscript"/>
        </w:rPr>
        <w:t>m</w:t>
      </w:r>
      <w:r>
        <w:rPr>
          <w:rFonts w:asciiTheme="minorHAnsi" w:hAnsiTheme="minorHAnsi" w:cs="Arial"/>
          <w:shd w:val="clear" w:color="auto" w:fill="FFFFFF"/>
        </w:rPr>
        <w:t xml:space="preserve"> et </w:t>
      </w:r>
      <w:r w:rsidRPr="005F46D9">
        <w:rPr>
          <w:rFonts w:asciiTheme="minorHAnsi" w:hAnsiTheme="minorHAnsi" w:cs="Arial"/>
          <w:b/>
          <w:shd w:val="clear" w:color="auto" w:fill="FFFFFF"/>
        </w:rPr>
        <w:t>I</w:t>
      </w:r>
      <w:r w:rsidRPr="005F46D9">
        <w:rPr>
          <w:rFonts w:asciiTheme="minorHAnsi" w:hAnsiTheme="minorHAnsi" w:cs="Arial"/>
          <w:b/>
          <w:shd w:val="clear" w:color="auto" w:fill="FFFFFF"/>
          <w:vertAlign w:val="subscript"/>
        </w:rPr>
        <w:t>m</w:t>
      </w:r>
      <w:r>
        <w:rPr>
          <w:rFonts w:asciiTheme="minorHAnsi" w:hAnsiTheme="minorHAnsi" w:cs="Arial"/>
          <w:shd w:val="clear" w:color="auto" w:fill="FFFFFF"/>
        </w:rPr>
        <w:t xml:space="preserve"> sont respectivement la tension et l’intensité du courant alimentant le moteur à courant continu MCC, dont la force électromotrice sera notée </w:t>
      </w:r>
      <w:r w:rsidRPr="005F46D9">
        <w:rPr>
          <w:rFonts w:asciiTheme="minorHAnsi" w:hAnsiTheme="minorHAnsi" w:cs="Arial"/>
          <w:b/>
          <w:shd w:val="clear" w:color="auto" w:fill="FFFFFF"/>
        </w:rPr>
        <w:t>E</w:t>
      </w:r>
      <w:r>
        <w:rPr>
          <w:rFonts w:asciiTheme="minorHAnsi" w:hAnsiTheme="minorHAnsi" w:cs="Arial"/>
          <w:shd w:val="clear" w:color="auto" w:fill="FFFFFF"/>
        </w:rPr>
        <w:t xml:space="preserve"> et la résistance d’induit </w:t>
      </w:r>
      <w:r w:rsidRPr="005F46D9">
        <w:rPr>
          <w:rFonts w:asciiTheme="minorHAnsi" w:hAnsiTheme="minorHAnsi" w:cs="Arial"/>
          <w:b/>
          <w:shd w:val="clear" w:color="auto" w:fill="FFFFFF"/>
        </w:rPr>
        <w:t>R</w:t>
      </w:r>
      <w:r>
        <w:rPr>
          <w:rFonts w:asciiTheme="minorHAnsi" w:hAnsiTheme="minorHAnsi" w:cs="Arial"/>
          <w:shd w:val="clear" w:color="auto" w:fill="FFFFFF"/>
        </w:rPr>
        <w:t>. L’inductance d’induit sera négligée.</w:t>
      </w:r>
    </w:p>
    <w:p w14:paraId="586E8CE2" w14:textId="77777777" w:rsidR="00E64F6E" w:rsidRPr="00D92F5E" w:rsidRDefault="00E11855" w:rsidP="00AA7D45">
      <w:pPr>
        <w:spacing w:line="276" w:lineRule="auto"/>
        <w:rPr>
          <w:rFonts w:asciiTheme="minorHAnsi" w:hAnsiTheme="minorHAnsi" w:cs="Arial"/>
          <w:shd w:val="clear" w:color="auto" w:fill="FFFFFF"/>
        </w:rPr>
      </w:pPr>
      <w:r w:rsidRPr="00D92F5E">
        <w:rPr>
          <w:rFonts w:asciiTheme="minorHAnsi" w:hAnsiTheme="minorHAnsi" w:cs="Arial"/>
          <w:shd w:val="clear" w:color="auto" w:fill="FFFFFF"/>
        </w:rPr>
        <w:t xml:space="preserve">On rappelle que </w:t>
      </w:r>
      <w:r w:rsidR="00E64F6E" w:rsidRPr="005F46D9">
        <w:rPr>
          <w:rFonts w:asciiTheme="minorHAnsi" w:hAnsiTheme="minorHAnsi" w:cs="Arial"/>
          <w:b/>
          <w:shd w:val="clear" w:color="auto" w:fill="FFFFFF"/>
        </w:rPr>
        <w:t>p</w:t>
      </w:r>
      <w:r w:rsidRPr="00D92F5E">
        <w:rPr>
          <w:rFonts w:asciiTheme="minorHAnsi" w:hAnsiTheme="minorHAnsi" w:cs="Arial"/>
          <w:shd w:val="clear" w:color="auto" w:fill="FFFFFF"/>
        </w:rPr>
        <w:t xml:space="preserve"> </w:t>
      </w:r>
      <w:r w:rsidR="000123CF">
        <w:rPr>
          <w:rFonts w:asciiTheme="minorHAnsi" w:hAnsiTheme="minorHAnsi" w:cs="Arial"/>
          <w:shd w:val="clear" w:color="auto" w:fill="FFFFFF"/>
        </w:rPr>
        <w:t>= 10</w:t>
      </w:r>
      <w:r w:rsidR="00716159">
        <w:rPr>
          <w:rFonts w:asciiTheme="minorHAnsi" w:hAnsiTheme="minorHAnsi" w:cs="Arial"/>
          <w:shd w:val="clear" w:color="auto" w:fill="FFFFFF"/>
        </w:rPr>
        <w:t xml:space="preserve"> </w:t>
      </w:r>
      <w:r w:rsidR="00E64F6E" w:rsidRPr="00D92F5E">
        <w:rPr>
          <w:rFonts w:asciiTheme="minorHAnsi" w:hAnsiTheme="minorHAnsi" w:cs="Arial"/>
          <w:shd w:val="clear" w:color="auto" w:fill="FFFFFF"/>
        </w:rPr>
        <w:t>mm</w:t>
      </w:r>
      <w:r w:rsidRPr="00D92F5E">
        <w:rPr>
          <w:rFonts w:asciiTheme="minorHAnsi" w:hAnsiTheme="minorHAnsi" w:cs="Arial"/>
          <w:shd w:val="clear" w:color="auto" w:fill="FFFFFF"/>
        </w:rPr>
        <w:t xml:space="preserve"> est le pas de la vis.</w:t>
      </w:r>
    </w:p>
    <w:p w14:paraId="241F948B" w14:textId="77777777" w:rsidR="00E64F6E" w:rsidRPr="00D92F5E" w:rsidRDefault="00E11855" w:rsidP="001909BC">
      <w:pPr>
        <w:spacing w:after="120" w:line="276" w:lineRule="auto"/>
        <w:ind w:left="567" w:hanging="567"/>
        <w:jc w:val="both"/>
        <w:rPr>
          <w:rFonts w:asciiTheme="minorHAnsi" w:hAnsiTheme="minorHAnsi" w:cs="Arial"/>
          <w:shd w:val="clear" w:color="auto" w:fill="FFFFFF"/>
        </w:rPr>
      </w:pPr>
      <w:r w:rsidRPr="00D92F5E">
        <w:rPr>
          <w:rFonts w:asciiTheme="minorHAnsi" w:hAnsiTheme="minorHAnsi" w:cs="Arial"/>
          <w:b/>
        </w:rPr>
        <w:t>Q</w:t>
      </w:r>
      <w:r w:rsidR="006F1F35" w:rsidRPr="00D92F5E">
        <w:rPr>
          <w:rFonts w:asciiTheme="minorHAnsi" w:hAnsiTheme="minorHAnsi" w:cs="Arial"/>
          <w:b/>
        </w:rPr>
        <w:t>4</w:t>
      </w:r>
      <w:r w:rsidR="00160F6A">
        <w:rPr>
          <w:rFonts w:asciiTheme="minorHAnsi" w:hAnsiTheme="minorHAnsi" w:cs="Arial"/>
          <w:b/>
        </w:rPr>
        <w:t>2</w:t>
      </w:r>
      <w:r w:rsidRPr="00D92F5E">
        <w:rPr>
          <w:rFonts w:asciiTheme="minorHAnsi" w:hAnsiTheme="minorHAnsi" w:cs="Arial"/>
          <w:b/>
        </w:rPr>
        <w:t>.</w:t>
      </w:r>
      <w:r w:rsidR="00AB6DF9">
        <w:rPr>
          <w:rFonts w:asciiTheme="minorHAnsi" w:hAnsiTheme="minorHAnsi" w:cs="Arial"/>
        </w:rPr>
        <w:tab/>
      </w:r>
      <w:r w:rsidR="00E64F6E" w:rsidRPr="00D92F5E">
        <w:rPr>
          <w:rFonts w:asciiTheme="minorHAnsi" w:hAnsiTheme="minorHAnsi" w:cs="Arial"/>
          <w:shd w:val="clear" w:color="auto" w:fill="FFFFFF"/>
        </w:rPr>
        <w:t>Exprimer</w:t>
      </w:r>
      <w:r w:rsidR="00E64F6E" w:rsidRPr="00D92F5E">
        <w:rPr>
          <w:rFonts w:asciiTheme="minorHAnsi" w:hAnsiTheme="minorHAnsi" w:cs="Arial"/>
          <w:b/>
          <w:shd w:val="clear" w:color="auto" w:fill="FFFFFF"/>
        </w:rPr>
        <w:t xml:space="preserve"> </w:t>
      </w:r>
      <w:r w:rsidR="00E64F6E" w:rsidRPr="00D92F5E">
        <w:rPr>
          <w:rFonts w:asciiTheme="minorHAnsi" w:hAnsiTheme="minorHAnsi" w:cs="Arial"/>
          <w:b/>
          <w:shd w:val="clear" w:color="auto" w:fill="FFFFFF"/>
        </w:rPr>
        <w:sym w:font="Symbol" w:char="F06C"/>
      </w:r>
      <w:r w:rsidR="00E64F6E" w:rsidRPr="00D92F5E">
        <w:rPr>
          <w:rFonts w:asciiTheme="minorHAnsi" w:hAnsiTheme="minorHAnsi" w:cs="Arial"/>
          <w:b/>
          <w:shd w:val="clear" w:color="auto" w:fill="FFFFFF"/>
        </w:rPr>
        <w:t xml:space="preserve"> </w:t>
      </w:r>
      <w:r w:rsidR="00E64F6E" w:rsidRPr="00D92F5E">
        <w:rPr>
          <w:rFonts w:asciiTheme="minorHAnsi" w:hAnsiTheme="minorHAnsi" w:cs="Arial"/>
          <w:shd w:val="clear" w:color="auto" w:fill="FFFFFF"/>
        </w:rPr>
        <w:t>le pas de vis en m/rd</w:t>
      </w:r>
      <w:r w:rsidRPr="00D92F5E">
        <w:rPr>
          <w:rFonts w:asciiTheme="minorHAnsi" w:hAnsiTheme="minorHAnsi" w:cs="Arial"/>
          <w:shd w:val="clear" w:color="auto" w:fill="FFFFFF"/>
        </w:rPr>
        <w:t>.</w:t>
      </w:r>
    </w:p>
    <w:p w14:paraId="6A925530" w14:textId="77777777" w:rsidR="00CE42B7" w:rsidRPr="00D92F5E" w:rsidRDefault="00CE42B7" w:rsidP="001909BC">
      <w:pPr>
        <w:spacing w:line="276" w:lineRule="auto"/>
        <w:jc w:val="both"/>
        <w:rPr>
          <w:rFonts w:asciiTheme="minorHAnsi" w:hAnsiTheme="minorHAnsi" w:cs="Arial"/>
          <w:shd w:val="clear" w:color="auto" w:fill="FFFFFF"/>
        </w:rPr>
      </w:pPr>
      <w:r w:rsidRPr="00D92F5E">
        <w:rPr>
          <w:rFonts w:asciiTheme="minorHAnsi" w:hAnsiTheme="minorHAnsi" w:cs="Arial"/>
          <w:shd w:val="clear" w:color="auto" w:fill="FFFFFF"/>
        </w:rPr>
        <w:t>Par ailleurs, on donne les grandeurs suivantes :</w:t>
      </w:r>
    </w:p>
    <w:p w14:paraId="0ADAF13A" w14:textId="77777777" w:rsidR="00E64F6E" w:rsidRPr="00D92F5E" w:rsidRDefault="00E64F6E" w:rsidP="001909BC">
      <w:pPr>
        <w:spacing w:line="276" w:lineRule="auto"/>
        <w:jc w:val="both"/>
        <w:rPr>
          <w:rFonts w:asciiTheme="minorHAnsi" w:hAnsiTheme="minorHAnsi" w:cs="Arial"/>
          <w:shd w:val="clear" w:color="auto" w:fill="FFFFFF"/>
        </w:rPr>
      </w:pPr>
      <w:r w:rsidRPr="005F46D9">
        <w:rPr>
          <w:rFonts w:asciiTheme="minorHAnsi" w:hAnsiTheme="minorHAnsi" w:cs="Arial"/>
          <w:b/>
          <w:shd w:val="clear" w:color="auto" w:fill="FFFFFF"/>
        </w:rPr>
        <w:t>K</w:t>
      </w:r>
      <w:r w:rsidR="00E11855" w:rsidRPr="00D92F5E">
        <w:rPr>
          <w:rFonts w:asciiTheme="minorHAnsi" w:hAnsiTheme="minorHAnsi" w:cs="Arial"/>
          <w:shd w:val="clear" w:color="auto" w:fill="FFFFFF"/>
        </w:rPr>
        <w:t xml:space="preserve"> = 1</w:t>
      </w:r>
      <w:r w:rsidR="00CE42B7" w:rsidRPr="00D92F5E">
        <w:rPr>
          <w:rFonts w:asciiTheme="minorHAnsi" w:hAnsiTheme="minorHAnsi" w:cs="Arial"/>
          <w:shd w:val="clear" w:color="auto" w:fill="FFFFFF"/>
        </w:rPr>
        <w:t>,</w:t>
      </w:r>
      <w:r w:rsidR="00E11855" w:rsidRPr="00D92F5E">
        <w:rPr>
          <w:rFonts w:asciiTheme="minorHAnsi" w:hAnsiTheme="minorHAnsi" w:cs="Arial"/>
          <w:shd w:val="clear" w:color="auto" w:fill="FFFFFF"/>
        </w:rPr>
        <w:t>9 V</w:t>
      </w:r>
      <w:r w:rsidR="00CE42B7" w:rsidRPr="00D92F5E">
        <w:rPr>
          <w:rFonts w:asciiTheme="minorHAnsi" w:hAnsiTheme="minorHAnsi" w:cs="Arial"/>
          <w:shd w:val="clear" w:color="auto" w:fill="FFFFFF"/>
        </w:rPr>
        <w:t xml:space="preserve">s/rd (ou Nm/A)     </w:t>
      </w:r>
      <w:r w:rsidR="00941D53">
        <w:rPr>
          <w:rFonts w:asciiTheme="minorHAnsi" w:hAnsiTheme="minorHAnsi" w:cs="Arial"/>
          <w:shd w:val="clear" w:color="auto" w:fill="FFFFFF"/>
        </w:rPr>
        <w:tab/>
      </w:r>
      <w:r w:rsidR="00CE42B7" w:rsidRPr="00D92F5E">
        <w:rPr>
          <w:rFonts w:asciiTheme="minorHAnsi" w:hAnsiTheme="minorHAnsi" w:cs="Arial"/>
          <w:shd w:val="clear" w:color="auto" w:fill="FFFFFF"/>
        </w:rPr>
        <w:tab/>
      </w:r>
      <w:r w:rsidR="00716159">
        <w:rPr>
          <w:rFonts w:asciiTheme="minorHAnsi" w:hAnsiTheme="minorHAnsi" w:cs="Arial"/>
          <w:shd w:val="clear" w:color="auto" w:fill="FFFFFF"/>
        </w:rPr>
        <w:t>c</w:t>
      </w:r>
      <w:r w:rsidR="00E11855" w:rsidRPr="00D92F5E">
        <w:rPr>
          <w:rFonts w:asciiTheme="minorHAnsi" w:hAnsiTheme="minorHAnsi" w:cs="Arial"/>
          <w:shd w:val="clear" w:color="auto" w:fill="FFFFFF"/>
        </w:rPr>
        <w:t xml:space="preserve">onstante de couple et de fem du moteur </w:t>
      </w:r>
      <w:r w:rsidRPr="00D92F5E">
        <w:rPr>
          <w:rFonts w:asciiTheme="minorHAnsi" w:hAnsiTheme="minorHAnsi" w:cs="Arial"/>
          <w:shd w:val="clear" w:color="auto" w:fill="FFFFFF"/>
        </w:rPr>
        <w:t>« MCC »</w:t>
      </w:r>
    </w:p>
    <w:p w14:paraId="0C64E8EF" w14:textId="77777777" w:rsidR="00E11855" w:rsidRPr="00D92F5E" w:rsidRDefault="00E11855" w:rsidP="001909BC">
      <w:pPr>
        <w:spacing w:line="276" w:lineRule="auto"/>
        <w:jc w:val="both"/>
        <w:rPr>
          <w:rFonts w:asciiTheme="minorHAnsi" w:hAnsiTheme="minorHAnsi" w:cs="Arial"/>
          <w:shd w:val="clear" w:color="auto" w:fill="FFFFFF"/>
        </w:rPr>
      </w:pPr>
      <w:r w:rsidRPr="00B53E60">
        <w:rPr>
          <w:rFonts w:asciiTheme="minorHAnsi" w:hAnsiTheme="minorHAnsi" w:cs="Arial"/>
          <w:b/>
          <w:shd w:val="clear" w:color="auto" w:fill="FFFFFF"/>
        </w:rPr>
        <w:t>N</w:t>
      </w:r>
      <w:r w:rsidRPr="00B53E60">
        <w:rPr>
          <w:rFonts w:asciiTheme="minorHAnsi" w:hAnsiTheme="minorHAnsi" w:cs="Arial"/>
          <w:shd w:val="clear" w:color="auto" w:fill="FFFFFF"/>
        </w:rPr>
        <w:t xml:space="preserve"> = 3</w:t>
      </w:r>
      <w:r w:rsidR="00CE42B7" w:rsidRPr="00B53E60">
        <w:rPr>
          <w:rFonts w:asciiTheme="minorHAnsi" w:hAnsiTheme="minorHAnsi" w:cs="Arial"/>
          <w:shd w:val="clear" w:color="auto" w:fill="FFFFFF"/>
        </w:rPr>
        <w:t>,</w:t>
      </w:r>
      <w:r w:rsidR="00B10929" w:rsidRPr="00B53E60">
        <w:rPr>
          <w:rFonts w:asciiTheme="minorHAnsi" w:hAnsiTheme="minorHAnsi" w:cs="Arial"/>
          <w:shd w:val="clear" w:color="auto" w:fill="FFFFFF"/>
        </w:rPr>
        <w:t>04</w:t>
      </w:r>
      <w:r w:rsidRPr="00D92F5E">
        <w:rPr>
          <w:rFonts w:asciiTheme="minorHAnsi" w:hAnsiTheme="minorHAnsi" w:cs="Arial"/>
          <w:shd w:val="clear" w:color="auto" w:fill="FFFFFF"/>
        </w:rPr>
        <w:t xml:space="preserve">    </w:t>
      </w:r>
      <w:r w:rsidRPr="00D92F5E">
        <w:rPr>
          <w:rFonts w:asciiTheme="minorHAnsi" w:hAnsiTheme="minorHAnsi" w:cs="Arial"/>
          <w:shd w:val="clear" w:color="auto" w:fill="FFFFFF"/>
        </w:rPr>
        <w:tab/>
      </w:r>
      <w:r w:rsidRPr="00D92F5E">
        <w:rPr>
          <w:rFonts w:asciiTheme="minorHAnsi" w:hAnsiTheme="minorHAnsi" w:cs="Arial"/>
          <w:shd w:val="clear" w:color="auto" w:fill="FFFFFF"/>
        </w:rPr>
        <w:tab/>
      </w:r>
      <w:r w:rsidRPr="00D92F5E">
        <w:rPr>
          <w:rFonts w:asciiTheme="minorHAnsi" w:hAnsiTheme="minorHAnsi" w:cs="Arial"/>
          <w:shd w:val="clear" w:color="auto" w:fill="FFFFFF"/>
        </w:rPr>
        <w:tab/>
      </w:r>
      <w:r w:rsidR="00CE42B7" w:rsidRPr="00D92F5E">
        <w:rPr>
          <w:rFonts w:asciiTheme="minorHAnsi" w:hAnsiTheme="minorHAnsi" w:cs="Arial"/>
          <w:shd w:val="clear" w:color="auto" w:fill="FFFFFF"/>
        </w:rPr>
        <w:tab/>
      </w:r>
      <w:r w:rsidRPr="00D92F5E">
        <w:rPr>
          <w:rFonts w:asciiTheme="minorHAnsi" w:hAnsiTheme="minorHAnsi" w:cs="Arial"/>
          <w:shd w:val="clear" w:color="auto" w:fill="FFFFFF"/>
        </w:rPr>
        <w:t xml:space="preserve">rapport de réduction : </w:t>
      </w:r>
      <w:r w:rsidRPr="005F46D9">
        <w:rPr>
          <w:rFonts w:asciiTheme="minorHAnsi" w:hAnsiTheme="minorHAnsi" w:cs="Arial"/>
          <w:b/>
          <w:shd w:val="clear" w:color="auto" w:fill="FFFFFF"/>
        </w:rPr>
        <w:t>ω</w:t>
      </w:r>
      <w:r w:rsidRPr="005F46D9">
        <w:rPr>
          <w:rFonts w:asciiTheme="minorHAnsi" w:hAnsiTheme="minorHAnsi" w:cs="Arial"/>
          <w:b/>
          <w:shd w:val="clear" w:color="auto" w:fill="FFFFFF"/>
          <w:vertAlign w:val="subscript"/>
        </w:rPr>
        <w:t>m</w:t>
      </w:r>
      <w:r w:rsidRPr="005F46D9">
        <w:rPr>
          <w:rFonts w:asciiTheme="minorHAnsi" w:hAnsiTheme="minorHAnsi" w:cs="Arial"/>
          <w:shd w:val="clear" w:color="auto" w:fill="FFFFFF"/>
        </w:rPr>
        <w:t>/</w:t>
      </w:r>
      <w:r w:rsidRPr="005F46D9">
        <w:rPr>
          <w:rFonts w:asciiTheme="minorHAnsi" w:hAnsiTheme="minorHAnsi" w:cs="Arial"/>
          <w:b/>
          <w:shd w:val="clear" w:color="auto" w:fill="FFFFFF"/>
        </w:rPr>
        <w:t>ω</w:t>
      </w:r>
      <w:r w:rsidRPr="005F46D9">
        <w:rPr>
          <w:rFonts w:asciiTheme="minorHAnsi" w:hAnsiTheme="minorHAnsi" w:cs="Arial"/>
          <w:b/>
          <w:shd w:val="clear" w:color="auto" w:fill="FFFFFF"/>
          <w:vertAlign w:val="subscript"/>
        </w:rPr>
        <w:t>V</w:t>
      </w:r>
    </w:p>
    <w:p w14:paraId="1648C868" w14:textId="77777777" w:rsidR="00E64F6E" w:rsidRPr="00D92F5E" w:rsidRDefault="00E64F6E" w:rsidP="001909BC">
      <w:pPr>
        <w:spacing w:line="276" w:lineRule="auto"/>
        <w:jc w:val="both"/>
        <w:rPr>
          <w:rFonts w:asciiTheme="minorHAnsi" w:hAnsiTheme="minorHAnsi" w:cs="Arial"/>
          <w:shd w:val="clear" w:color="auto" w:fill="FFFFFF"/>
        </w:rPr>
      </w:pPr>
      <w:proofErr w:type="gramStart"/>
      <w:r w:rsidRPr="005F46D9">
        <w:rPr>
          <w:rFonts w:asciiTheme="minorHAnsi" w:hAnsiTheme="minorHAnsi" w:cs="Arial"/>
          <w:b/>
        </w:rPr>
        <w:t>f</w:t>
      </w:r>
      <w:r w:rsidRPr="005F46D9">
        <w:rPr>
          <w:rFonts w:asciiTheme="minorHAnsi" w:hAnsiTheme="minorHAnsi" w:cs="Arial"/>
          <w:b/>
          <w:vertAlign w:val="subscript"/>
        </w:rPr>
        <w:t>v</w:t>
      </w:r>
      <w:proofErr w:type="gramEnd"/>
      <w:r w:rsidRPr="00D92F5E">
        <w:rPr>
          <w:rFonts w:asciiTheme="minorHAnsi" w:hAnsiTheme="minorHAnsi" w:cs="Arial"/>
        </w:rPr>
        <w:t xml:space="preserve"> = </w:t>
      </w:r>
      <w:r w:rsidR="00716159">
        <w:rPr>
          <w:rFonts w:asciiTheme="minorHAnsi" w:hAnsiTheme="minorHAnsi" w:cs="Arial"/>
          <w:shd w:val="clear" w:color="auto" w:fill="FFFFFF"/>
        </w:rPr>
        <w:t>0,182 Nms/rd</w:t>
      </w:r>
      <w:r w:rsidR="00716159">
        <w:rPr>
          <w:rFonts w:asciiTheme="minorHAnsi" w:hAnsiTheme="minorHAnsi" w:cs="Arial"/>
          <w:shd w:val="clear" w:color="auto" w:fill="FFFFFF"/>
        </w:rPr>
        <w:tab/>
      </w:r>
      <w:r w:rsidR="00716159">
        <w:rPr>
          <w:rFonts w:asciiTheme="minorHAnsi" w:hAnsiTheme="minorHAnsi" w:cs="Arial"/>
          <w:shd w:val="clear" w:color="auto" w:fill="FFFFFF"/>
        </w:rPr>
        <w:tab/>
      </w:r>
      <w:r w:rsidR="00716159">
        <w:rPr>
          <w:rFonts w:asciiTheme="minorHAnsi" w:hAnsiTheme="minorHAnsi" w:cs="Arial"/>
          <w:shd w:val="clear" w:color="auto" w:fill="FFFFFF"/>
        </w:rPr>
        <w:tab/>
        <w:t>c</w:t>
      </w:r>
      <w:r w:rsidRPr="00D92F5E">
        <w:rPr>
          <w:rFonts w:asciiTheme="minorHAnsi" w:hAnsiTheme="minorHAnsi" w:cs="Arial"/>
          <w:shd w:val="clear" w:color="auto" w:fill="FFFFFF"/>
        </w:rPr>
        <w:t>oefficient de frottements fluides du pas de vis</w:t>
      </w:r>
    </w:p>
    <w:p w14:paraId="013CFE60" w14:textId="77777777" w:rsidR="00E64F6E" w:rsidRPr="005F46D9" w:rsidRDefault="00E64F6E" w:rsidP="001909BC">
      <w:pPr>
        <w:spacing w:after="120" w:line="276" w:lineRule="auto"/>
        <w:jc w:val="both"/>
        <w:rPr>
          <w:rFonts w:asciiTheme="minorHAnsi" w:hAnsiTheme="minorHAnsi" w:cs="Arial"/>
          <w:b/>
          <w:u w:val="single"/>
        </w:rPr>
      </w:pPr>
      <w:proofErr w:type="gramStart"/>
      <w:r w:rsidRPr="005F46D9">
        <w:rPr>
          <w:rFonts w:asciiTheme="minorHAnsi" w:hAnsiTheme="minorHAnsi" w:cs="Arial"/>
          <w:b/>
          <w:shd w:val="clear" w:color="auto" w:fill="FFFFFF"/>
        </w:rPr>
        <w:t>f</w:t>
      </w:r>
      <w:r w:rsidRPr="005F46D9">
        <w:rPr>
          <w:rFonts w:asciiTheme="minorHAnsi" w:hAnsiTheme="minorHAnsi" w:cs="Arial"/>
          <w:b/>
          <w:shd w:val="clear" w:color="auto" w:fill="FFFFFF"/>
          <w:vertAlign w:val="subscript"/>
        </w:rPr>
        <w:t>m</w:t>
      </w:r>
      <w:proofErr w:type="gramEnd"/>
      <w:r w:rsidRPr="005F46D9">
        <w:rPr>
          <w:rFonts w:asciiTheme="minorHAnsi" w:hAnsiTheme="minorHAnsi" w:cs="Arial"/>
          <w:shd w:val="clear" w:color="auto" w:fill="FFFFFF"/>
          <w:vertAlign w:val="subscript"/>
        </w:rPr>
        <w:t xml:space="preserve"> </w:t>
      </w:r>
      <w:r w:rsidRPr="005F46D9">
        <w:rPr>
          <w:rFonts w:asciiTheme="minorHAnsi" w:hAnsiTheme="minorHAnsi" w:cs="Arial"/>
          <w:shd w:val="clear" w:color="auto" w:fill="FFFFFF"/>
        </w:rPr>
        <w:t>= </w:t>
      </w:r>
      <w:r w:rsidR="00A236E4" w:rsidRPr="005F46D9">
        <w:rPr>
          <w:rFonts w:asciiTheme="minorHAnsi" w:hAnsiTheme="minorHAnsi" w:cs="Arial"/>
          <w:shd w:val="clear" w:color="auto" w:fill="FFFFFF"/>
        </w:rPr>
        <w:t>0,01 Nms/rd</w:t>
      </w:r>
      <w:r w:rsidR="00A236E4" w:rsidRPr="005F46D9">
        <w:rPr>
          <w:rFonts w:asciiTheme="minorHAnsi" w:hAnsiTheme="minorHAnsi" w:cs="Arial"/>
          <w:shd w:val="clear" w:color="auto" w:fill="FFFFFF"/>
        </w:rPr>
        <w:tab/>
      </w:r>
      <w:r w:rsidR="00A236E4" w:rsidRPr="005F46D9">
        <w:rPr>
          <w:rFonts w:asciiTheme="minorHAnsi" w:hAnsiTheme="minorHAnsi" w:cs="Arial"/>
          <w:shd w:val="clear" w:color="auto" w:fill="FFFFFF"/>
        </w:rPr>
        <w:tab/>
      </w:r>
      <w:r w:rsidR="00716159">
        <w:rPr>
          <w:rFonts w:asciiTheme="minorHAnsi" w:hAnsiTheme="minorHAnsi" w:cs="Arial"/>
          <w:shd w:val="clear" w:color="auto" w:fill="FFFFFF"/>
        </w:rPr>
        <w:tab/>
        <w:t>c</w:t>
      </w:r>
      <w:r w:rsidRPr="005F46D9">
        <w:rPr>
          <w:rFonts w:asciiTheme="minorHAnsi" w:hAnsiTheme="minorHAnsi" w:cs="Arial"/>
          <w:shd w:val="clear" w:color="auto" w:fill="FFFFFF"/>
        </w:rPr>
        <w:t>oefficient de frottements fluides du moteur</w:t>
      </w:r>
    </w:p>
    <w:p w14:paraId="1BF74C05" w14:textId="77777777" w:rsidR="00874EDB" w:rsidRPr="00D92F5E" w:rsidRDefault="00874EDB" w:rsidP="001909BC">
      <w:pPr>
        <w:spacing w:line="276" w:lineRule="auto"/>
        <w:ind w:right="-2"/>
        <w:jc w:val="both"/>
        <w:rPr>
          <w:rFonts w:asciiTheme="minorHAnsi" w:hAnsiTheme="minorHAnsi"/>
          <w:b/>
          <w:u w:val="single"/>
        </w:rPr>
      </w:pPr>
    </w:p>
    <w:p w14:paraId="792C168F" w14:textId="77777777" w:rsidR="00E64F6E" w:rsidRPr="00D92F5E" w:rsidRDefault="00CE42B7" w:rsidP="001909BC">
      <w:pPr>
        <w:spacing w:line="276" w:lineRule="auto"/>
        <w:ind w:left="567" w:right="-2" w:hanging="567"/>
        <w:jc w:val="both"/>
        <w:rPr>
          <w:rFonts w:asciiTheme="minorHAnsi" w:hAnsiTheme="minorHAnsi" w:cs="Arial"/>
        </w:rPr>
      </w:pPr>
      <w:r w:rsidRPr="00D92F5E">
        <w:rPr>
          <w:rFonts w:asciiTheme="minorHAnsi" w:hAnsiTheme="minorHAnsi" w:cs="Arial"/>
          <w:b/>
        </w:rPr>
        <w:t>Q</w:t>
      </w:r>
      <w:r w:rsidR="006F1F35" w:rsidRPr="00D92F5E">
        <w:rPr>
          <w:rFonts w:asciiTheme="minorHAnsi" w:hAnsiTheme="minorHAnsi" w:cs="Arial"/>
          <w:b/>
        </w:rPr>
        <w:t>4</w:t>
      </w:r>
      <w:r w:rsidR="00160F6A">
        <w:rPr>
          <w:rFonts w:asciiTheme="minorHAnsi" w:hAnsiTheme="minorHAnsi" w:cs="Arial"/>
          <w:b/>
        </w:rPr>
        <w:t>3</w:t>
      </w:r>
      <w:r w:rsidRPr="00D92F5E">
        <w:rPr>
          <w:rFonts w:asciiTheme="minorHAnsi" w:hAnsiTheme="minorHAnsi" w:cs="Arial"/>
          <w:b/>
        </w:rPr>
        <w:t>.</w:t>
      </w:r>
      <w:r w:rsidR="00AB6DF9">
        <w:rPr>
          <w:rFonts w:asciiTheme="minorHAnsi" w:hAnsiTheme="minorHAnsi" w:cs="Arial"/>
        </w:rPr>
        <w:tab/>
      </w:r>
      <w:r w:rsidR="00D50F80" w:rsidRPr="00D92F5E">
        <w:rPr>
          <w:rFonts w:asciiTheme="minorHAnsi" w:hAnsiTheme="minorHAnsi" w:cs="Arial"/>
        </w:rPr>
        <w:t>D</w:t>
      </w:r>
      <w:r w:rsidR="00E64F6E" w:rsidRPr="00D92F5E">
        <w:rPr>
          <w:rFonts w:asciiTheme="minorHAnsi" w:hAnsiTheme="minorHAnsi" w:cs="Arial"/>
        </w:rPr>
        <w:t xml:space="preserve">onner </w:t>
      </w:r>
      <w:r w:rsidR="00D50F80" w:rsidRPr="00D92F5E">
        <w:rPr>
          <w:rFonts w:asciiTheme="minorHAnsi" w:hAnsiTheme="minorHAnsi" w:cs="Arial"/>
        </w:rPr>
        <w:t xml:space="preserve">à vitesse constante, </w:t>
      </w:r>
      <w:r w:rsidR="00E64F6E" w:rsidRPr="00D92F5E">
        <w:rPr>
          <w:rFonts w:asciiTheme="minorHAnsi" w:hAnsiTheme="minorHAnsi" w:cs="Arial"/>
        </w:rPr>
        <w:t xml:space="preserve">la relation liant le couple moteur </w:t>
      </w:r>
      <w:r w:rsidR="00E64F6E" w:rsidRPr="00D92F5E">
        <w:rPr>
          <w:rFonts w:asciiTheme="minorHAnsi" w:hAnsiTheme="minorHAnsi" w:cs="Arial"/>
          <w:b/>
        </w:rPr>
        <w:t>C</w:t>
      </w:r>
      <w:r w:rsidR="00E64F6E" w:rsidRPr="00D92F5E">
        <w:rPr>
          <w:rFonts w:asciiTheme="minorHAnsi" w:hAnsiTheme="minorHAnsi" w:cs="Arial"/>
          <w:b/>
          <w:vertAlign w:val="subscript"/>
        </w:rPr>
        <w:t>m</w:t>
      </w:r>
      <w:r w:rsidR="00E64F6E" w:rsidRPr="00D92F5E">
        <w:rPr>
          <w:rFonts w:asciiTheme="minorHAnsi" w:hAnsiTheme="minorHAnsi" w:cs="Arial"/>
          <w:vertAlign w:val="subscript"/>
        </w:rPr>
        <w:t xml:space="preserve"> </w:t>
      </w:r>
      <w:r w:rsidR="00E64F6E" w:rsidRPr="00D92F5E">
        <w:rPr>
          <w:rFonts w:asciiTheme="minorHAnsi" w:hAnsiTheme="minorHAnsi" w:cs="Arial"/>
        </w:rPr>
        <w:t>à l’effort d</w:t>
      </w:r>
      <w:r w:rsidR="000123CF">
        <w:rPr>
          <w:rFonts w:asciiTheme="minorHAnsi" w:hAnsiTheme="minorHAnsi" w:cs="Arial"/>
        </w:rPr>
        <w:t xml:space="preserve">e l’actionneur </w:t>
      </w:r>
      <w:r w:rsidR="00E64F6E" w:rsidRPr="00D92F5E">
        <w:rPr>
          <w:rFonts w:asciiTheme="minorHAnsi" w:hAnsiTheme="minorHAnsi" w:cs="Arial"/>
          <w:b/>
        </w:rPr>
        <w:t>F</w:t>
      </w:r>
      <w:r w:rsidR="00E64F6E" w:rsidRPr="00D92F5E">
        <w:rPr>
          <w:rFonts w:asciiTheme="minorHAnsi" w:hAnsiTheme="minorHAnsi" w:cs="Arial"/>
          <w:b/>
          <w:vertAlign w:val="subscript"/>
        </w:rPr>
        <w:t>V</w:t>
      </w:r>
      <w:r w:rsidR="00E64F6E" w:rsidRPr="00D92F5E">
        <w:rPr>
          <w:rFonts w:asciiTheme="minorHAnsi" w:hAnsiTheme="minorHAnsi" w:cs="Arial"/>
          <w:b/>
        </w:rPr>
        <w:t>.</w:t>
      </w:r>
    </w:p>
    <w:p w14:paraId="2B6A60E0" w14:textId="77777777" w:rsidR="00E64F6E" w:rsidRPr="00D92F5E" w:rsidRDefault="00E64F6E" w:rsidP="001909BC">
      <w:pPr>
        <w:spacing w:line="276" w:lineRule="auto"/>
        <w:ind w:right="-2"/>
        <w:jc w:val="both"/>
        <w:rPr>
          <w:rFonts w:asciiTheme="minorHAnsi" w:hAnsiTheme="minorHAnsi" w:cs="Arial"/>
          <w:u w:val="single"/>
        </w:rPr>
      </w:pPr>
    </w:p>
    <w:p w14:paraId="2B13496B" w14:textId="77777777" w:rsidR="00CE42B7" w:rsidRPr="00D92F5E" w:rsidRDefault="00CE42B7" w:rsidP="001909BC">
      <w:pPr>
        <w:tabs>
          <w:tab w:val="left" w:pos="851"/>
        </w:tabs>
        <w:spacing w:line="276" w:lineRule="auto"/>
        <w:ind w:left="708" w:right="-2" w:hanging="708"/>
        <w:jc w:val="both"/>
        <w:rPr>
          <w:rFonts w:asciiTheme="minorHAnsi" w:hAnsiTheme="minorHAnsi" w:cs="Arial"/>
        </w:rPr>
      </w:pPr>
      <w:r w:rsidRPr="00D92F5E">
        <w:rPr>
          <w:rFonts w:asciiTheme="minorHAnsi" w:hAnsiTheme="minorHAnsi" w:cs="Arial"/>
          <w:b/>
        </w:rPr>
        <w:t>Application numérique</w:t>
      </w:r>
      <w:r w:rsidRPr="00D92F5E">
        <w:rPr>
          <w:rFonts w:asciiTheme="minorHAnsi" w:hAnsiTheme="minorHAnsi" w:cs="Arial"/>
        </w:rPr>
        <w:t xml:space="preserve"> : </w:t>
      </w:r>
      <w:r w:rsidRPr="00D92F5E">
        <w:rPr>
          <w:rFonts w:asciiTheme="minorHAnsi" w:hAnsiTheme="minorHAnsi" w:cs="Arial"/>
        </w:rPr>
        <w:tab/>
      </w:r>
    </w:p>
    <w:p w14:paraId="1DF451C2" w14:textId="0AD25759" w:rsidR="00E64F6E" w:rsidRPr="00D92F5E" w:rsidRDefault="00E64F6E" w:rsidP="001909BC">
      <w:pPr>
        <w:spacing w:line="276" w:lineRule="auto"/>
        <w:ind w:right="-2"/>
        <w:jc w:val="both"/>
        <w:rPr>
          <w:rFonts w:asciiTheme="minorHAnsi" w:hAnsiTheme="minorHAnsi" w:cs="Arial"/>
        </w:rPr>
      </w:pPr>
      <w:r w:rsidRPr="00D92F5E">
        <w:rPr>
          <w:rFonts w:asciiTheme="minorHAnsi" w:hAnsiTheme="minorHAnsi" w:cs="Arial"/>
        </w:rPr>
        <w:t xml:space="preserve">On rappelle qu’au maximum </w:t>
      </w:r>
      <w:r w:rsidRPr="00D92F5E">
        <w:rPr>
          <w:rFonts w:asciiTheme="minorHAnsi" w:hAnsiTheme="minorHAnsi" w:cs="Arial"/>
          <w:b/>
        </w:rPr>
        <w:t>F</w:t>
      </w:r>
      <w:r w:rsidRPr="00D92F5E">
        <w:rPr>
          <w:rFonts w:asciiTheme="minorHAnsi" w:hAnsiTheme="minorHAnsi" w:cs="Arial"/>
          <w:b/>
          <w:vertAlign w:val="subscript"/>
        </w:rPr>
        <w:t>V</w:t>
      </w:r>
      <w:r w:rsidRPr="00D92F5E">
        <w:rPr>
          <w:rFonts w:asciiTheme="minorHAnsi" w:hAnsiTheme="minorHAnsi" w:cs="Arial"/>
        </w:rPr>
        <w:t xml:space="preserve"> = 80</w:t>
      </w:r>
      <w:r w:rsidR="00716159">
        <w:rPr>
          <w:rFonts w:asciiTheme="minorHAnsi" w:hAnsiTheme="minorHAnsi" w:cs="Arial"/>
        </w:rPr>
        <w:t xml:space="preserve"> </w:t>
      </w:r>
      <w:r w:rsidRPr="00D92F5E">
        <w:rPr>
          <w:rFonts w:asciiTheme="minorHAnsi" w:hAnsiTheme="minorHAnsi" w:cs="Arial"/>
        </w:rPr>
        <w:t>kN</w:t>
      </w:r>
      <w:r w:rsidR="00CE42B7" w:rsidRPr="00D92F5E">
        <w:rPr>
          <w:rFonts w:asciiTheme="minorHAnsi" w:hAnsiTheme="minorHAnsi" w:cs="Arial"/>
        </w:rPr>
        <w:t xml:space="preserve">. Calculer </w:t>
      </w:r>
      <w:r w:rsidR="00CE42B7" w:rsidRPr="00D92F5E">
        <w:rPr>
          <w:rFonts w:asciiTheme="minorHAnsi" w:hAnsiTheme="minorHAnsi" w:cs="Arial"/>
          <w:b/>
        </w:rPr>
        <w:t>C</w:t>
      </w:r>
      <w:r w:rsidR="00CE42B7" w:rsidRPr="00D92F5E">
        <w:rPr>
          <w:rFonts w:asciiTheme="minorHAnsi" w:hAnsiTheme="minorHAnsi" w:cs="Arial"/>
          <w:b/>
          <w:vertAlign w:val="subscript"/>
        </w:rPr>
        <w:t>m</w:t>
      </w:r>
      <w:r w:rsidR="00A8350A">
        <w:rPr>
          <w:rFonts w:asciiTheme="minorHAnsi" w:hAnsiTheme="minorHAnsi" w:cs="Arial"/>
        </w:rPr>
        <w:t>.</w:t>
      </w:r>
    </w:p>
    <w:p w14:paraId="40F148AF" w14:textId="77777777" w:rsidR="00E64F6E" w:rsidRPr="00D92F5E" w:rsidRDefault="00E64F6E" w:rsidP="001909BC">
      <w:pPr>
        <w:pStyle w:val="Corpsdetexte"/>
        <w:tabs>
          <w:tab w:val="center" w:pos="4536"/>
        </w:tabs>
        <w:spacing w:line="276" w:lineRule="auto"/>
        <w:rPr>
          <w:rFonts w:asciiTheme="minorHAnsi" w:hAnsiTheme="minorHAnsi"/>
          <w:b/>
          <w:szCs w:val="24"/>
          <w:u w:val="single"/>
        </w:rPr>
      </w:pPr>
    </w:p>
    <w:p w14:paraId="037E26D0" w14:textId="426DA302" w:rsidR="00E64F6E" w:rsidRPr="00AB6DF9" w:rsidRDefault="00CE42B7" w:rsidP="001909BC">
      <w:pPr>
        <w:pStyle w:val="Corpsdetexte"/>
        <w:tabs>
          <w:tab w:val="center" w:pos="4536"/>
        </w:tabs>
        <w:spacing w:after="120" w:line="276" w:lineRule="auto"/>
        <w:ind w:left="567" w:hanging="567"/>
        <w:rPr>
          <w:rFonts w:asciiTheme="minorHAnsi" w:hAnsiTheme="minorHAnsi"/>
          <w:szCs w:val="24"/>
        </w:rPr>
      </w:pPr>
      <w:r w:rsidRPr="00D92F5E">
        <w:rPr>
          <w:rFonts w:asciiTheme="minorHAnsi" w:hAnsiTheme="minorHAnsi"/>
          <w:b/>
          <w:szCs w:val="24"/>
        </w:rPr>
        <w:t>Q</w:t>
      </w:r>
      <w:r w:rsidR="006F1F35" w:rsidRPr="00D92F5E">
        <w:rPr>
          <w:rFonts w:asciiTheme="minorHAnsi" w:hAnsiTheme="minorHAnsi"/>
          <w:b/>
          <w:szCs w:val="24"/>
        </w:rPr>
        <w:t>4</w:t>
      </w:r>
      <w:r w:rsidR="00160F6A">
        <w:rPr>
          <w:rFonts w:asciiTheme="minorHAnsi" w:hAnsiTheme="minorHAnsi"/>
          <w:b/>
          <w:szCs w:val="24"/>
        </w:rPr>
        <w:t>4</w:t>
      </w:r>
      <w:r w:rsidRPr="00D92F5E">
        <w:rPr>
          <w:rFonts w:asciiTheme="minorHAnsi" w:hAnsiTheme="minorHAnsi"/>
          <w:b/>
          <w:szCs w:val="24"/>
        </w:rPr>
        <w:t>.</w:t>
      </w:r>
      <w:r w:rsidR="00AB6DF9">
        <w:rPr>
          <w:rFonts w:asciiTheme="minorHAnsi" w:hAnsiTheme="minorHAnsi"/>
          <w:szCs w:val="24"/>
        </w:rPr>
        <w:tab/>
      </w:r>
      <w:r w:rsidR="00E64F6E" w:rsidRPr="00D92F5E">
        <w:rPr>
          <w:rFonts w:asciiTheme="minorHAnsi" w:hAnsiTheme="minorHAnsi"/>
          <w:szCs w:val="24"/>
        </w:rPr>
        <w:t xml:space="preserve">En déduire </w:t>
      </w:r>
      <w:r w:rsidRPr="00D92F5E">
        <w:rPr>
          <w:rFonts w:asciiTheme="minorHAnsi" w:hAnsiTheme="minorHAnsi"/>
          <w:szCs w:val="24"/>
        </w:rPr>
        <w:t>l’expression puis la valeur du</w:t>
      </w:r>
      <w:r w:rsidR="00E64F6E" w:rsidRPr="00D92F5E">
        <w:rPr>
          <w:rFonts w:asciiTheme="minorHAnsi" w:hAnsiTheme="minorHAnsi"/>
          <w:szCs w:val="24"/>
        </w:rPr>
        <w:t xml:space="preserve"> courant moteur </w:t>
      </w:r>
      <w:r w:rsidR="00E64F6E" w:rsidRPr="00D92F5E">
        <w:rPr>
          <w:rFonts w:asciiTheme="minorHAnsi" w:hAnsiTheme="minorHAnsi"/>
          <w:b/>
          <w:szCs w:val="24"/>
        </w:rPr>
        <w:t>I</w:t>
      </w:r>
      <w:r w:rsidR="00E64F6E" w:rsidRPr="00D92F5E">
        <w:rPr>
          <w:rFonts w:asciiTheme="minorHAnsi" w:hAnsiTheme="minorHAnsi"/>
          <w:b/>
          <w:szCs w:val="24"/>
          <w:vertAlign w:val="subscript"/>
        </w:rPr>
        <w:t>m</w:t>
      </w:r>
      <w:r w:rsidR="00E64F6E" w:rsidRPr="00D92F5E">
        <w:rPr>
          <w:rFonts w:asciiTheme="minorHAnsi" w:hAnsiTheme="minorHAnsi"/>
          <w:szCs w:val="24"/>
        </w:rPr>
        <w:t xml:space="preserve"> maximal</w:t>
      </w:r>
      <w:r w:rsidR="00A8350A">
        <w:rPr>
          <w:rFonts w:asciiTheme="minorHAnsi" w:hAnsiTheme="minorHAnsi"/>
          <w:szCs w:val="24"/>
        </w:rPr>
        <w:t>.</w:t>
      </w:r>
    </w:p>
    <w:p w14:paraId="19A3A6BF" w14:textId="77777777" w:rsidR="00E64F6E" w:rsidRDefault="00E64F6E" w:rsidP="001909BC">
      <w:pPr>
        <w:pStyle w:val="Corpsdetexte"/>
        <w:rPr>
          <w:b/>
          <w:szCs w:val="24"/>
          <w:u w:val="single"/>
        </w:rPr>
      </w:pPr>
    </w:p>
    <w:p w14:paraId="3640B52B" w14:textId="77777777" w:rsidR="00E03F3C" w:rsidRDefault="00E03F3C">
      <w:pPr>
        <w:rPr>
          <w:rFonts w:ascii="Arial" w:hAnsi="Arial" w:cs="Arial"/>
          <w:b/>
          <w:u w:val="single"/>
        </w:rPr>
      </w:pPr>
      <w:r>
        <w:rPr>
          <w:b/>
          <w:u w:val="single"/>
        </w:rPr>
        <w:br w:type="page"/>
      </w:r>
    </w:p>
    <w:p w14:paraId="6B730CE8" w14:textId="77777777" w:rsidR="00D15B33" w:rsidRPr="001909BC" w:rsidRDefault="00E64F6E" w:rsidP="001909BC">
      <w:pPr>
        <w:pStyle w:val="Corpsdetexte"/>
        <w:spacing w:line="276" w:lineRule="auto"/>
        <w:rPr>
          <w:rFonts w:asciiTheme="minorHAnsi" w:hAnsiTheme="minorHAnsi"/>
          <w:szCs w:val="24"/>
        </w:rPr>
      </w:pPr>
      <w:r w:rsidRPr="001909BC">
        <w:rPr>
          <w:rFonts w:asciiTheme="minorHAnsi" w:hAnsiTheme="minorHAnsi"/>
          <w:szCs w:val="24"/>
        </w:rPr>
        <w:lastRenderedPageBreak/>
        <w:t>Frottements pris en compte :</w:t>
      </w:r>
    </w:p>
    <w:p w14:paraId="37C31BC4" w14:textId="0936A52B" w:rsidR="00D15B33" w:rsidRPr="001909BC" w:rsidRDefault="00E64F6E" w:rsidP="001909BC">
      <w:pPr>
        <w:pStyle w:val="Corpsdetexte"/>
        <w:spacing w:line="276" w:lineRule="auto"/>
        <w:ind w:left="2124" w:firstLine="708"/>
        <w:rPr>
          <w:rFonts w:asciiTheme="minorHAnsi" w:hAnsiTheme="minorHAnsi"/>
          <w:szCs w:val="24"/>
        </w:rPr>
      </w:pPr>
      <w:r w:rsidRPr="001909BC">
        <w:rPr>
          <w:rFonts w:asciiTheme="minorHAnsi" w:hAnsiTheme="minorHAnsi"/>
          <w:szCs w:val="24"/>
        </w:rPr>
        <w:t xml:space="preserve">Sur le moteur </w:t>
      </w:r>
      <w:r w:rsidR="00D15B33" w:rsidRPr="001909BC">
        <w:rPr>
          <w:rFonts w:asciiTheme="minorHAnsi" w:hAnsiTheme="minorHAnsi"/>
          <w:szCs w:val="24"/>
        </w:rPr>
        <w:tab/>
      </w:r>
      <w:r w:rsidR="001909BC">
        <w:rPr>
          <w:rFonts w:asciiTheme="minorHAnsi" w:hAnsiTheme="minorHAnsi"/>
          <w:szCs w:val="24"/>
        </w:rPr>
        <w:tab/>
      </w:r>
      <w:r w:rsidRPr="001909BC">
        <w:rPr>
          <w:rFonts w:asciiTheme="minorHAnsi" w:hAnsiTheme="minorHAnsi"/>
          <w:b/>
          <w:szCs w:val="24"/>
        </w:rPr>
        <w:t>f</w:t>
      </w:r>
      <w:r w:rsidRPr="001909BC">
        <w:rPr>
          <w:rFonts w:asciiTheme="minorHAnsi" w:hAnsiTheme="minorHAnsi"/>
          <w:b/>
          <w:szCs w:val="24"/>
          <w:vertAlign w:val="subscript"/>
        </w:rPr>
        <w:t>m</w:t>
      </w:r>
      <w:r w:rsidR="00A8350A">
        <w:rPr>
          <w:rFonts w:asciiTheme="minorHAnsi" w:hAnsiTheme="minorHAnsi"/>
          <w:szCs w:val="24"/>
        </w:rPr>
        <w:t xml:space="preserve"> </w:t>
      </w:r>
      <m:oMath>
        <m:r>
          <w:rPr>
            <w:rFonts w:ascii="Cambria Math" w:hAnsi="Cambria Math"/>
            <w:szCs w:val="24"/>
          </w:rPr>
          <m:t>∙</m:t>
        </m:r>
      </m:oMath>
      <w:r w:rsidRPr="001909BC">
        <w:rPr>
          <w:rFonts w:asciiTheme="minorHAnsi" w:hAnsiTheme="minorHAnsi"/>
          <w:szCs w:val="24"/>
        </w:rPr>
        <w:t xml:space="preserve"> </w:t>
      </w:r>
      <w:r w:rsidRPr="001909BC">
        <w:rPr>
          <w:rFonts w:asciiTheme="minorHAnsi" w:hAnsiTheme="minorHAnsi"/>
          <w:b/>
          <w:szCs w:val="24"/>
        </w:rPr>
        <w:t>ω</w:t>
      </w:r>
      <w:r w:rsidRPr="001909BC">
        <w:rPr>
          <w:rFonts w:asciiTheme="minorHAnsi" w:hAnsiTheme="minorHAnsi"/>
          <w:b/>
          <w:szCs w:val="24"/>
          <w:vertAlign w:val="subscript"/>
        </w:rPr>
        <w:t>m</w:t>
      </w:r>
      <w:r w:rsidRPr="001909BC">
        <w:rPr>
          <w:rFonts w:asciiTheme="minorHAnsi" w:hAnsiTheme="minorHAnsi"/>
          <w:szCs w:val="24"/>
        </w:rPr>
        <w:t xml:space="preserve"> </w:t>
      </w:r>
    </w:p>
    <w:p w14:paraId="530CEEDE" w14:textId="7ABFCE54" w:rsidR="00E64F6E" w:rsidRPr="001909BC" w:rsidRDefault="00E64F6E" w:rsidP="001909BC">
      <w:pPr>
        <w:pStyle w:val="Corpsdetexte"/>
        <w:spacing w:line="276" w:lineRule="auto"/>
        <w:ind w:left="2124" w:firstLine="708"/>
        <w:rPr>
          <w:rFonts w:asciiTheme="minorHAnsi" w:hAnsiTheme="minorHAnsi"/>
          <w:szCs w:val="24"/>
        </w:rPr>
      </w:pPr>
      <w:r w:rsidRPr="001909BC">
        <w:rPr>
          <w:rFonts w:asciiTheme="minorHAnsi" w:hAnsiTheme="minorHAnsi"/>
          <w:szCs w:val="24"/>
        </w:rPr>
        <w:t xml:space="preserve">Sur la vis </w:t>
      </w:r>
      <w:r w:rsidR="00D15B33" w:rsidRPr="001909BC">
        <w:rPr>
          <w:rFonts w:asciiTheme="minorHAnsi" w:hAnsiTheme="minorHAnsi"/>
          <w:szCs w:val="24"/>
        </w:rPr>
        <w:tab/>
      </w:r>
      <w:r w:rsidR="00D15B33" w:rsidRPr="001909BC">
        <w:rPr>
          <w:rFonts w:asciiTheme="minorHAnsi" w:hAnsiTheme="minorHAnsi"/>
          <w:szCs w:val="24"/>
        </w:rPr>
        <w:tab/>
      </w:r>
      <w:r w:rsidRPr="001909BC">
        <w:rPr>
          <w:rFonts w:asciiTheme="minorHAnsi" w:hAnsiTheme="minorHAnsi"/>
          <w:b/>
          <w:szCs w:val="24"/>
        </w:rPr>
        <w:t>f</w:t>
      </w:r>
      <w:r w:rsidRPr="001909BC">
        <w:rPr>
          <w:rFonts w:asciiTheme="minorHAnsi" w:hAnsiTheme="minorHAnsi"/>
          <w:b/>
          <w:szCs w:val="24"/>
          <w:vertAlign w:val="subscript"/>
        </w:rPr>
        <w:t>v</w:t>
      </w:r>
      <w:r w:rsidR="00A8350A">
        <w:rPr>
          <w:rFonts w:asciiTheme="minorHAnsi" w:hAnsiTheme="minorHAnsi"/>
          <w:szCs w:val="24"/>
        </w:rPr>
        <w:t xml:space="preserve"> </w:t>
      </w:r>
      <m:oMath>
        <m:r>
          <w:rPr>
            <w:rFonts w:ascii="Cambria Math" w:hAnsi="Cambria Math"/>
            <w:szCs w:val="24"/>
          </w:rPr>
          <m:t>∙</m:t>
        </m:r>
      </m:oMath>
      <w:r w:rsidRPr="001909BC">
        <w:rPr>
          <w:rFonts w:asciiTheme="minorHAnsi" w:hAnsiTheme="minorHAnsi"/>
          <w:szCs w:val="24"/>
        </w:rPr>
        <w:t xml:space="preserve"> </w:t>
      </w:r>
      <w:r w:rsidRPr="001909BC">
        <w:rPr>
          <w:rFonts w:asciiTheme="minorHAnsi" w:hAnsiTheme="minorHAnsi"/>
          <w:b/>
          <w:szCs w:val="24"/>
        </w:rPr>
        <w:t>ω</w:t>
      </w:r>
      <w:r w:rsidRPr="001909BC">
        <w:rPr>
          <w:rFonts w:asciiTheme="minorHAnsi" w:hAnsiTheme="minorHAnsi"/>
          <w:b/>
          <w:szCs w:val="24"/>
          <w:vertAlign w:val="subscript"/>
        </w:rPr>
        <w:t>v</w:t>
      </w:r>
    </w:p>
    <w:p w14:paraId="32348B1F" w14:textId="2CB9009F" w:rsidR="00337503" w:rsidRPr="001909BC" w:rsidRDefault="00E64F6E" w:rsidP="001909BC">
      <w:pPr>
        <w:pStyle w:val="Corpsdetexte"/>
        <w:spacing w:line="276" w:lineRule="auto"/>
        <w:rPr>
          <w:rFonts w:asciiTheme="minorHAnsi" w:hAnsiTheme="minorHAnsi"/>
          <w:szCs w:val="24"/>
        </w:rPr>
      </w:pPr>
      <w:r w:rsidRPr="001909BC">
        <w:rPr>
          <w:rFonts w:asciiTheme="minorHAnsi" w:hAnsiTheme="minorHAnsi"/>
          <w:szCs w:val="24"/>
        </w:rPr>
        <w:t xml:space="preserve">Ramenés sur l’arbre moteur : </w:t>
      </w:r>
      <w:r w:rsidRPr="001909BC">
        <w:rPr>
          <w:rFonts w:asciiTheme="minorHAnsi" w:hAnsiTheme="minorHAnsi"/>
          <w:szCs w:val="24"/>
        </w:rPr>
        <w:tab/>
      </w:r>
      <w:r w:rsidR="00337503" w:rsidRPr="001909BC">
        <w:rPr>
          <w:rFonts w:asciiTheme="minorHAnsi" w:hAnsiTheme="minorHAnsi"/>
          <w:szCs w:val="24"/>
        </w:rPr>
        <w:tab/>
      </w:r>
      <w:r w:rsidR="00337503" w:rsidRPr="001909BC">
        <w:rPr>
          <w:rFonts w:asciiTheme="minorHAnsi" w:hAnsiTheme="minorHAnsi"/>
          <w:szCs w:val="24"/>
        </w:rPr>
        <w:tab/>
      </w:r>
      <w:r w:rsidRPr="001909BC">
        <w:rPr>
          <w:rFonts w:asciiTheme="minorHAnsi" w:hAnsiTheme="minorHAnsi"/>
          <w:b/>
          <w:szCs w:val="24"/>
        </w:rPr>
        <w:t>C</w:t>
      </w:r>
      <w:r w:rsidRPr="001909BC">
        <w:rPr>
          <w:rFonts w:asciiTheme="minorHAnsi" w:hAnsiTheme="minorHAnsi"/>
          <w:b/>
          <w:szCs w:val="24"/>
          <w:vertAlign w:val="subscript"/>
        </w:rPr>
        <w:t>frott</w:t>
      </w:r>
      <w:r w:rsidRPr="001909BC">
        <w:rPr>
          <w:rFonts w:asciiTheme="minorHAnsi" w:hAnsiTheme="minorHAnsi"/>
          <w:szCs w:val="24"/>
        </w:rPr>
        <w:t xml:space="preserve"> = </w:t>
      </w:r>
      <w:r w:rsidRPr="001909BC">
        <w:rPr>
          <w:rFonts w:asciiTheme="minorHAnsi" w:hAnsiTheme="minorHAnsi"/>
          <w:b/>
          <w:szCs w:val="24"/>
        </w:rPr>
        <w:t>f</w:t>
      </w:r>
      <w:r w:rsidRPr="001909BC">
        <w:rPr>
          <w:rFonts w:asciiTheme="minorHAnsi" w:hAnsiTheme="minorHAnsi"/>
          <w:b/>
          <w:szCs w:val="24"/>
          <w:vertAlign w:val="subscript"/>
        </w:rPr>
        <w:t>t</w:t>
      </w:r>
      <w:r w:rsidR="00A8350A">
        <w:rPr>
          <w:rFonts w:asciiTheme="minorHAnsi" w:hAnsiTheme="minorHAnsi"/>
          <w:szCs w:val="24"/>
        </w:rPr>
        <w:t xml:space="preserve"> </w:t>
      </w:r>
      <m:oMath>
        <m:r>
          <w:rPr>
            <w:rFonts w:ascii="Cambria Math" w:hAnsi="Cambria Math"/>
            <w:szCs w:val="24"/>
          </w:rPr>
          <m:t>∙</m:t>
        </m:r>
      </m:oMath>
      <w:r w:rsidRPr="001909BC">
        <w:rPr>
          <w:rFonts w:asciiTheme="minorHAnsi" w:hAnsiTheme="minorHAnsi"/>
          <w:szCs w:val="24"/>
        </w:rPr>
        <w:t xml:space="preserve"> </w:t>
      </w:r>
      <w:r w:rsidR="001909BC" w:rsidRPr="001909BC">
        <w:rPr>
          <w:rFonts w:asciiTheme="minorHAnsi" w:hAnsiTheme="minorHAnsi"/>
          <w:b/>
          <w:szCs w:val="24"/>
        </w:rPr>
        <w:t>ω</w:t>
      </w:r>
      <w:r w:rsidRPr="001909BC">
        <w:rPr>
          <w:rFonts w:asciiTheme="minorHAnsi" w:hAnsiTheme="minorHAnsi"/>
          <w:b/>
          <w:szCs w:val="24"/>
          <w:vertAlign w:val="subscript"/>
        </w:rPr>
        <w:t>m</w:t>
      </w:r>
    </w:p>
    <w:p w14:paraId="24CA0140" w14:textId="77777777" w:rsidR="00E64F6E" w:rsidRPr="001909BC" w:rsidRDefault="00337503" w:rsidP="001909BC">
      <w:pPr>
        <w:pStyle w:val="Corpsdetexte"/>
        <w:spacing w:after="120" w:line="276" w:lineRule="auto"/>
        <w:ind w:left="567" w:hanging="567"/>
        <w:rPr>
          <w:rFonts w:asciiTheme="minorHAnsi" w:hAnsiTheme="minorHAnsi"/>
          <w:b/>
        </w:rPr>
      </w:pPr>
      <w:r w:rsidRPr="001909BC">
        <w:rPr>
          <w:rFonts w:asciiTheme="minorHAnsi" w:hAnsiTheme="minorHAnsi"/>
          <w:b/>
          <w:szCs w:val="24"/>
        </w:rPr>
        <w:t>Q</w:t>
      </w:r>
      <w:r w:rsidR="006F1F35" w:rsidRPr="001909BC">
        <w:rPr>
          <w:rFonts w:asciiTheme="minorHAnsi" w:hAnsiTheme="minorHAnsi"/>
          <w:b/>
          <w:szCs w:val="24"/>
        </w:rPr>
        <w:t>4</w:t>
      </w:r>
      <w:r w:rsidR="00160F6A">
        <w:rPr>
          <w:rFonts w:asciiTheme="minorHAnsi" w:hAnsiTheme="minorHAnsi"/>
          <w:b/>
          <w:szCs w:val="24"/>
        </w:rPr>
        <w:t>5</w:t>
      </w:r>
      <w:r w:rsidRPr="001909BC">
        <w:rPr>
          <w:rFonts w:asciiTheme="minorHAnsi" w:hAnsiTheme="minorHAnsi"/>
          <w:b/>
          <w:szCs w:val="24"/>
        </w:rPr>
        <w:t>.</w:t>
      </w:r>
      <w:r w:rsidR="001909BC">
        <w:rPr>
          <w:rFonts w:asciiTheme="minorHAnsi" w:hAnsiTheme="minorHAnsi"/>
          <w:b/>
          <w:szCs w:val="24"/>
        </w:rPr>
        <w:tab/>
      </w:r>
      <w:r w:rsidR="00E64F6E" w:rsidRPr="001909BC">
        <w:rPr>
          <w:rFonts w:asciiTheme="minorHAnsi" w:hAnsiTheme="minorHAnsi"/>
          <w:szCs w:val="24"/>
        </w:rPr>
        <w:t>Calculer le coefficient d</w:t>
      </w:r>
      <w:r w:rsidR="00E64F6E" w:rsidRPr="001909BC">
        <w:rPr>
          <w:rFonts w:asciiTheme="minorHAnsi" w:hAnsiTheme="minorHAnsi"/>
        </w:rPr>
        <w:t xml:space="preserve">e frottement global ramené sur l’arbre moteur </w:t>
      </w:r>
      <w:r w:rsidR="00E64F6E" w:rsidRPr="001909BC">
        <w:rPr>
          <w:rFonts w:asciiTheme="minorHAnsi" w:hAnsiTheme="minorHAnsi"/>
          <w:b/>
        </w:rPr>
        <w:t>f</w:t>
      </w:r>
      <w:r w:rsidR="00E64F6E" w:rsidRPr="001909BC">
        <w:rPr>
          <w:rFonts w:asciiTheme="minorHAnsi" w:hAnsiTheme="minorHAnsi"/>
          <w:b/>
          <w:vertAlign w:val="subscript"/>
        </w:rPr>
        <w:t>t</w:t>
      </w:r>
      <w:r w:rsidR="00E64F6E" w:rsidRPr="001909BC">
        <w:rPr>
          <w:rFonts w:asciiTheme="minorHAnsi" w:hAnsiTheme="minorHAnsi"/>
        </w:rPr>
        <w:t>.</w:t>
      </w:r>
    </w:p>
    <w:p w14:paraId="749EB7AF" w14:textId="77777777" w:rsidR="00E64F6E" w:rsidRPr="001909BC" w:rsidRDefault="00E64F6E" w:rsidP="001909BC">
      <w:pPr>
        <w:pStyle w:val="Corpsdetexte"/>
        <w:spacing w:line="276" w:lineRule="auto"/>
        <w:rPr>
          <w:rFonts w:asciiTheme="minorHAnsi" w:hAnsiTheme="minorHAnsi"/>
          <w:b/>
        </w:rPr>
      </w:pPr>
    </w:p>
    <w:p w14:paraId="07F9A0B3" w14:textId="77777777" w:rsidR="00E64F6E" w:rsidRPr="001909BC" w:rsidRDefault="00337503" w:rsidP="001909BC">
      <w:pPr>
        <w:pStyle w:val="Corpsdetexte"/>
        <w:spacing w:line="276" w:lineRule="auto"/>
        <w:rPr>
          <w:rFonts w:asciiTheme="minorHAnsi" w:hAnsiTheme="minorHAnsi"/>
        </w:rPr>
      </w:pPr>
      <w:r w:rsidRPr="001909BC">
        <w:rPr>
          <w:rFonts w:asciiTheme="minorHAnsi" w:hAnsiTheme="minorHAnsi"/>
        </w:rPr>
        <w:t>On cherche dans la partie suivante à caractériser le fonctionnement du moteur à courant continu MCC dans les diff</w:t>
      </w:r>
      <w:r w:rsidR="000123CF">
        <w:rPr>
          <w:rFonts w:asciiTheme="minorHAnsi" w:hAnsiTheme="minorHAnsi"/>
        </w:rPr>
        <w:t>érents domaines d’utilisation de l’actionneur</w:t>
      </w:r>
      <w:r w:rsidRPr="001909BC">
        <w:rPr>
          <w:rFonts w:asciiTheme="minorHAnsi" w:hAnsiTheme="minorHAnsi"/>
        </w:rPr>
        <w:t>.</w:t>
      </w:r>
    </w:p>
    <w:p w14:paraId="0E96AAB4" w14:textId="77777777" w:rsidR="00E64F6E" w:rsidRPr="001909BC" w:rsidRDefault="00337503" w:rsidP="001909BC">
      <w:pPr>
        <w:spacing w:after="120" w:line="276" w:lineRule="auto"/>
        <w:ind w:left="567" w:hanging="567"/>
        <w:jc w:val="both"/>
        <w:rPr>
          <w:rFonts w:asciiTheme="minorHAnsi" w:hAnsiTheme="minorHAnsi" w:cs="Arial"/>
          <w:b/>
          <w:szCs w:val="22"/>
        </w:rPr>
      </w:pPr>
      <w:r w:rsidRPr="001909BC">
        <w:rPr>
          <w:rFonts w:asciiTheme="minorHAnsi" w:hAnsiTheme="minorHAnsi" w:cs="Arial"/>
          <w:b/>
          <w:szCs w:val="22"/>
        </w:rPr>
        <w:t>Q</w:t>
      </w:r>
      <w:r w:rsidR="006F1F35" w:rsidRPr="001909BC">
        <w:rPr>
          <w:rFonts w:asciiTheme="minorHAnsi" w:hAnsiTheme="minorHAnsi" w:cs="Arial"/>
          <w:b/>
          <w:szCs w:val="22"/>
        </w:rPr>
        <w:t>4</w:t>
      </w:r>
      <w:r w:rsidR="00160F6A">
        <w:rPr>
          <w:rFonts w:asciiTheme="minorHAnsi" w:hAnsiTheme="minorHAnsi" w:cs="Arial"/>
          <w:b/>
          <w:szCs w:val="22"/>
        </w:rPr>
        <w:t>6</w:t>
      </w:r>
      <w:r w:rsidR="001909BC" w:rsidRPr="001909BC">
        <w:rPr>
          <w:rFonts w:asciiTheme="minorHAnsi" w:hAnsiTheme="minorHAnsi" w:cs="Arial"/>
          <w:b/>
          <w:szCs w:val="22"/>
        </w:rPr>
        <w:t>.</w:t>
      </w:r>
      <w:r w:rsidR="001909BC">
        <w:rPr>
          <w:rFonts w:asciiTheme="minorHAnsi" w:hAnsiTheme="minorHAnsi" w:cs="Arial"/>
          <w:b/>
          <w:szCs w:val="22"/>
        </w:rPr>
        <w:tab/>
      </w:r>
      <w:r w:rsidR="00BE7290">
        <w:rPr>
          <w:rFonts w:asciiTheme="minorHAnsi" w:hAnsiTheme="minorHAnsi" w:cs="Arial"/>
          <w:szCs w:val="22"/>
        </w:rPr>
        <w:t>É</w:t>
      </w:r>
      <w:r w:rsidR="00E64F6E" w:rsidRPr="001909BC">
        <w:rPr>
          <w:rFonts w:asciiTheme="minorHAnsi" w:hAnsiTheme="minorHAnsi" w:cs="Arial"/>
          <w:szCs w:val="22"/>
        </w:rPr>
        <w:t xml:space="preserve">crire les 4 équations </w:t>
      </w:r>
      <w:r w:rsidR="005F46D9">
        <w:rPr>
          <w:rFonts w:asciiTheme="minorHAnsi" w:hAnsiTheme="minorHAnsi" w:cs="Arial"/>
          <w:szCs w:val="22"/>
        </w:rPr>
        <w:t xml:space="preserve">liant </w:t>
      </w:r>
      <w:r w:rsidR="005F46D9" w:rsidRPr="005F46D9">
        <w:rPr>
          <w:rFonts w:asciiTheme="minorHAnsi" w:hAnsiTheme="minorHAnsi" w:cs="Arial"/>
          <w:b/>
          <w:szCs w:val="22"/>
        </w:rPr>
        <w:t>U</w:t>
      </w:r>
      <w:r w:rsidR="005F46D9" w:rsidRPr="005F46D9">
        <w:rPr>
          <w:rFonts w:asciiTheme="minorHAnsi" w:hAnsiTheme="minorHAnsi" w:cs="Arial"/>
          <w:b/>
          <w:szCs w:val="22"/>
          <w:vertAlign w:val="subscript"/>
        </w:rPr>
        <w:t>m</w:t>
      </w:r>
      <w:r w:rsidR="005F46D9">
        <w:rPr>
          <w:rFonts w:asciiTheme="minorHAnsi" w:hAnsiTheme="minorHAnsi" w:cs="Arial"/>
          <w:szCs w:val="22"/>
        </w:rPr>
        <w:t xml:space="preserve">, </w:t>
      </w:r>
      <w:r w:rsidR="005F46D9" w:rsidRPr="005F46D9">
        <w:rPr>
          <w:rFonts w:asciiTheme="minorHAnsi" w:hAnsiTheme="minorHAnsi" w:cs="Arial"/>
          <w:b/>
          <w:szCs w:val="22"/>
        </w:rPr>
        <w:t>I</w:t>
      </w:r>
      <w:r w:rsidR="005F46D9" w:rsidRPr="005F46D9">
        <w:rPr>
          <w:rFonts w:asciiTheme="minorHAnsi" w:hAnsiTheme="minorHAnsi" w:cs="Arial"/>
          <w:b/>
          <w:szCs w:val="22"/>
          <w:vertAlign w:val="subscript"/>
        </w:rPr>
        <w:t>m</w:t>
      </w:r>
      <w:r w:rsidR="005F46D9">
        <w:rPr>
          <w:rFonts w:asciiTheme="minorHAnsi" w:hAnsiTheme="minorHAnsi" w:cs="Arial"/>
          <w:szCs w:val="22"/>
        </w:rPr>
        <w:t xml:space="preserve">, </w:t>
      </w:r>
      <w:r w:rsidR="005F46D9" w:rsidRPr="005F46D9">
        <w:rPr>
          <w:rFonts w:asciiTheme="minorHAnsi" w:hAnsiTheme="minorHAnsi" w:cs="Arial"/>
          <w:b/>
          <w:szCs w:val="22"/>
        </w:rPr>
        <w:t>E</w:t>
      </w:r>
      <w:r w:rsidR="005F46D9">
        <w:rPr>
          <w:rFonts w:asciiTheme="minorHAnsi" w:hAnsiTheme="minorHAnsi" w:cs="Arial"/>
          <w:szCs w:val="22"/>
        </w:rPr>
        <w:t xml:space="preserve">, </w:t>
      </w:r>
      <w:r w:rsidR="005F46D9">
        <w:rPr>
          <w:rFonts w:asciiTheme="minorHAnsi" w:hAnsiTheme="minorHAnsi" w:cs="Arial"/>
          <w:b/>
          <w:szCs w:val="22"/>
        </w:rPr>
        <w:t>ω</w:t>
      </w:r>
      <w:r w:rsidR="005F46D9">
        <w:rPr>
          <w:rFonts w:asciiTheme="minorHAnsi" w:hAnsiTheme="minorHAnsi" w:cs="Arial"/>
          <w:szCs w:val="22"/>
        </w:rPr>
        <w:t xml:space="preserve"> et </w:t>
      </w:r>
      <w:r w:rsidR="005F46D9" w:rsidRPr="005F46D9">
        <w:rPr>
          <w:rFonts w:asciiTheme="minorHAnsi" w:hAnsiTheme="minorHAnsi" w:cs="Arial"/>
          <w:b/>
          <w:szCs w:val="22"/>
        </w:rPr>
        <w:t>C</w:t>
      </w:r>
      <w:r w:rsidR="005F46D9" w:rsidRPr="005F46D9">
        <w:rPr>
          <w:rFonts w:asciiTheme="minorHAnsi" w:hAnsiTheme="minorHAnsi" w:cs="Arial"/>
          <w:b/>
          <w:szCs w:val="22"/>
          <w:vertAlign w:val="subscript"/>
        </w:rPr>
        <w:t>m</w:t>
      </w:r>
      <w:r w:rsidR="005F46D9">
        <w:rPr>
          <w:rFonts w:asciiTheme="minorHAnsi" w:hAnsiTheme="minorHAnsi" w:cs="Arial"/>
          <w:szCs w:val="22"/>
        </w:rPr>
        <w:t xml:space="preserve"> </w:t>
      </w:r>
      <w:r w:rsidR="00E64F6E" w:rsidRPr="001909BC">
        <w:rPr>
          <w:rFonts w:asciiTheme="minorHAnsi" w:hAnsiTheme="minorHAnsi" w:cs="Arial"/>
          <w:szCs w:val="22"/>
        </w:rPr>
        <w:t>qui caractérisent le fonctionnement de la machine à courant continu (en convention récepteur).</w:t>
      </w:r>
      <w:r w:rsidR="00FF60CD">
        <w:rPr>
          <w:rFonts w:asciiTheme="minorHAnsi" w:hAnsiTheme="minorHAnsi" w:cs="Arial"/>
          <w:szCs w:val="22"/>
        </w:rPr>
        <w:t xml:space="preserve"> On rappelle que l’inductance d’induit est négligeable.</w:t>
      </w:r>
    </w:p>
    <w:p w14:paraId="451F6D4B" w14:textId="77777777" w:rsidR="00571FCB" w:rsidRPr="001909BC" w:rsidRDefault="00571FCB" w:rsidP="001909BC">
      <w:pPr>
        <w:pStyle w:val="Corpsdetexte"/>
        <w:spacing w:line="276" w:lineRule="auto"/>
        <w:rPr>
          <w:rFonts w:asciiTheme="minorHAnsi" w:hAnsiTheme="minorHAnsi"/>
        </w:rPr>
      </w:pPr>
      <w:r w:rsidRPr="001909BC">
        <w:rPr>
          <w:rFonts w:asciiTheme="minorHAnsi" w:hAnsiTheme="minorHAnsi"/>
        </w:rPr>
        <w:t xml:space="preserve">On prendra pour la suite une résistance d’induit du moteur </w:t>
      </w:r>
      <w:r w:rsidRPr="001909BC">
        <w:rPr>
          <w:rFonts w:asciiTheme="minorHAnsi" w:hAnsiTheme="minorHAnsi"/>
          <w:b/>
        </w:rPr>
        <w:t>R</w:t>
      </w:r>
      <w:r w:rsidRPr="001909BC">
        <w:rPr>
          <w:rFonts w:asciiTheme="minorHAnsi" w:hAnsiTheme="minorHAnsi"/>
        </w:rPr>
        <w:t>=0,8 Ω.</w:t>
      </w:r>
    </w:p>
    <w:p w14:paraId="61B0AF09" w14:textId="77777777" w:rsidR="00E64F6E" w:rsidRPr="001909BC" w:rsidRDefault="00571FCB" w:rsidP="001909BC">
      <w:pPr>
        <w:pStyle w:val="Corpsdetexte"/>
        <w:spacing w:after="120" w:line="276" w:lineRule="auto"/>
        <w:ind w:left="567" w:hanging="567"/>
        <w:rPr>
          <w:rFonts w:asciiTheme="minorHAnsi" w:hAnsiTheme="minorHAnsi"/>
        </w:rPr>
      </w:pPr>
      <w:r w:rsidRPr="001909BC">
        <w:rPr>
          <w:rFonts w:asciiTheme="minorHAnsi" w:hAnsiTheme="minorHAnsi"/>
          <w:b/>
        </w:rPr>
        <w:t>Q4</w:t>
      </w:r>
      <w:r w:rsidR="00160F6A">
        <w:rPr>
          <w:rFonts w:asciiTheme="minorHAnsi" w:hAnsiTheme="minorHAnsi"/>
          <w:b/>
        </w:rPr>
        <w:t>7</w:t>
      </w:r>
      <w:r w:rsidR="001909BC" w:rsidRPr="001909BC">
        <w:rPr>
          <w:rFonts w:asciiTheme="minorHAnsi" w:hAnsiTheme="minorHAnsi"/>
          <w:b/>
        </w:rPr>
        <w:t>.</w:t>
      </w:r>
      <w:r w:rsidR="001909BC">
        <w:rPr>
          <w:rFonts w:asciiTheme="minorHAnsi" w:hAnsiTheme="minorHAnsi"/>
        </w:rPr>
        <w:tab/>
      </w:r>
      <w:r w:rsidR="00E64F6E" w:rsidRPr="001909BC">
        <w:rPr>
          <w:rFonts w:asciiTheme="minorHAnsi" w:hAnsiTheme="minorHAnsi"/>
        </w:rPr>
        <w:t>Calcul</w:t>
      </w:r>
      <w:r w:rsidR="0092695B">
        <w:rPr>
          <w:rFonts w:asciiTheme="minorHAnsi" w:hAnsiTheme="minorHAnsi"/>
        </w:rPr>
        <w:t>er la tension maximale (l’actionneur</w:t>
      </w:r>
      <w:r w:rsidR="00E64F6E" w:rsidRPr="001909BC">
        <w:rPr>
          <w:rFonts w:asciiTheme="minorHAnsi" w:hAnsiTheme="minorHAnsi"/>
        </w:rPr>
        <w:t xml:space="preserve"> pousse </w:t>
      </w:r>
      <w:r w:rsidRPr="001909BC">
        <w:rPr>
          <w:rFonts w:asciiTheme="minorHAnsi" w:hAnsiTheme="minorHAnsi"/>
        </w:rPr>
        <w:t xml:space="preserve">alors </w:t>
      </w:r>
      <w:r w:rsidR="00E64F6E" w:rsidRPr="001909BC">
        <w:rPr>
          <w:rFonts w:asciiTheme="minorHAnsi" w:hAnsiTheme="minorHAnsi"/>
        </w:rPr>
        <w:t>la caisse en hauteur</w:t>
      </w:r>
      <w:r w:rsidRPr="001909BC">
        <w:rPr>
          <w:rFonts w:asciiTheme="minorHAnsi" w:hAnsiTheme="minorHAnsi"/>
        </w:rPr>
        <w:t>, à la vitesse maximale de 0,1</w:t>
      </w:r>
      <w:r w:rsidR="00B10929">
        <w:rPr>
          <w:rFonts w:asciiTheme="minorHAnsi" w:hAnsiTheme="minorHAnsi"/>
        </w:rPr>
        <w:t xml:space="preserve"> </w:t>
      </w:r>
      <w:r w:rsidRPr="001909BC">
        <w:rPr>
          <w:rFonts w:asciiTheme="minorHAnsi" w:hAnsiTheme="minorHAnsi"/>
        </w:rPr>
        <w:t xml:space="preserve">m/s et en fournissant un effort de poussée </w:t>
      </w:r>
      <w:r w:rsidRPr="001909BC">
        <w:rPr>
          <w:rFonts w:asciiTheme="minorHAnsi" w:hAnsiTheme="minorHAnsi"/>
          <w:b/>
        </w:rPr>
        <w:t>F</w:t>
      </w:r>
      <w:r w:rsidRPr="001909BC">
        <w:rPr>
          <w:rFonts w:asciiTheme="minorHAnsi" w:hAnsiTheme="minorHAnsi"/>
          <w:b/>
          <w:vertAlign w:val="subscript"/>
        </w:rPr>
        <w:t>V</w:t>
      </w:r>
      <w:r w:rsidRPr="001909BC">
        <w:rPr>
          <w:rFonts w:asciiTheme="minorHAnsi" w:hAnsiTheme="minorHAnsi"/>
        </w:rPr>
        <w:t xml:space="preserve"> de 80</w:t>
      </w:r>
      <w:r w:rsidR="00BE7290">
        <w:rPr>
          <w:rFonts w:asciiTheme="minorHAnsi" w:hAnsiTheme="minorHAnsi"/>
        </w:rPr>
        <w:t xml:space="preserve"> </w:t>
      </w:r>
      <w:r w:rsidRPr="001909BC">
        <w:rPr>
          <w:rFonts w:asciiTheme="minorHAnsi" w:hAnsiTheme="minorHAnsi"/>
        </w:rPr>
        <w:t>kN</w:t>
      </w:r>
      <w:r w:rsidR="00E64F6E" w:rsidRPr="001909BC">
        <w:rPr>
          <w:rFonts w:asciiTheme="minorHAnsi" w:hAnsiTheme="minorHAnsi"/>
        </w:rPr>
        <w:t>)</w:t>
      </w:r>
    </w:p>
    <w:p w14:paraId="5237CF79" w14:textId="77777777" w:rsidR="00571FCB" w:rsidRPr="001909BC" w:rsidRDefault="00571FCB" w:rsidP="001909BC">
      <w:pPr>
        <w:pStyle w:val="Corpsdetexte"/>
        <w:spacing w:after="120" w:line="276" w:lineRule="auto"/>
        <w:ind w:left="567" w:hanging="567"/>
        <w:rPr>
          <w:rFonts w:asciiTheme="minorHAnsi" w:hAnsiTheme="minorHAnsi"/>
        </w:rPr>
      </w:pPr>
      <w:r w:rsidRPr="001909BC">
        <w:rPr>
          <w:rFonts w:asciiTheme="minorHAnsi" w:hAnsiTheme="minorHAnsi"/>
          <w:b/>
        </w:rPr>
        <w:t>Q4</w:t>
      </w:r>
      <w:r w:rsidR="00160F6A">
        <w:rPr>
          <w:rFonts w:asciiTheme="minorHAnsi" w:hAnsiTheme="minorHAnsi"/>
          <w:b/>
        </w:rPr>
        <w:t>8</w:t>
      </w:r>
      <w:r w:rsidR="001909BC" w:rsidRPr="001909BC">
        <w:rPr>
          <w:rFonts w:asciiTheme="minorHAnsi" w:hAnsiTheme="minorHAnsi"/>
          <w:b/>
        </w:rPr>
        <w:t>.</w:t>
      </w:r>
      <w:r w:rsidR="001909BC">
        <w:rPr>
          <w:rFonts w:asciiTheme="minorHAnsi" w:hAnsiTheme="minorHAnsi"/>
        </w:rPr>
        <w:tab/>
      </w:r>
      <w:r w:rsidRPr="001909BC">
        <w:rPr>
          <w:rFonts w:asciiTheme="minorHAnsi" w:hAnsiTheme="minorHAnsi"/>
        </w:rPr>
        <w:t>C</w:t>
      </w:r>
      <w:r w:rsidR="00CA10C0">
        <w:rPr>
          <w:rFonts w:asciiTheme="minorHAnsi" w:hAnsiTheme="minorHAnsi"/>
        </w:rPr>
        <w:t xml:space="preserve">alculer la tension minimale (l’actionneur </w:t>
      </w:r>
      <w:r w:rsidRPr="001909BC">
        <w:rPr>
          <w:rFonts w:asciiTheme="minorHAnsi" w:hAnsiTheme="minorHAnsi"/>
        </w:rPr>
        <w:t xml:space="preserve">retient alors la caisse en </w:t>
      </w:r>
      <w:r w:rsidRPr="001909BC">
        <w:rPr>
          <w:rFonts w:asciiTheme="minorHAnsi" w:hAnsiTheme="minorHAnsi"/>
          <w:u w:val="single"/>
        </w:rPr>
        <w:t>descente</w:t>
      </w:r>
      <w:r w:rsidRPr="001909BC">
        <w:rPr>
          <w:rFonts w:asciiTheme="minorHAnsi" w:hAnsiTheme="minorHAnsi"/>
        </w:rPr>
        <w:t>, à la même vitesse maximale de 0,1</w:t>
      </w:r>
      <w:r w:rsidR="00B10929">
        <w:rPr>
          <w:rFonts w:asciiTheme="minorHAnsi" w:hAnsiTheme="minorHAnsi"/>
        </w:rPr>
        <w:t xml:space="preserve"> </w:t>
      </w:r>
      <w:r w:rsidRPr="001909BC">
        <w:rPr>
          <w:rFonts w:asciiTheme="minorHAnsi" w:hAnsiTheme="minorHAnsi"/>
        </w:rPr>
        <w:t xml:space="preserve">m/s mais en subissant un effort de poussée </w:t>
      </w:r>
      <w:r w:rsidRPr="001909BC">
        <w:rPr>
          <w:rFonts w:asciiTheme="minorHAnsi" w:hAnsiTheme="minorHAnsi"/>
          <w:b/>
        </w:rPr>
        <w:t>F</w:t>
      </w:r>
      <w:r w:rsidRPr="001909BC">
        <w:rPr>
          <w:rFonts w:asciiTheme="minorHAnsi" w:hAnsiTheme="minorHAnsi"/>
          <w:b/>
          <w:vertAlign w:val="subscript"/>
        </w:rPr>
        <w:t>V</w:t>
      </w:r>
      <w:r w:rsidRPr="001909BC">
        <w:rPr>
          <w:rFonts w:asciiTheme="minorHAnsi" w:hAnsiTheme="minorHAnsi"/>
        </w:rPr>
        <w:t xml:space="preserve"> de 80</w:t>
      </w:r>
      <w:r w:rsidR="00B10929">
        <w:rPr>
          <w:rFonts w:asciiTheme="minorHAnsi" w:hAnsiTheme="minorHAnsi"/>
        </w:rPr>
        <w:t xml:space="preserve"> </w:t>
      </w:r>
      <w:r w:rsidRPr="001909BC">
        <w:rPr>
          <w:rFonts w:asciiTheme="minorHAnsi" w:hAnsiTheme="minorHAnsi"/>
        </w:rPr>
        <w:t>kN)</w:t>
      </w:r>
    </w:p>
    <w:p w14:paraId="421F41AE" w14:textId="457BEF9C" w:rsidR="00C7309E" w:rsidRDefault="00C7309E" w:rsidP="00C7309E">
      <w:pPr>
        <w:spacing w:after="120" w:line="276" w:lineRule="auto"/>
        <w:ind w:left="567" w:right="-2" w:hanging="567"/>
        <w:jc w:val="both"/>
        <w:rPr>
          <w:rFonts w:asciiTheme="minorHAnsi" w:hAnsiTheme="minorHAnsi" w:cs="Arial"/>
          <w:szCs w:val="22"/>
        </w:rPr>
      </w:pPr>
      <w:r>
        <w:rPr>
          <w:rFonts w:asciiTheme="minorHAnsi" w:hAnsiTheme="minorHAnsi" w:cs="Arial"/>
          <w:b/>
          <w:noProof/>
        </w:rPr>
        <w:drawing>
          <wp:anchor distT="0" distB="0" distL="114300" distR="114300" simplePos="0" relativeHeight="252190720" behindDoc="1" locked="0" layoutInCell="1" allowOverlap="1" wp14:anchorId="0B649FEC" wp14:editId="2E57DDA7">
            <wp:simplePos x="0" y="0"/>
            <wp:positionH relativeFrom="column">
              <wp:posOffset>3881689</wp:posOffset>
            </wp:positionH>
            <wp:positionV relativeFrom="paragraph">
              <wp:posOffset>581850</wp:posOffset>
            </wp:positionV>
            <wp:extent cx="1871165" cy="839337"/>
            <wp:effectExtent l="19050" t="0" r="0" b="0"/>
            <wp:wrapNone/>
            <wp:docPr id="9" name="Image 8" descr="bilanN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anNRJ.png"/>
                    <pic:cNvPicPr/>
                  </pic:nvPicPr>
                  <pic:blipFill>
                    <a:blip r:embed="rId40" cstate="print"/>
                    <a:stretch>
                      <a:fillRect/>
                    </a:stretch>
                  </pic:blipFill>
                  <pic:spPr>
                    <a:xfrm>
                      <a:off x="0" y="0"/>
                      <a:ext cx="1871165" cy="839337"/>
                    </a:xfrm>
                    <a:prstGeom prst="rect">
                      <a:avLst/>
                    </a:prstGeom>
                  </pic:spPr>
                </pic:pic>
              </a:graphicData>
            </a:graphic>
          </wp:anchor>
        </w:drawing>
      </w:r>
      <w:r w:rsidR="00571FCB" w:rsidRPr="001909BC">
        <w:rPr>
          <w:rFonts w:asciiTheme="minorHAnsi" w:hAnsiTheme="minorHAnsi" w:cs="Arial"/>
          <w:b/>
        </w:rPr>
        <w:t>Q</w:t>
      </w:r>
      <w:r w:rsidR="00160F6A">
        <w:rPr>
          <w:rFonts w:asciiTheme="minorHAnsi" w:hAnsiTheme="minorHAnsi" w:cs="Arial"/>
          <w:b/>
        </w:rPr>
        <w:t>49</w:t>
      </w:r>
      <w:r w:rsidR="001909BC" w:rsidRPr="001909BC">
        <w:rPr>
          <w:rFonts w:asciiTheme="minorHAnsi" w:hAnsiTheme="minorHAnsi" w:cs="Arial"/>
          <w:b/>
        </w:rPr>
        <w:t>.</w:t>
      </w:r>
      <w:r w:rsidR="001909BC">
        <w:rPr>
          <w:rFonts w:asciiTheme="minorHAnsi" w:hAnsiTheme="minorHAnsi" w:cs="Arial"/>
        </w:rPr>
        <w:tab/>
      </w:r>
      <w:r w:rsidR="00BE7290">
        <w:rPr>
          <w:rFonts w:asciiTheme="minorHAnsi" w:hAnsiTheme="minorHAnsi" w:cs="Arial"/>
          <w:szCs w:val="22"/>
        </w:rPr>
        <w:t>É</w:t>
      </w:r>
      <w:r w:rsidR="00E64F6E" w:rsidRPr="001909BC">
        <w:rPr>
          <w:rFonts w:asciiTheme="minorHAnsi" w:hAnsiTheme="minorHAnsi" w:cs="Arial"/>
          <w:szCs w:val="22"/>
        </w:rPr>
        <w:t>crire le bilan énergétique d</w:t>
      </w:r>
      <w:r w:rsidR="00571FCB" w:rsidRPr="001909BC">
        <w:rPr>
          <w:rFonts w:asciiTheme="minorHAnsi" w:hAnsiTheme="minorHAnsi" w:cs="Arial"/>
          <w:szCs w:val="22"/>
        </w:rPr>
        <w:t>u</w:t>
      </w:r>
      <w:r w:rsidR="00E64F6E" w:rsidRPr="001909BC">
        <w:rPr>
          <w:rFonts w:asciiTheme="minorHAnsi" w:hAnsiTheme="minorHAnsi" w:cs="Arial"/>
          <w:szCs w:val="22"/>
        </w:rPr>
        <w:t xml:space="preserve"> moteur à courant continu, en partant de la puissance électrique fournie </w:t>
      </w:r>
      <w:r w:rsidR="00E64F6E" w:rsidRPr="001909BC">
        <w:rPr>
          <w:rFonts w:asciiTheme="minorHAnsi" w:hAnsiTheme="minorHAnsi" w:cs="Arial"/>
          <w:b/>
          <w:szCs w:val="22"/>
        </w:rPr>
        <w:t>U</w:t>
      </w:r>
      <w:r w:rsidR="00E64F6E" w:rsidRPr="001909BC">
        <w:rPr>
          <w:rFonts w:asciiTheme="minorHAnsi" w:hAnsiTheme="minorHAnsi" w:cs="Arial"/>
          <w:b/>
          <w:szCs w:val="22"/>
          <w:vertAlign w:val="subscript"/>
        </w:rPr>
        <w:t>m</w:t>
      </w:r>
      <m:oMath>
        <m:r>
          <w:rPr>
            <w:rFonts w:ascii="Cambria Math" w:hAnsi="Cambria Math"/>
          </w:rPr>
          <m:t>∙</m:t>
        </m:r>
      </m:oMath>
      <w:r w:rsidR="00E64F6E" w:rsidRPr="001909BC">
        <w:rPr>
          <w:rFonts w:asciiTheme="minorHAnsi" w:hAnsiTheme="minorHAnsi" w:cs="Arial"/>
          <w:b/>
          <w:szCs w:val="22"/>
        </w:rPr>
        <w:t>I</w:t>
      </w:r>
      <w:r w:rsidR="00E64F6E" w:rsidRPr="001909BC">
        <w:rPr>
          <w:rFonts w:asciiTheme="minorHAnsi" w:hAnsiTheme="minorHAnsi" w:cs="Arial"/>
          <w:b/>
          <w:szCs w:val="22"/>
          <w:vertAlign w:val="subscript"/>
        </w:rPr>
        <w:t>m</w:t>
      </w:r>
      <w:r w:rsidR="00E64F6E" w:rsidRPr="001909BC">
        <w:rPr>
          <w:rFonts w:asciiTheme="minorHAnsi" w:hAnsiTheme="minorHAnsi" w:cs="Arial"/>
          <w:szCs w:val="22"/>
        </w:rPr>
        <w:t xml:space="preserve"> pour finir par la puissance utile </w:t>
      </w:r>
      <w:r w:rsidR="00E64F6E" w:rsidRPr="001909BC">
        <w:rPr>
          <w:rFonts w:asciiTheme="minorHAnsi" w:hAnsiTheme="minorHAnsi" w:cs="Arial"/>
          <w:b/>
          <w:szCs w:val="22"/>
        </w:rPr>
        <w:t>C</w:t>
      </w:r>
      <w:r w:rsidR="00FF60CD">
        <w:rPr>
          <w:rFonts w:asciiTheme="minorHAnsi" w:hAnsiTheme="minorHAnsi" w:cs="Arial"/>
          <w:b/>
          <w:szCs w:val="22"/>
        </w:rPr>
        <w:t>v</w:t>
      </w:r>
      <m:oMath>
        <m:r>
          <w:rPr>
            <w:rFonts w:ascii="Cambria Math" w:hAnsi="Cambria Math"/>
          </w:rPr>
          <m:t>∙</m:t>
        </m:r>
      </m:oMath>
      <w:r w:rsidR="00571FCB" w:rsidRPr="001909BC">
        <w:rPr>
          <w:rFonts w:asciiTheme="minorHAnsi" w:hAnsiTheme="minorHAnsi" w:cs="Arial"/>
          <w:b/>
        </w:rPr>
        <w:t>ω</w:t>
      </w:r>
      <w:r w:rsidR="00571FCB" w:rsidRPr="001909BC">
        <w:rPr>
          <w:rFonts w:asciiTheme="minorHAnsi" w:hAnsiTheme="minorHAnsi" w:cs="Arial"/>
          <w:b/>
          <w:vertAlign w:val="subscript"/>
        </w:rPr>
        <w:t>m</w:t>
      </w:r>
      <w:r w:rsidR="00E64F6E" w:rsidRPr="001909BC">
        <w:rPr>
          <w:rFonts w:asciiTheme="minorHAnsi" w:hAnsiTheme="minorHAnsi" w:cs="Arial"/>
          <w:szCs w:val="22"/>
        </w:rPr>
        <w:t>, en faisant bien apparaître les différentes pertes à chaque étape de la conversion.</w:t>
      </w:r>
    </w:p>
    <w:p w14:paraId="44277931" w14:textId="77777777" w:rsidR="00571FCB" w:rsidRPr="001909BC" w:rsidRDefault="00571FCB" w:rsidP="00C7309E">
      <w:pPr>
        <w:spacing w:after="120" w:line="276" w:lineRule="auto"/>
        <w:ind w:left="567" w:right="3400"/>
        <w:jc w:val="both"/>
        <w:rPr>
          <w:rFonts w:asciiTheme="minorHAnsi" w:hAnsiTheme="minorHAnsi" w:cs="Arial"/>
          <w:szCs w:val="22"/>
        </w:rPr>
      </w:pPr>
      <w:r w:rsidRPr="001909BC">
        <w:rPr>
          <w:rFonts w:asciiTheme="minorHAnsi" w:hAnsiTheme="minorHAnsi" w:cs="Arial"/>
          <w:szCs w:val="22"/>
        </w:rPr>
        <w:t>Compléter le bilan en introduisant les éléments du montage (réducteur, vis) jusqu’à faire apparaître la force d</w:t>
      </w:r>
      <w:r w:rsidR="00CA10C0">
        <w:rPr>
          <w:rFonts w:asciiTheme="minorHAnsi" w:hAnsiTheme="minorHAnsi" w:cs="Arial"/>
          <w:szCs w:val="22"/>
        </w:rPr>
        <w:t xml:space="preserve">e l’actionneur </w:t>
      </w:r>
      <w:r w:rsidRPr="001909BC">
        <w:rPr>
          <w:rFonts w:asciiTheme="minorHAnsi" w:hAnsiTheme="minorHAnsi" w:cs="Arial"/>
          <w:b/>
          <w:szCs w:val="22"/>
        </w:rPr>
        <w:t>F</w:t>
      </w:r>
      <w:r w:rsidRPr="001909BC">
        <w:rPr>
          <w:rFonts w:asciiTheme="minorHAnsi" w:hAnsiTheme="minorHAnsi" w:cs="Arial"/>
          <w:b/>
          <w:szCs w:val="22"/>
          <w:vertAlign w:val="subscript"/>
        </w:rPr>
        <w:t>V</w:t>
      </w:r>
      <w:r w:rsidRPr="001909BC">
        <w:rPr>
          <w:rFonts w:asciiTheme="minorHAnsi" w:hAnsiTheme="minorHAnsi" w:cs="Arial"/>
          <w:szCs w:val="22"/>
        </w:rPr>
        <w:t xml:space="preserve"> et sa vitesse de déplacement.</w:t>
      </w:r>
    </w:p>
    <w:p w14:paraId="3961237E" w14:textId="77777777" w:rsidR="00E64F6E" w:rsidRPr="001909BC" w:rsidRDefault="00571FCB" w:rsidP="00E007F6">
      <w:pPr>
        <w:spacing w:after="240" w:line="276" w:lineRule="auto"/>
        <w:ind w:left="567" w:hanging="567"/>
        <w:jc w:val="both"/>
        <w:rPr>
          <w:rFonts w:asciiTheme="minorHAnsi" w:hAnsiTheme="minorHAnsi" w:cs="Arial"/>
          <w:b/>
          <w:szCs w:val="22"/>
        </w:rPr>
      </w:pPr>
      <w:r w:rsidRPr="001909BC">
        <w:rPr>
          <w:rFonts w:asciiTheme="minorHAnsi" w:hAnsiTheme="minorHAnsi" w:cs="Arial"/>
          <w:b/>
          <w:szCs w:val="22"/>
        </w:rPr>
        <w:t>Q</w:t>
      </w:r>
      <w:r w:rsidR="00160F6A">
        <w:rPr>
          <w:rFonts w:asciiTheme="minorHAnsi" w:hAnsiTheme="minorHAnsi" w:cs="Arial"/>
          <w:b/>
          <w:szCs w:val="22"/>
        </w:rPr>
        <w:t>50</w:t>
      </w:r>
      <w:r w:rsidR="001909BC" w:rsidRPr="001909BC">
        <w:rPr>
          <w:rFonts w:asciiTheme="minorHAnsi" w:hAnsiTheme="minorHAnsi" w:cs="Arial"/>
          <w:b/>
          <w:szCs w:val="22"/>
        </w:rPr>
        <w:t>.</w:t>
      </w:r>
      <w:r w:rsidR="001909BC">
        <w:rPr>
          <w:rFonts w:asciiTheme="minorHAnsi" w:hAnsiTheme="minorHAnsi" w:cs="Arial"/>
          <w:b/>
          <w:szCs w:val="22"/>
        </w:rPr>
        <w:tab/>
      </w:r>
      <w:r w:rsidR="00E64F6E" w:rsidRPr="001909BC">
        <w:rPr>
          <w:rFonts w:asciiTheme="minorHAnsi" w:hAnsiTheme="minorHAnsi" w:cs="Arial"/>
          <w:szCs w:val="22"/>
        </w:rPr>
        <w:t>Calculer les pertes Joule pour le courant maximum</w:t>
      </w:r>
      <w:r w:rsidRPr="001909BC">
        <w:rPr>
          <w:rFonts w:asciiTheme="minorHAnsi" w:hAnsiTheme="minorHAnsi" w:cs="Arial"/>
          <w:szCs w:val="22"/>
        </w:rPr>
        <w:t xml:space="preserve">. Comparer cette valeur à la puissance maximale absorbée par l’actionneur </w:t>
      </w:r>
      <w:r w:rsidR="007D5C9A" w:rsidRPr="001909BC">
        <w:rPr>
          <w:rFonts w:asciiTheme="minorHAnsi" w:hAnsiTheme="minorHAnsi" w:cs="Arial"/>
          <w:szCs w:val="22"/>
        </w:rPr>
        <w:t xml:space="preserve">calculée </w:t>
      </w:r>
      <w:r w:rsidR="007D5C9A" w:rsidRPr="000D7DDC">
        <w:rPr>
          <w:rFonts w:asciiTheme="minorHAnsi" w:hAnsiTheme="minorHAnsi" w:cs="Arial"/>
          <w:szCs w:val="22"/>
        </w:rPr>
        <w:t>précédemment</w:t>
      </w:r>
      <w:r w:rsidRPr="000D7DDC">
        <w:rPr>
          <w:rFonts w:asciiTheme="minorHAnsi" w:hAnsiTheme="minorHAnsi" w:cs="Arial"/>
          <w:szCs w:val="22"/>
        </w:rPr>
        <w:t>.</w:t>
      </w:r>
    </w:p>
    <w:p w14:paraId="5E9B78AE" w14:textId="77777777" w:rsidR="00E007F6" w:rsidRDefault="00E007F6" w:rsidP="00E007F6">
      <w:pPr>
        <w:spacing w:after="120" w:line="276" w:lineRule="auto"/>
        <w:ind w:left="567" w:right="-2" w:hanging="567"/>
        <w:jc w:val="both"/>
        <w:rPr>
          <w:rFonts w:asciiTheme="minorHAnsi" w:hAnsiTheme="minorHAnsi" w:cs="Arial"/>
          <w:b/>
        </w:rPr>
        <w:sectPr w:rsidR="00E007F6" w:rsidSect="00371BCC">
          <w:footerReference w:type="default" r:id="rId41"/>
          <w:type w:val="continuous"/>
          <w:pgSz w:w="11906" w:h="16838" w:code="9"/>
          <w:pgMar w:top="993" w:right="1274" w:bottom="1418" w:left="1418" w:header="709" w:footer="1077" w:gutter="0"/>
          <w:cols w:space="708"/>
          <w:titlePg/>
          <w:docGrid w:linePitch="360"/>
        </w:sectPr>
      </w:pPr>
    </w:p>
    <w:p w14:paraId="0D71983C" w14:textId="77777777" w:rsidR="00E64F6E" w:rsidRPr="001909BC" w:rsidRDefault="00B84F5D" w:rsidP="00E007F6">
      <w:pPr>
        <w:spacing w:after="120" w:line="276" w:lineRule="auto"/>
        <w:ind w:left="567" w:right="-2" w:hanging="567"/>
        <w:jc w:val="both"/>
        <w:rPr>
          <w:rFonts w:asciiTheme="minorHAnsi" w:hAnsiTheme="minorHAnsi" w:cs="Arial"/>
          <w:u w:val="single"/>
        </w:rPr>
      </w:pPr>
      <w:r>
        <w:rPr>
          <w:rFonts w:asciiTheme="minorHAnsi" w:hAnsiTheme="minorHAnsi"/>
          <w:noProof/>
        </w:rPr>
        <w:pict w14:anchorId="7BDF1CFE">
          <v:shape id="_x0000_s4285" type="#_x0000_t75" style="position:absolute;left:0;text-align:left;margin-left:239.85pt;margin-top:3.4pt;width:204.45pt;height:134.7pt;z-index:-251273216" wrapcoords="6013 0 791 120 475 240 475 7680 -79 9600 -79 10440 237 11520 475 21360 6013 21480 18831 21480 21521 21360 21521 21120 19701 21120 21125 19920 21046 19200 21521 18240 21600 17880 21521 16080 21046 15360 21204 13800 20888 13560 18831 13440 18989 11520 21046 9600 21046 7680 21600 7680 21600 7440 21125 5760 21521 5760 21521 5400 21204 3480 18831 1920 21521 240 21521 120 18910 0 6013 0" fillcolor="#0c9">
            <v:imagedata r:id="rId42" o:title=""/>
            <w10:wrap type="tight"/>
          </v:shape>
        </w:pict>
      </w:r>
      <w:r w:rsidR="00571FCB" w:rsidRPr="001909BC">
        <w:rPr>
          <w:rFonts w:asciiTheme="minorHAnsi" w:hAnsiTheme="minorHAnsi" w:cs="Arial"/>
          <w:b/>
        </w:rPr>
        <w:t>Q</w:t>
      </w:r>
      <w:r w:rsidR="006F1F35" w:rsidRPr="001909BC">
        <w:rPr>
          <w:rFonts w:asciiTheme="minorHAnsi" w:hAnsiTheme="minorHAnsi" w:cs="Arial"/>
          <w:b/>
        </w:rPr>
        <w:t>5</w:t>
      </w:r>
      <w:r w:rsidR="00160F6A">
        <w:rPr>
          <w:rFonts w:asciiTheme="minorHAnsi" w:hAnsiTheme="minorHAnsi" w:cs="Arial"/>
          <w:b/>
        </w:rPr>
        <w:t>1</w:t>
      </w:r>
      <w:r w:rsidR="00E007F6" w:rsidRPr="001909BC">
        <w:rPr>
          <w:rFonts w:asciiTheme="minorHAnsi" w:hAnsiTheme="minorHAnsi" w:cs="Arial"/>
          <w:b/>
        </w:rPr>
        <w:t>.</w:t>
      </w:r>
      <w:r w:rsidR="00E007F6">
        <w:rPr>
          <w:rFonts w:asciiTheme="minorHAnsi" w:hAnsiTheme="minorHAnsi" w:cs="Arial"/>
          <w:b/>
        </w:rPr>
        <w:tab/>
      </w:r>
      <w:r w:rsidR="008C45F8" w:rsidRPr="001909BC">
        <w:rPr>
          <w:rFonts w:asciiTheme="minorHAnsi" w:hAnsiTheme="minorHAnsi" w:cs="Arial"/>
        </w:rPr>
        <w:t xml:space="preserve">Sur le </w:t>
      </w:r>
      <w:r w:rsidR="008C45F8" w:rsidRPr="001909BC">
        <w:rPr>
          <w:rFonts w:asciiTheme="minorHAnsi" w:hAnsiTheme="minorHAnsi" w:cs="Arial"/>
          <w:b/>
        </w:rPr>
        <w:t xml:space="preserve">document réponse DR5, </w:t>
      </w:r>
      <w:r w:rsidR="00C7309E" w:rsidRPr="00C7309E">
        <w:rPr>
          <w:rFonts w:asciiTheme="minorHAnsi" w:hAnsiTheme="minorHAnsi" w:cs="Arial"/>
        </w:rPr>
        <w:t>indiquer</w:t>
      </w:r>
      <w:r w:rsidR="00E64F6E" w:rsidRPr="001909BC">
        <w:rPr>
          <w:rFonts w:asciiTheme="minorHAnsi" w:hAnsiTheme="minorHAnsi" w:cs="Arial"/>
        </w:rPr>
        <w:t xml:space="preserve"> à quel quadrant de fonctionnement (en valeur moyenne) correspondent </w:t>
      </w:r>
      <w:r w:rsidR="008C45F8" w:rsidRPr="001909BC">
        <w:rPr>
          <w:rFonts w:asciiTheme="minorHAnsi" w:hAnsiTheme="minorHAnsi" w:cs="Arial"/>
        </w:rPr>
        <w:t>l</w:t>
      </w:r>
      <w:r w:rsidR="00E64F6E" w:rsidRPr="001909BC">
        <w:rPr>
          <w:rFonts w:asciiTheme="minorHAnsi" w:hAnsiTheme="minorHAnsi" w:cs="Arial"/>
        </w:rPr>
        <w:t xml:space="preserve">es relevés du courant et de la tension aux bornes du moteur à courant continu </w:t>
      </w:r>
      <w:r w:rsidR="00E64F6E" w:rsidRPr="001909BC">
        <w:rPr>
          <w:rFonts w:asciiTheme="minorHAnsi" w:hAnsiTheme="minorHAnsi" w:cs="Arial"/>
          <w:u w:val="single"/>
        </w:rPr>
        <w:t>alimenté par un hacheur 4 quadrants.</w:t>
      </w:r>
    </w:p>
    <w:p w14:paraId="59E9F449" w14:textId="77777777" w:rsidR="00E007F6" w:rsidRDefault="00E007F6" w:rsidP="00E007F6">
      <w:pPr>
        <w:spacing w:after="120" w:line="276" w:lineRule="auto"/>
        <w:ind w:right="-2"/>
        <w:jc w:val="both"/>
        <w:rPr>
          <w:rFonts w:asciiTheme="minorHAnsi" w:hAnsiTheme="minorHAnsi" w:cs="Arial"/>
          <w:i/>
        </w:rPr>
      </w:pPr>
      <w:r w:rsidRPr="00E007F6">
        <w:rPr>
          <w:rFonts w:asciiTheme="minorHAnsi" w:hAnsiTheme="minorHAnsi" w:cs="Arial"/>
          <w:i/>
        </w:rPr>
        <w:t>NB : U</w:t>
      </w:r>
      <w:r w:rsidRPr="00E007F6">
        <w:rPr>
          <w:rFonts w:asciiTheme="minorHAnsi" w:hAnsiTheme="minorHAnsi" w:cs="Arial"/>
          <w:i/>
          <w:vertAlign w:val="subscript"/>
        </w:rPr>
        <w:t>alim</w:t>
      </w:r>
      <w:r w:rsidR="00C7309E">
        <w:rPr>
          <w:rFonts w:asciiTheme="minorHAnsi" w:hAnsiTheme="minorHAnsi" w:cs="Arial"/>
          <w:i/>
        </w:rPr>
        <w:t xml:space="preserve"> est </w:t>
      </w:r>
      <w:r w:rsidRPr="00E007F6">
        <w:rPr>
          <w:rFonts w:asciiTheme="minorHAnsi" w:hAnsiTheme="minorHAnsi" w:cs="Arial"/>
          <w:i/>
        </w:rPr>
        <w:t>une source de tension continue réversible en courant (donc en puissance)</w:t>
      </w:r>
    </w:p>
    <w:p w14:paraId="7F4D8116" w14:textId="77777777" w:rsidR="00E007F6" w:rsidRPr="00E007F6" w:rsidRDefault="00BE7290" w:rsidP="00E007F6">
      <w:pPr>
        <w:spacing w:line="276" w:lineRule="auto"/>
        <w:jc w:val="both"/>
        <w:rPr>
          <w:rFonts w:asciiTheme="minorHAnsi" w:hAnsiTheme="minorHAnsi" w:cs="Arial"/>
          <w:bCs/>
          <w:i/>
          <w:u w:val="single"/>
        </w:rPr>
      </w:pPr>
      <w:r>
        <w:rPr>
          <w:rFonts w:asciiTheme="minorHAnsi" w:hAnsiTheme="minorHAnsi" w:cs="Arial"/>
          <w:bCs/>
          <w:i/>
        </w:rPr>
        <w:t>Figure 16 : s</w:t>
      </w:r>
      <w:r w:rsidR="00E007F6" w:rsidRPr="00E007F6">
        <w:rPr>
          <w:rFonts w:asciiTheme="minorHAnsi" w:hAnsiTheme="minorHAnsi" w:cs="Arial"/>
          <w:bCs/>
          <w:i/>
        </w:rPr>
        <w:t>chéma du Hacheur 4 Quadrants alimentant l’actionneur MCC.</w:t>
      </w:r>
    </w:p>
    <w:p w14:paraId="5B5E30C3" w14:textId="77777777" w:rsidR="00E007F6" w:rsidRDefault="00E007F6" w:rsidP="00E007F6">
      <w:pPr>
        <w:spacing w:line="276" w:lineRule="auto"/>
        <w:ind w:left="567" w:hanging="567"/>
        <w:jc w:val="both"/>
        <w:rPr>
          <w:rFonts w:asciiTheme="minorHAnsi" w:hAnsiTheme="minorHAnsi" w:cs="Arial"/>
          <w:i/>
        </w:rPr>
        <w:sectPr w:rsidR="00E007F6" w:rsidSect="00E007F6">
          <w:type w:val="continuous"/>
          <w:pgSz w:w="11906" w:h="16838" w:code="9"/>
          <w:pgMar w:top="993" w:right="1418" w:bottom="1418" w:left="1418" w:header="709" w:footer="1077" w:gutter="0"/>
          <w:pgNumType w:start="0"/>
          <w:cols w:num="2" w:sep="1" w:space="709"/>
          <w:titlePg/>
          <w:docGrid w:linePitch="360"/>
        </w:sectPr>
      </w:pPr>
    </w:p>
    <w:p w14:paraId="478187C6" w14:textId="77777777" w:rsidR="00E007F6" w:rsidRDefault="00E007F6" w:rsidP="00E007F6">
      <w:pPr>
        <w:ind w:left="567" w:hanging="567"/>
        <w:jc w:val="both"/>
        <w:rPr>
          <w:rFonts w:asciiTheme="minorHAnsi" w:hAnsiTheme="minorHAnsi" w:cs="Arial"/>
          <w:i/>
        </w:rPr>
      </w:pPr>
    </w:p>
    <w:p w14:paraId="4F429617" w14:textId="77777777" w:rsidR="00E007F6" w:rsidRDefault="00E007F6" w:rsidP="001909BC">
      <w:pPr>
        <w:spacing w:after="120" w:line="276" w:lineRule="auto"/>
        <w:ind w:left="567" w:right="4534" w:hanging="567"/>
        <w:jc w:val="both"/>
        <w:rPr>
          <w:rFonts w:asciiTheme="minorHAnsi" w:hAnsiTheme="minorHAnsi" w:cs="Arial"/>
        </w:rPr>
        <w:sectPr w:rsidR="00E007F6" w:rsidSect="00E007F6">
          <w:type w:val="continuous"/>
          <w:pgSz w:w="11906" w:h="16838" w:code="9"/>
          <w:pgMar w:top="993" w:right="1418" w:bottom="1418" w:left="1418" w:header="709" w:footer="1077" w:gutter="0"/>
          <w:pgNumType w:start="0"/>
          <w:cols w:space="708"/>
          <w:titlePg/>
          <w:docGrid w:linePitch="360"/>
        </w:sectPr>
      </w:pPr>
    </w:p>
    <w:p w14:paraId="4884BE0E" w14:textId="77777777" w:rsidR="00B10929" w:rsidRDefault="00B10929" w:rsidP="001909BC">
      <w:pPr>
        <w:spacing w:after="120" w:line="276" w:lineRule="auto"/>
        <w:ind w:left="567" w:right="4534" w:hanging="567"/>
        <w:jc w:val="both"/>
        <w:rPr>
          <w:rFonts w:asciiTheme="minorHAnsi" w:hAnsiTheme="minorHAnsi" w:cs="Arial"/>
        </w:rPr>
      </w:pPr>
    </w:p>
    <w:p w14:paraId="277C06CA" w14:textId="77777777" w:rsidR="00B10929" w:rsidRDefault="00B10929" w:rsidP="001909BC">
      <w:pPr>
        <w:spacing w:after="120" w:line="276" w:lineRule="auto"/>
        <w:ind w:left="567" w:right="4534" w:hanging="567"/>
        <w:jc w:val="both"/>
        <w:rPr>
          <w:rFonts w:asciiTheme="minorHAnsi" w:hAnsiTheme="minorHAnsi" w:cs="Arial"/>
        </w:rPr>
      </w:pPr>
    </w:p>
    <w:p w14:paraId="5C1D35D8" w14:textId="77777777" w:rsidR="00B10929" w:rsidRDefault="00B10929" w:rsidP="001909BC">
      <w:pPr>
        <w:spacing w:after="120" w:line="276" w:lineRule="auto"/>
        <w:ind w:left="567" w:right="4534" w:hanging="567"/>
        <w:jc w:val="both"/>
        <w:rPr>
          <w:rFonts w:asciiTheme="minorHAnsi" w:hAnsiTheme="minorHAnsi" w:cs="Arial"/>
        </w:rPr>
      </w:pPr>
    </w:p>
    <w:p w14:paraId="67A77DBA" w14:textId="77777777" w:rsidR="00E007F6" w:rsidRDefault="00E007F6" w:rsidP="001909BC">
      <w:pPr>
        <w:spacing w:after="120" w:line="276" w:lineRule="auto"/>
        <w:ind w:left="567" w:right="4534" w:hanging="567"/>
        <w:jc w:val="both"/>
        <w:rPr>
          <w:rFonts w:asciiTheme="minorHAnsi" w:hAnsiTheme="minorHAnsi" w:cs="Arial"/>
        </w:rPr>
        <w:sectPr w:rsidR="00E007F6" w:rsidSect="00E007F6">
          <w:type w:val="continuous"/>
          <w:pgSz w:w="11906" w:h="16838" w:code="9"/>
          <w:pgMar w:top="993" w:right="1418" w:bottom="1418" w:left="1418" w:header="709" w:footer="1077" w:gutter="0"/>
          <w:pgNumType w:start="0"/>
          <w:cols w:num="2" w:space="708"/>
          <w:titlePg/>
          <w:docGrid w:linePitch="360"/>
        </w:sectPr>
      </w:pPr>
      <w:r>
        <w:rPr>
          <w:rFonts w:asciiTheme="minorHAnsi" w:hAnsiTheme="minorHAnsi" w:cs="Arial"/>
        </w:rPr>
        <w:br w:type="column"/>
      </w:r>
    </w:p>
    <w:p w14:paraId="1F8F35BE" w14:textId="77777777" w:rsidR="00E007F6" w:rsidRDefault="00571FCB" w:rsidP="00E007F6">
      <w:pPr>
        <w:spacing w:after="120" w:line="276" w:lineRule="auto"/>
        <w:ind w:left="567" w:hanging="567"/>
        <w:jc w:val="both"/>
        <w:rPr>
          <w:rFonts w:asciiTheme="minorHAnsi" w:hAnsiTheme="minorHAnsi" w:cs="Arial"/>
        </w:rPr>
      </w:pPr>
      <w:r w:rsidRPr="003C5810">
        <w:rPr>
          <w:rFonts w:asciiTheme="minorHAnsi" w:hAnsiTheme="minorHAnsi" w:cs="Arial"/>
          <w:b/>
        </w:rPr>
        <w:t>Q</w:t>
      </w:r>
      <w:r w:rsidR="001758DB" w:rsidRPr="003C5810">
        <w:rPr>
          <w:rFonts w:asciiTheme="minorHAnsi" w:hAnsiTheme="minorHAnsi" w:cs="Arial"/>
          <w:b/>
        </w:rPr>
        <w:t>5</w:t>
      </w:r>
      <w:r w:rsidR="00160F6A" w:rsidRPr="003C5810">
        <w:rPr>
          <w:rFonts w:asciiTheme="minorHAnsi" w:hAnsiTheme="minorHAnsi" w:cs="Arial"/>
          <w:b/>
        </w:rPr>
        <w:t>2</w:t>
      </w:r>
      <w:r w:rsidR="00E007F6" w:rsidRPr="003C5810">
        <w:rPr>
          <w:rFonts w:asciiTheme="minorHAnsi" w:hAnsiTheme="minorHAnsi" w:cs="Arial"/>
          <w:b/>
        </w:rPr>
        <w:t>.</w:t>
      </w:r>
      <w:r w:rsidR="00E007F6" w:rsidRPr="003C5810">
        <w:rPr>
          <w:rFonts w:asciiTheme="minorHAnsi" w:hAnsiTheme="minorHAnsi" w:cs="Arial"/>
          <w:b/>
        </w:rPr>
        <w:tab/>
      </w:r>
      <w:r w:rsidR="00FF187D" w:rsidRPr="003C5810">
        <w:rPr>
          <w:rFonts w:asciiTheme="minorHAnsi" w:hAnsiTheme="minorHAnsi" w:cs="Arial"/>
        </w:rPr>
        <w:t xml:space="preserve">Sur le </w:t>
      </w:r>
      <w:r w:rsidR="00FF187D" w:rsidRPr="003C5810">
        <w:rPr>
          <w:rFonts w:asciiTheme="minorHAnsi" w:hAnsiTheme="minorHAnsi" w:cs="Arial"/>
          <w:b/>
        </w:rPr>
        <w:t>document réponse DR5</w:t>
      </w:r>
      <w:r w:rsidR="00FF187D" w:rsidRPr="001909BC">
        <w:rPr>
          <w:rFonts w:asciiTheme="minorHAnsi" w:hAnsiTheme="minorHAnsi" w:cs="Arial"/>
          <w:b/>
        </w:rPr>
        <w:t xml:space="preserve">, </w:t>
      </w:r>
      <w:r w:rsidR="00FF187D" w:rsidRPr="00E007F6">
        <w:rPr>
          <w:rFonts w:asciiTheme="minorHAnsi" w:hAnsiTheme="minorHAnsi" w:cs="Arial"/>
        </w:rPr>
        <w:t>q</w:t>
      </w:r>
      <w:r w:rsidR="00E64F6E" w:rsidRPr="001909BC">
        <w:rPr>
          <w:rFonts w:asciiTheme="minorHAnsi" w:hAnsiTheme="minorHAnsi" w:cs="Arial"/>
        </w:rPr>
        <w:t>uels sont les quadrants dont le fonctionnement est moteur ?</w:t>
      </w:r>
    </w:p>
    <w:p w14:paraId="540D8673" w14:textId="77777777" w:rsidR="00E64F6E" w:rsidRPr="001909BC" w:rsidRDefault="00E64F6E" w:rsidP="00E007F6">
      <w:pPr>
        <w:pStyle w:val="Corpsdetexte"/>
        <w:spacing w:line="276" w:lineRule="auto"/>
        <w:rPr>
          <w:rFonts w:asciiTheme="minorHAnsi" w:hAnsiTheme="minorHAnsi"/>
          <w:szCs w:val="24"/>
        </w:rPr>
      </w:pPr>
      <w:r w:rsidRPr="001909BC">
        <w:rPr>
          <w:rFonts w:asciiTheme="minorHAnsi" w:hAnsiTheme="minorHAnsi"/>
          <w:szCs w:val="24"/>
        </w:rPr>
        <w:t xml:space="preserve">On étudie le comportement des </w:t>
      </w:r>
      <w:r w:rsidR="00F64852">
        <w:rPr>
          <w:rFonts w:asciiTheme="minorHAnsi" w:hAnsiTheme="minorHAnsi"/>
          <w:szCs w:val="24"/>
        </w:rPr>
        <w:t>actionneurs</w:t>
      </w:r>
      <w:r w:rsidRPr="001909BC">
        <w:rPr>
          <w:rFonts w:asciiTheme="minorHAnsi" w:hAnsiTheme="minorHAnsi"/>
          <w:szCs w:val="24"/>
        </w:rPr>
        <w:t xml:space="preserve"> d’un bogie à </w:t>
      </w:r>
      <w:r w:rsidR="00E03F3C" w:rsidRPr="001909BC">
        <w:rPr>
          <w:rFonts w:asciiTheme="minorHAnsi" w:hAnsiTheme="minorHAnsi"/>
          <w:szCs w:val="24"/>
        </w:rPr>
        <w:t>deux</w:t>
      </w:r>
      <w:r w:rsidRPr="001909BC">
        <w:rPr>
          <w:rFonts w:asciiTheme="minorHAnsi" w:hAnsiTheme="minorHAnsi"/>
          <w:szCs w:val="24"/>
        </w:rPr>
        <w:t xml:space="preserve"> étape</w:t>
      </w:r>
      <w:r w:rsidR="00E03F3C" w:rsidRPr="001909BC">
        <w:rPr>
          <w:rFonts w:asciiTheme="minorHAnsi" w:hAnsiTheme="minorHAnsi"/>
          <w:szCs w:val="24"/>
        </w:rPr>
        <w:t>s</w:t>
      </w:r>
      <w:r w:rsidRPr="001909BC">
        <w:rPr>
          <w:rFonts w:asciiTheme="minorHAnsi" w:hAnsiTheme="minorHAnsi"/>
          <w:szCs w:val="24"/>
        </w:rPr>
        <w:t xml:space="preserve"> de la pendulation :</w:t>
      </w:r>
    </w:p>
    <w:p w14:paraId="25EBCE1C" w14:textId="77777777" w:rsidR="00E64F6E" w:rsidRPr="001909BC" w:rsidRDefault="00F64852" w:rsidP="00E007F6">
      <w:pPr>
        <w:pStyle w:val="Corpsdetexte"/>
        <w:spacing w:line="276" w:lineRule="auto"/>
        <w:rPr>
          <w:rFonts w:asciiTheme="minorHAnsi" w:hAnsiTheme="minorHAnsi"/>
          <w:szCs w:val="24"/>
        </w:rPr>
      </w:pPr>
      <w:r>
        <w:rPr>
          <w:rFonts w:asciiTheme="minorHAnsi" w:hAnsiTheme="minorHAnsi"/>
          <w:szCs w:val="24"/>
        </w:rPr>
        <w:t xml:space="preserve">L’actionneur </w:t>
      </w:r>
      <w:r w:rsidR="00E64F6E" w:rsidRPr="001909BC">
        <w:rPr>
          <w:rFonts w:asciiTheme="minorHAnsi" w:hAnsiTheme="minorHAnsi"/>
          <w:szCs w:val="24"/>
        </w:rPr>
        <w:t xml:space="preserve">1 et </w:t>
      </w:r>
      <w:r>
        <w:rPr>
          <w:rFonts w:asciiTheme="minorHAnsi" w:hAnsiTheme="minorHAnsi"/>
          <w:szCs w:val="24"/>
        </w:rPr>
        <w:t>l’actionneur</w:t>
      </w:r>
      <w:r w:rsidR="00E64F6E" w:rsidRPr="001909BC">
        <w:rPr>
          <w:rFonts w:asciiTheme="minorHAnsi" w:hAnsiTheme="minorHAnsi"/>
          <w:szCs w:val="24"/>
        </w:rPr>
        <w:t xml:space="preserve"> 2 étant montés tête-bêche, l’un travaille en extension (ω</w:t>
      </w:r>
      <w:r w:rsidR="00E64F6E" w:rsidRPr="001909BC">
        <w:rPr>
          <w:rFonts w:asciiTheme="minorHAnsi" w:hAnsiTheme="minorHAnsi"/>
          <w:szCs w:val="24"/>
          <w:vertAlign w:val="subscript"/>
        </w:rPr>
        <w:t>m</w:t>
      </w:r>
      <w:r w:rsidR="00E64F6E" w:rsidRPr="001909BC">
        <w:rPr>
          <w:rFonts w:asciiTheme="minorHAnsi" w:hAnsiTheme="minorHAnsi"/>
          <w:szCs w:val="24"/>
        </w:rPr>
        <w:t>&gt;0) tandis que l’autre est en compression (ω</w:t>
      </w:r>
      <w:r w:rsidR="00E64F6E" w:rsidRPr="001909BC">
        <w:rPr>
          <w:rFonts w:asciiTheme="minorHAnsi" w:hAnsiTheme="minorHAnsi"/>
          <w:szCs w:val="24"/>
          <w:vertAlign w:val="subscript"/>
        </w:rPr>
        <w:t>m</w:t>
      </w:r>
      <w:r w:rsidR="00E64F6E" w:rsidRPr="001909BC">
        <w:rPr>
          <w:rFonts w:asciiTheme="minorHAnsi" w:hAnsiTheme="minorHAnsi"/>
          <w:szCs w:val="24"/>
        </w:rPr>
        <w:t>&lt;0)</w:t>
      </w:r>
      <w:r w:rsidR="00E03F3C" w:rsidRPr="001909BC">
        <w:rPr>
          <w:rFonts w:asciiTheme="minorHAnsi" w:hAnsiTheme="minorHAnsi"/>
          <w:szCs w:val="24"/>
        </w:rPr>
        <w:t>.</w:t>
      </w:r>
    </w:p>
    <w:p w14:paraId="624EC3F6" w14:textId="77777777" w:rsidR="00E03F3C" w:rsidRPr="001909BC" w:rsidRDefault="00E03F3C" w:rsidP="00E007F6">
      <w:pPr>
        <w:pStyle w:val="Corpsdetexte"/>
        <w:spacing w:line="276" w:lineRule="auto"/>
        <w:rPr>
          <w:rFonts w:asciiTheme="minorHAnsi" w:hAnsiTheme="minorHAnsi"/>
          <w:szCs w:val="24"/>
        </w:rPr>
      </w:pPr>
      <w:r w:rsidRPr="001909BC">
        <w:rPr>
          <w:rFonts w:asciiTheme="minorHAnsi" w:hAnsiTheme="minorHAnsi"/>
          <w:szCs w:val="24"/>
        </w:rPr>
        <w:t xml:space="preserve">On rappelle que </w:t>
      </w:r>
      <w:r w:rsidRPr="001909BC">
        <w:rPr>
          <w:rFonts w:asciiTheme="minorHAnsi" w:hAnsiTheme="minorHAnsi"/>
          <w:b/>
          <w:szCs w:val="24"/>
        </w:rPr>
        <w:t>ω</w:t>
      </w:r>
      <w:r w:rsidRPr="001909BC">
        <w:rPr>
          <w:rFonts w:asciiTheme="minorHAnsi" w:hAnsiTheme="minorHAnsi"/>
          <w:b/>
          <w:szCs w:val="24"/>
          <w:vertAlign w:val="subscript"/>
        </w:rPr>
        <w:t>m</w:t>
      </w:r>
      <w:r w:rsidRPr="001909BC">
        <w:rPr>
          <w:rFonts w:asciiTheme="minorHAnsi" w:hAnsiTheme="minorHAnsi"/>
          <w:szCs w:val="24"/>
        </w:rPr>
        <w:t xml:space="preserve"> = 191 rad / s.</w:t>
      </w:r>
    </w:p>
    <w:p w14:paraId="02C0B2A0" w14:textId="77777777" w:rsidR="00C14387" w:rsidRPr="001909BC" w:rsidRDefault="00C14387" w:rsidP="00E007F6">
      <w:pPr>
        <w:pStyle w:val="Corpsdetexte"/>
        <w:spacing w:line="276" w:lineRule="auto"/>
        <w:rPr>
          <w:rFonts w:asciiTheme="minorHAnsi" w:hAnsiTheme="minorHAnsi"/>
          <w:b/>
          <w:szCs w:val="24"/>
        </w:rPr>
      </w:pPr>
    </w:p>
    <w:p w14:paraId="35915A13" w14:textId="77777777" w:rsidR="00E64F6E" w:rsidRPr="001909BC" w:rsidRDefault="00E007F6" w:rsidP="00E007F6">
      <w:pPr>
        <w:spacing w:after="120" w:line="276" w:lineRule="auto"/>
        <w:ind w:left="567" w:hanging="567"/>
        <w:jc w:val="both"/>
        <w:rPr>
          <w:rFonts w:asciiTheme="minorHAnsi" w:hAnsiTheme="minorHAnsi" w:cs="Arial"/>
        </w:rPr>
      </w:pPr>
      <w:r>
        <w:rPr>
          <w:rFonts w:asciiTheme="minorHAnsi" w:hAnsiTheme="minorHAnsi" w:cs="Arial"/>
          <w:b/>
        </w:rPr>
        <w:t>Q</w:t>
      </w:r>
      <w:r w:rsidR="001758DB" w:rsidRPr="001909BC">
        <w:rPr>
          <w:rFonts w:asciiTheme="minorHAnsi" w:hAnsiTheme="minorHAnsi" w:cs="Arial"/>
          <w:b/>
        </w:rPr>
        <w:t>5</w:t>
      </w:r>
      <w:r w:rsidR="00160F6A">
        <w:rPr>
          <w:rFonts w:asciiTheme="minorHAnsi" w:hAnsiTheme="minorHAnsi" w:cs="Arial"/>
          <w:b/>
        </w:rPr>
        <w:t>3</w:t>
      </w:r>
      <w:r>
        <w:rPr>
          <w:rFonts w:asciiTheme="minorHAnsi" w:hAnsiTheme="minorHAnsi" w:cs="Arial"/>
          <w:b/>
        </w:rPr>
        <w:t>.</w:t>
      </w:r>
      <w:r>
        <w:rPr>
          <w:rFonts w:asciiTheme="minorHAnsi" w:hAnsiTheme="minorHAnsi" w:cs="Arial"/>
          <w:b/>
        </w:rPr>
        <w:tab/>
      </w:r>
      <w:r w:rsidR="00E64F6E" w:rsidRPr="001909BC">
        <w:rPr>
          <w:rFonts w:asciiTheme="minorHAnsi" w:hAnsiTheme="minorHAnsi" w:cs="Arial"/>
        </w:rPr>
        <w:t xml:space="preserve">Pour chaque </w:t>
      </w:r>
      <w:r w:rsidR="00F64852">
        <w:rPr>
          <w:rFonts w:asciiTheme="minorHAnsi" w:hAnsiTheme="minorHAnsi" w:cs="Arial"/>
        </w:rPr>
        <w:t>actionneur</w:t>
      </w:r>
      <w:r w:rsidR="00E64F6E" w:rsidRPr="001909BC">
        <w:rPr>
          <w:rFonts w:asciiTheme="minorHAnsi" w:hAnsiTheme="minorHAnsi" w:cs="Arial"/>
        </w:rPr>
        <w:t xml:space="preserve"> (</w:t>
      </w:r>
      <w:r w:rsidR="00E64F6E" w:rsidRPr="001909BC">
        <w:rPr>
          <w:rFonts w:asciiTheme="minorHAnsi" w:hAnsiTheme="minorHAnsi" w:cs="Arial"/>
          <w:b/>
        </w:rPr>
        <w:t>1</w:t>
      </w:r>
      <w:r w:rsidR="00E64F6E" w:rsidRPr="001909BC">
        <w:rPr>
          <w:rFonts w:asciiTheme="minorHAnsi" w:hAnsiTheme="minorHAnsi" w:cs="Arial"/>
        </w:rPr>
        <w:t xml:space="preserve"> et </w:t>
      </w:r>
      <w:r w:rsidR="00E64F6E" w:rsidRPr="001909BC">
        <w:rPr>
          <w:rFonts w:asciiTheme="minorHAnsi" w:hAnsiTheme="minorHAnsi" w:cs="Arial"/>
          <w:b/>
        </w:rPr>
        <w:t>2</w:t>
      </w:r>
      <w:r w:rsidR="00E64F6E" w:rsidRPr="001909BC">
        <w:rPr>
          <w:rFonts w:asciiTheme="minorHAnsi" w:hAnsiTheme="minorHAnsi" w:cs="Arial"/>
        </w:rPr>
        <w:t>),</w:t>
      </w:r>
      <w:r w:rsidR="00876396" w:rsidRPr="001909BC">
        <w:rPr>
          <w:rFonts w:asciiTheme="minorHAnsi" w:hAnsiTheme="minorHAnsi" w:cs="Arial"/>
        </w:rPr>
        <w:t xml:space="preserve"> calculer les grandeurs</w:t>
      </w:r>
      <w:r w:rsidR="00E64F6E" w:rsidRPr="001909BC">
        <w:rPr>
          <w:rFonts w:asciiTheme="minorHAnsi" w:hAnsiTheme="minorHAnsi" w:cs="Arial"/>
        </w:rPr>
        <w:t xml:space="preserve"> </w:t>
      </w:r>
      <w:r w:rsidR="00876396" w:rsidRPr="001909BC">
        <w:rPr>
          <w:rFonts w:asciiTheme="minorHAnsi" w:hAnsiTheme="minorHAnsi" w:cs="Arial"/>
          <w:b/>
        </w:rPr>
        <w:t>U</w:t>
      </w:r>
      <w:r w:rsidR="00876396" w:rsidRPr="001909BC">
        <w:rPr>
          <w:rFonts w:asciiTheme="minorHAnsi" w:hAnsiTheme="minorHAnsi" w:cs="Arial"/>
          <w:b/>
          <w:vertAlign w:val="subscript"/>
        </w:rPr>
        <w:t>m</w:t>
      </w:r>
      <w:r w:rsidR="00876396" w:rsidRPr="001909BC">
        <w:rPr>
          <w:rFonts w:asciiTheme="minorHAnsi" w:hAnsiTheme="minorHAnsi" w:cs="Arial"/>
          <w:b/>
        </w:rPr>
        <w:t>,</w:t>
      </w:r>
      <w:r w:rsidR="00876396" w:rsidRPr="001909BC">
        <w:rPr>
          <w:rFonts w:asciiTheme="minorHAnsi" w:hAnsiTheme="minorHAnsi" w:cs="Arial"/>
        </w:rPr>
        <w:t xml:space="preserve"> </w:t>
      </w:r>
      <w:r w:rsidR="00876396" w:rsidRPr="001909BC">
        <w:rPr>
          <w:rFonts w:asciiTheme="minorHAnsi" w:hAnsiTheme="minorHAnsi" w:cs="Arial"/>
          <w:b/>
        </w:rPr>
        <w:t>I</w:t>
      </w:r>
      <w:r w:rsidR="00876396" w:rsidRPr="001909BC">
        <w:rPr>
          <w:rFonts w:asciiTheme="minorHAnsi" w:hAnsiTheme="minorHAnsi" w:cs="Arial"/>
          <w:b/>
          <w:vertAlign w:val="subscript"/>
        </w:rPr>
        <w:t>m</w:t>
      </w:r>
      <w:r w:rsidR="00876396" w:rsidRPr="001909BC">
        <w:rPr>
          <w:rFonts w:asciiTheme="minorHAnsi" w:hAnsiTheme="minorHAnsi" w:cs="Arial"/>
          <w:b/>
        </w:rPr>
        <w:t xml:space="preserve"> </w:t>
      </w:r>
      <w:r w:rsidR="00876396" w:rsidRPr="001909BC">
        <w:rPr>
          <w:rFonts w:asciiTheme="minorHAnsi" w:hAnsiTheme="minorHAnsi" w:cs="Arial"/>
        </w:rPr>
        <w:t xml:space="preserve">et </w:t>
      </w:r>
      <w:r w:rsidR="00876396" w:rsidRPr="001909BC">
        <w:rPr>
          <w:rFonts w:asciiTheme="minorHAnsi" w:hAnsiTheme="minorHAnsi" w:cs="Arial"/>
          <w:b/>
        </w:rPr>
        <w:t>P</w:t>
      </w:r>
      <w:r w:rsidR="00876396" w:rsidRPr="001909BC">
        <w:rPr>
          <w:rFonts w:asciiTheme="minorHAnsi" w:hAnsiTheme="minorHAnsi" w:cs="Arial"/>
          <w:b/>
          <w:vertAlign w:val="subscript"/>
        </w:rPr>
        <w:t>m</w:t>
      </w:r>
      <w:r w:rsidR="00876396" w:rsidRPr="001909BC">
        <w:rPr>
          <w:rFonts w:asciiTheme="minorHAnsi" w:hAnsiTheme="minorHAnsi" w:cs="Arial"/>
        </w:rPr>
        <w:t xml:space="preserve"> puis </w:t>
      </w:r>
      <w:r w:rsidR="00E64F6E" w:rsidRPr="001909BC">
        <w:rPr>
          <w:rFonts w:asciiTheme="minorHAnsi" w:hAnsiTheme="minorHAnsi" w:cs="Arial"/>
        </w:rPr>
        <w:t>indiquer le quadrant de fonctionneme</w:t>
      </w:r>
      <w:r w:rsidR="00876396" w:rsidRPr="001909BC">
        <w:rPr>
          <w:rFonts w:asciiTheme="minorHAnsi" w:hAnsiTheme="minorHAnsi" w:cs="Arial"/>
        </w:rPr>
        <w:t xml:space="preserve">nt en fonction de la situation. Indiquer ces réponses sur le </w:t>
      </w:r>
      <w:r w:rsidR="00876396" w:rsidRPr="001909BC">
        <w:rPr>
          <w:rFonts w:asciiTheme="minorHAnsi" w:hAnsiTheme="minorHAnsi" w:cs="Arial"/>
          <w:b/>
        </w:rPr>
        <w:t>document réponse DR6</w:t>
      </w:r>
    </w:p>
    <w:p w14:paraId="24395C5B" w14:textId="77777777" w:rsidR="00E64F6E" w:rsidRPr="001909BC" w:rsidRDefault="00E03F3C" w:rsidP="00E007F6">
      <w:pPr>
        <w:pStyle w:val="Corpsdetexte"/>
        <w:spacing w:line="276" w:lineRule="auto"/>
        <w:rPr>
          <w:rFonts w:asciiTheme="minorHAnsi" w:hAnsiTheme="minorHAnsi"/>
          <w:szCs w:val="24"/>
        </w:rPr>
      </w:pPr>
      <w:r w:rsidRPr="001909BC">
        <w:rPr>
          <w:rFonts w:asciiTheme="minorHAnsi" w:hAnsiTheme="minorHAnsi"/>
          <w:b/>
          <w:noProof/>
          <w:szCs w:val="24"/>
        </w:rPr>
        <w:drawing>
          <wp:inline distT="0" distB="0" distL="0" distR="0" wp14:anchorId="3968277F" wp14:editId="6BC00A47">
            <wp:extent cx="5759450" cy="3437767"/>
            <wp:effectExtent l="19050" t="0" r="0" b="0"/>
            <wp:docPr id="24" name="Image 16" descr="princ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4.jpg"/>
                    <pic:cNvPicPr/>
                  </pic:nvPicPr>
                  <pic:blipFill>
                    <a:blip r:embed="rId43" cstate="print"/>
                    <a:stretch>
                      <a:fillRect/>
                    </a:stretch>
                  </pic:blipFill>
                  <pic:spPr>
                    <a:xfrm>
                      <a:off x="0" y="0"/>
                      <a:ext cx="5759450" cy="3437767"/>
                    </a:xfrm>
                    <a:prstGeom prst="rect">
                      <a:avLst/>
                    </a:prstGeom>
                  </pic:spPr>
                </pic:pic>
              </a:graphicData>
            </a:graphic>
          </wp:inline>
        </w:drawing>
      </w:r>
    </w:p>
    <w:p w14:paraId="4798C42F" w14:textId="77777777" w:rsidR="00E03F3C" w:rsidRPr="001909BC" w:rsidRDefault="00E03F3C" w:rsidP="00E007F6">
      <w:pPr>
        <w:pStyle w:val="Lgende"/>
        <w:spacing w:after="0" w:line="276" w:lineRule="auto"/>
        <w:jc w:val="center"/>
        <w:rPr>
          <w:rFonts w:asciiTheme="minorHAnsi" w:hAnsiTheme="minorHAnsi" w:cs="Arial"/>
          <w:b w:val="0"/>
          <w:i/>
          <w:color w:val="auto"/>
          <w:sz w:val="24"/>
          <w:szCs w:val="24"/>
          <w:u w:val="single"/>
        </w:rPr>
      </w:pPr>
      <w:r w:rsidRPr="001909BC">
        <w:rPr>
          <w:rFonts w:asciiTheme="minorHAnsi" w:hAnsiTheme="minorHAnsi" w:cs="Arial"/>
          <w:b w:val="0"/>
          <w:i/>
          <w:color w:val="auto"/>
          <w:sz w:val="24"/>
          <w:szCs w:val="24"/>
        </w:rPr>
        <w:t xml:space="preserve">Figure 17 : Implantation de l’actionneur électromécanique </w:t>
      </w:r>
      <w:proofErr w:type="gramStart"/>
      <w:r w:rsidRPr="001909BC">
        <w:rPr>
          <w:rFonts w:asciiTheme="minorHAnsi" w:hAnsiTheme="minorHAnsi" w:cs="Arial"/>
          <w:b w:val="0"/>
          <w:i/>
          <w:color w:val="auto"/>
          <w:sz w:val="24"/>
          <w:szCs w:val="24"/>
        </w:rPr>
        <w:t>( 2</w:t>
      </w:r>
      <w:proofErr w:type="gramEnd"/>
      <w:r w:rsidRPr="001909BC">
        <w:rPr>
          <w:rFonts w:asciiTheme="minorHAnsi" w:hAnsiTheme="minorHAnsi" w:cs="Arial"/>
          <w:b w:val="0"/>
          <w:i/>
          <w:color w:val="auto"/>
          <w:sz w:val="24"/>
          <w:szCs w:val="24"/>
        </w:rPr>
        <w:t xml:space="preserve"> actionneurs par bogie )</w:t>
      </w:r>
    </w:p>
    <w:p w14:paraId="4AAB1099" w14:textId="77777777" w:rsidR="00E64F6E" w:rsidRDefault="00E64F6E" w:rsidP="00E007F6">
      <w:pPr>
        <w:pStyle w:val="Corpsdetexte"/>
        <w:spacing w:line="276" w:lineRule="auto"/>
        <w:jc w:val="center"/>
        <w:rPr>
          <w:b/>
          <w:u w:val="single"/>
        </w:rPr>
      </w:pPr>
    </w:p>
    <w:p w14:paraId="1FA8890A" w14:textId="77777777" w:rsidR="00E03F3C" w:rsidRDefault="00E03F3C">
      <w:pPr>
        <w:rPr>
          <w:rFonts w:ascii="Arial" w:hAnsi="Arial" w:cs="Arial"/>
          <w:b/>
          <w:sz w:val="28"/>
          <w:szCs w:val="28"/>
        </w:rPr>
      </w:pPr>
      <w:r>
        <w:rPr>
          <w:rFonts w:ascii="Arial" w:hAnsi="Arial" w:cs="Arial"/>
          <w:b/>
          <w:sz w:val="28"/>
          <w:szCs w:val="28"/>
        </w:rPr>
        <w:br w:type="page"/>
      </w:r>
    </w:p>
    <w:p w14:paraId="1F9DF4BD" w14:textId="77777777" w:rsidR="007E5E9B" w:rsidRDefault="00945B97" w:rsidP="00491AEF">
      <w:pPr>
        <w:ind w:right="-2"/>
        <w:jc w:val="both"/>
        <w:rPr>
          <w:rFonts w:asciiTheme="minorHAnsi" w:hAnsiTheme="minorHAnsi" w:cs="Arial"/>
          <w:b/>
          <w:i/>
        </w:rPr>
      </w:pPr>
      <w:r w:rsidRPr="00DF1C1D">
        <w:rPr>
          <w:rFonts w:asciiTheme="minorHAnsi" w:hAnsiTheme="minorHAnsi" w:cs="Arial"/>
          <w:b/>
          <w:i/>
        </w:rPr>
        <w:t>6.</w:t>
      </w:r>
      <w:r w:rsidR="00DF1C1D">
        <w:rPr>
          <w:rFonts w:asciiTheme="minorHAnsi" w:hAnsiTheme="minorHAnsi" w:cs="Arial"/>
          <w:b/>
          <w:i/>
        </w:rPr>
        <w:t>4</w:t>
      </w:r>
      <w:r w:rsidR="003A1FC5" w:rsidRPr="00DF1C1D">
        <w:rPr>
          <w:rFonts w:asciiTheme="minorHAnsi" w:hAnsiTheme="minorHAnsi" w:cs="Arial"/>
          <w:b/>
          <w:i/>
        </w:rPr>
        <w:t xml:space="preserve">. </w:t>
      </w:r>
      <w:r w:rsidR="00872D33" w:rsidRPr="00DF1C1D">
        <w:rPr>
          <w:rFonts w:asciiTheme="minorHAnsi" w:hAnsiTheme="minorHAnsi" w:cs="Arial"/>
          <w:b/>
          <w:i/>
        </w:rPr>
        <w:t xml:space="preserve">Modélisation </w:t>
      </w:r>
      <w:r w:rsidR="00E70F10" w:rsidRPr="00DF1C1D">
        <w:rPr>
          <w:rFonts w:asciiTheme="minorHAnsi" w:hAnsiTheme="minorHAnsi" w:cs="Arial"/>
          <w:b/>
          <w:i/>
        </w:rPr>
        <w:t>de l’asservissement du système</w:t>
      </w:r>
      <w:r w:rsidR="00F31A2A">
        <w:rPr>
          <w:rFonts w:asciiTheme="minorHAnsi" w:hAnsiTheme="minorHAnsi" w:cs="Arial"/>
          <w:b/>
          <w:i/>
        </w:rPr>
        <w:t xml:space="preserve">. </w:t>
      </w:r>
    </w:p>
    <w:p w14:paraId="09C2C1AB" w14:textId="77777777" w:rsidR="007E5E9B" w:rsidRDefault="007E5E9B" w:rsidP="00491AEF">
      <w:pPr>
        <w:ind w:right="-2"/>
        <w:jc w:val="both"/>
        <w:rPr>
          <w:rFonts w:asciiTheme="minorHAnsi" w:hAnsiTheme="minorHAnsi" w:cs="Arial"/>
          <w:b/>
          <w:i/>
        </w:rPr>
      </w:pPr>
    </w:p>
    <w:p w14:paraId="0F8C69C8" w14:textId="77777777" w:rsidR="00872D33" w:rsidRPr="007E5E9B" w:rsidRDefault="00F31A2A" w:rsidP="007E5E9B">
      <w:pPr>
        <w:pBdr>
          <w:top w:val="single" w:sz="4" w:space="1" w:color="auto"/>
          <w:left w:val="single" w:sz="4" w:space="4" w:color="auto"/>
          <w:bottom w:val="single" w:sz="4" w:space="1" w:color="auto"/>
          <w:right w:val="single" w:sz="4" w:space="4" w:color="auto"/>
        </w:pBdr>
        <w:ind w:right="-2"/>
        <w:jc w:val="center"/>
        <w:rPr>
          <w:rFonts w:asciiTheme="minorHAnsi" w:hAnsiTheme="minorHAnsi" w:cs="Arial"/>
        </w:rPr>
      </w:pPr>
      <w:r w:rsidRPr="007E5E9B">
        <w:rPr>
          <w:rFonts w:asciiTheme="minorHAnsi" w:hAnsiTheme="minorHAnsi" w:cs="Arial"/>
        </w:rPr>
        <w:t xml:space="preserve">Les réponses </w:t>
      </w:r>
      <w:r w:rsidRPr="003C5810">
        <w:rPr>
          <w:rFonts w:asciiTheme="minorHAnsi" w:hAnsiTheme="minorHAnsi" w:cs="Arial"/>
        </w:rPr>
        <w:t>Q54 à Q60</w:t>
      </w:r>
      <w:r w:rsidRPr="007E5E9B">
        <w:rPr>
          <w:rFonts w:asciiTheme="minorHAnsi" w:hAnsiTheme="minorHAnsi" w:cs="Arial"/>
        </w:rPr>
        <w:t xml:space="preserve"> sont à reporter sur le D</w:t>
      </w:r>
      <w:r w:rsidR="007E5E9B">
        <w:rPr>
          <w:rFonts w:asciiTheme="minorHAnsi" w:hAnsiTheme="minorHAnsi" w:cs="Arial"/>
        </w:rPr>
        <w:t xml:space="preserve">ocument </w:t>
      </w:r>
      <w:r w:rsidRPr="007E5E9B">
        <w:rPr>
          <w:rFonts w:asciiTheme="minorHAnsi" w:hAnsiTheme="minorHAnsi" w:cs="Arial"/>
        </w:rPr>
        <w:t>R</w:t>
      </w:r>
      <w:r w:rsidR="007E5E9B">
        <w:rPr>
          <w:rFonts w:asciiTheme="minorHAnsi" w:hAnsiTheme="minorHAnsi" w:cs="Arial"/>
        </w:rPr>
        <w:t>éponse DR</w:t>
      </w:r>
      <w:r w:rsidRPr="007E5E9B">
        <w:rPr>
          <w:rFonts w:asciiTheme="minorHAnsi" w:hAnsiTheme="minorHAnsi" w:cs="Arial"/>
        </w:rPr>
        <w:t>7.</w:t>
      </w:r>
    </w:p>
    <w:p w14:paraId="18C2DB06" w14:textId="77777777" w:rsidR="00315D61" w:rsidRPr="007E5E9B" w:rsidRDefault="00315D61" w:rsidP="007E5E9B">
      <w:pPr>
        <w:spacing w:line="276" w:lineRule="auto"/>
        <w:ind w:right="-2"/>
        <w:jc w:val="center"/>
        <w:rPr>
          <w:rFonts w:asciiTheme="minorHAnsi" w:hAnsiTheme="minorHAnsi" w:cs="Arial"/>
          <w:highlight w:val="yellow"/>
        </w:rPr>
      </w:pPr>
    </w:p>
    <w:p w14:paraId="065945F5" w14:textId="77777777" w:rsidR="008726C5" w:rsidRPr="00DF1C1D" w:rsidRDefault="00A23C22" w:rsidP="00DF1C1D">
      <w:pPr>
        <w:spacing w:after="120" w:line="276" w:lineRule="auto"/>
        <w:jc w:val="both"/>
        <w:rPr>
          <w:rFonts w:asciiTheme="minorHAnsi" w:hAnsiTheme="minorHAnsi" w:cs="Arial"/>
        </w:rPr>
      </w:pPr>
      <w:r w:rsidRPr="00DF1C1D">
        <w:rPr>
          <w:rFonts w:asciiTheme="minorHAnsi" w:hAnsiTheme="minorHAnsi" w:cs="Arial"/>
        </w:rPr>
        <w:t>L’objectif de cette partie est d’étudier l’a</w:t>
      </w:r>
      <w:r w:rsidR="00E70F10" w:rsidRPr="00DF1C1D">
        <w:rPr>
          <w:rFonts w:asciiTheme="minorHAnsi" w:hAnsiTheme="minorHAnsi" w:cs="Arial"/>
        </w:rPr>
        <w:t>sservissement en position</w:t>
      </w:r>
      <w:r w:rsidRPr="00DF1C1D">
        <w:rPr>
          <w:rFonts w:asciiTheme="minorHAnsi" w:hAnsiTheme="minorHAnsi" w:cs="Arial"/>
        </w:rPr>
        <w:t xml:space="preserve"> de l’ensemble </w:t>
      </w:r>
      <w:r w:rsidR="00DF1C1D">
        <w:rPr>
          <w:rFonts w:asciiTheme="minorHAnsi" w:hAnsiTheme="minorHAnsi" w:cs="Arial"/>
        </w:rPr>
        <w:t>{</w:t>
      </w:r>
      <w:r w:rsidRPr="00DF1C1D">
        <w:rPr>
          <w:rFonts w:asciiTheme="minorHAnsi" w:hAnsiTheme="minorHAnsi" w:cs="Arial"/>
        </w:rPr>
        <w:t>traverse+caisse</w:t>
      </w:r>
      <w:r w:rsidR="00DF1C1D">
        <w:rPr>
          <w:rFonts w:asciiTheme="minorHAnsi" w:hAnsiTheme="minorHAnsi" w:cs="Arial"/>
        </w:rPr>
        <w:t>}</w:t>
      </w:r>
      <w:r w:rsidR="00C7309E">
        <w:rPr>
          <w:rFonts w:asciiTheme="minorHAnsi" w:hAnsiTheme="minorHAnsi" w:cs="Arial"/>
        </w:rPr>
        <w:t xml:space="preserve"> décrit figure 15.</w:t>
      </w:r>
    </w:p>
    <w:p w14:paraId="29DD7423" w14:textId="77777777" w:rsidR="00E64F6E" w:rsidRPr="00DF1C1D" w:rsidRDefault="007E5E9B" w:rsidP="00DF1C1D">
      <w:pPr>
        <w:pStyle w:val="Corpsdetexte"/>
        <w:spacing w:after="120" w:line="276" w:lineRule="auto"/>
        <w:rPr>
          <w:rFonts w:asciiTheme="minorHAnsi" w:hAnsiTheme="minorHAnsi"/>
          <w:szCs w:val="24"/>
        </w:rPr>
      </w:pPr>
      <w:r>
        <w:rPr>
          <w:rFonts w:asciiTheme="minorHAnsi" w:hAnsiTheme="minorHAnsi"/>
          <w:noProof/>
          <w:szCs w:val="24"/>
        </w:rPr>
        <w:drawing>
          <wp:anchor distT="0" distB="0" distL="114300" distR="114300" simplePos="0" relativeHeight="252192768" behindDoc="1" locked="0" layoutInCell="1" allowOverlap="1" wp14:anchorId="41572926" wp14:editId="47D26B40">
            <wp:simplePos x="0" y="0"/>
            <wp:positionH relativeFrom="column">
              <wp:posOffset>148590</wp:posOffset>
            </wp:positionH>
            <wp:positionV relativeFrom="paragraph">
              <wp:posOffset>197485</wp:posOffset>
            </wp:positionV>
            <wp:extent cx="5487670" cy="1739900"/>
            <wp:effectExtent l="19050" t="0" r="0" b="0"/>
            <wp:wrapTight wrapText="bothSides">
              <wp:wrapPolygon edited="0">
                <wp:start x="-75" y="0"/>
                <wp:lineTo x="-75" y="21285"/>
                <wp:lineTo x="21595" y="21285"/>
                <wp:lineTo x="21595" y="0"/>
                <wp:lineTo x="-75" y="0"/>
              </wp:wrapPolygon>
            </wp:wrapTight>
            <wp:docPr id="17" name="Image 16" descr="Laplac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laceMoteur.png"/>
                    <pic:cNvPicPr/>
                  </pic:nvPicPr>
                  <pic:blipFill>
                    <a:blip r:embed="rId44" cstate="print"/>
                    <a:srcRect t="24623" r="5031"/>
                    <a:stretch>
                      <a:fillRect/>
                    </a:stretch>
                  </pic:blipFill>
                  <pic:spPr>
                    <a:xfrm>
                      <a:off x="0" y="0"/>
                      <a:ext cx="5487670" cy="1739900"/>
                    </a:xfrm>
                    <a:prstGeom prst="rect">
                      <a:avLst/>
                    </a:prstGeom>
                  </pic:spPr>
                </pic:pic>
              </a:graphicData>
            </a:graphic>
          </wp:anchor>
        </w:drawing>
      </w:r>
      <w:r w:rsidR="00E64F6E" w:rsidRPr="00DF1C1D">
        <w:rPr>
          <w:rFonts w:asciiTheme="minorHAnsi" w:hAnsiTheme="minorHAnsi"/>
          <w:szCs w:val="24"/>
        </w:rPr>
        <w:t>Le schéma de Laplace modélisant le moteur est proposé ci-dessous</w:t>
      </w:r>
      <w:r w:rsidR="00BE7290">
        <w:rPr>
          <w:rFonts w:asciiTheme="minorHAnsi" w:hAnsiTheme="minorHAnsi"/>
          <w:szCs w:val="24"/>
        </w:rPr>
        <w:t> :</w:t>
      </w:r>
    </w:p>
    <w:p w14:paraId="2FBD3C08" w14:textId="77777777" w:rsidR="00EB3C31" w:rsidRDefault="00EB3C31" w:rsidP="007E5E9B">
      <w:pPr>
        <w:pStyle w:val="Corpsdetexte"/>
        <w:spacing w:after="120" w:line="276" w:lineRule="auto"/>
        <w:jc w:val="center"/>
        <w:rPr>
          <w:rFonts w:asciiTheme="minorHAnsi" w:hAnsiTheme="minorHAnsi"/>
          <w:i/>
          <w:szCs w:val="24"/>
        </w:rPr>
      </w:pPr>
      <w:r w:rsidRPr="00E007F6">
        <w:rPr>
          <w:rFonts w:asciiTheme="minorHAnsi" w:hAnsiTheme="minorHAnsi"/>
          <w:bCs/>
          <w:i/>
        </w:rPr>
        <w:t>Figure 1</w:t>
      </w:r>
      <w:r w:rsidR="000135E3">
        <w:rPr>
          <w:rFonts w:asciiTheme="minorHAnsi" w:hAnsiTheme="minorHAnsi"/>
          <w:bCs/>
          <w:i/>
        </w:rPr>
        <w:t>7</w:t>
      </w:r>
      <w:r w:rsidRPr="00E007F6">
        <w:rPr>
          <w:rFonts w:asciiTheme="minorHAnsi" w:hAnsiTheme="minorHAnsi"/>
          <w:bCs/>
          <w:i/>
        </w:rPr>
        <w:t xml:space="preserve"> : </w:t>
      </w:r>
      <w:r w:rsidR="000135E3">
        <w:rPr>
          <w:rFonts w:asciiTheme="minorHAnsi" w:hAnsiTheme="minorHAnsi"/>
          <w:bCs/>
          <w:i/>
        </w:rPr>
        <w:t>Schéma de Laplace du moteur</w:t>
      </w:r>
    </w:p>
    <w:p w14:paraId="09B4C62B" w14:textId="77777777" w:rsidR="00E64F6E" w:rsidRPr="00DF1C1D" w:rsidRDefault="00E64F6E" w:rsidP="00DF1C1D">
      <w:pPr>
        <w:pStyle w:val="Corpsdetexte"/>
        <w:spacing w:after="120" w:line="276" w:lineRule="auto"/>
        <w:rPr>
          <w:rFonts w:asciiTheme="minorHAnsi" w:hAnsiTheme="minorHAnsi"/>
          <w:b/>
          <w:szCs w:val="24"/>
          <w:u w:val="single"/>
        </w:rPr>
      </w:pPr>
      <w:r w:rsidRPr="00DF1C1D">
        <w:rPr>
          <w:rFonts w:asciiTheme="minorHAnsi" w:hAnsiTheme="minorHAnsi"/>
          <w:i/>
          <w:szCs w:val="24"/>
        </w:rPr>
        <w:t>On notera</w:t>
      </w:r>
      <w:r w:rsidRPr="00DF1C1D">
        <w:rPr>
          <w:rFonts w:asciiTheme="minorHAnsi" w:hAnsiTheme="minorHAnsi"/>
          <w:i/>
          <w:szCs w:val="24"/>
        </w:rPr>
        <w:tab/>
        <w:t xml:space="preserve"> </w:t>
      </w:r>
      <m:oMath>
        <m:sSub>
          <m:sSubPr>
            <m:ctrlPr>
              <w:rPr>
                <w:rFonts w:ascii="Cambria Math" w:hAnsiTheme="minorHAnsi"/>
                <w:b/>
                <w:i/>
                <w:szCs w:val="24"/>
                <w:vertAlign w:val="subscript"/>
              </w:rPr>
            </m:ctrlPr>
          </m:sSubPr>
          <m:e>
            <m:r>
              <m:rPr>
                <m:sty m:val="bi"/>
              </m:rPr>
              <w:rPr>
                <w:rFonts w:ascii="Cambria Math" w:hAnsi="Cambria Math"/>
                <w:szCs w:val="24"/>
              </w:rPr>
              <m:t>τ</m:t>
            </m:r>
          </m:e>
          <m:sub>
            <m:r>
              <m:rPr>
                <m:sty m:val="bi"/>
              </m:rPr>
              <w:rPr>
                <w:rFonts w:ascii="Cambria Math" w:hAnsi="Cambria Math"/>
                <w:szCs w:val="24"/>
                <w:vertAlign w:val="subscript"/>
              </w:rPr>
              <m:t>V</m:t>
            </m:r>
          </m:sub>
        </m:sSub>
        <m:r>
          <m:rPr>
            <m:sty m:val="bi"/>
          </m:rPr>
          <w:rPr>
            <w:rFonts w:ascii="Cambria Math" w:hAnsiTheme="minorHAnsi"/>
            <w:szCs w:val="24"/>
          </w:rPr>
          <m:t xml:space="preserve">= </m:t>
        </m:r>
        <m:f>
          <m:fPr>
            <m:ctrlPr>
              <w:rPr>
                <w:rFonts w:ascii="Cambria Math" w:hAnsiTheme="minorHAnsi"/>
                <w:b/>
                <w:i/>
                <w:szCs w:val="24"/>
              </w:rPr>
            </m:ctrlPr>
          </m:fPr>
          <m:num>
            <m:sSub>
              <m:sSubPr>
                <m:ctrlPr>
                  <w:rPr>
                    <w:rFonts w:ascii="Cambria Math" w:hAnsiTheme="minorHAnsi"/>
                    <w:b/>
                    <w:i/>
                    <w:szCs w:val="24"/>
                  </w:rPr>
                </m:ctrlPr>
              </m:sSubPr>
              <m:e>
                <m:r>
                  <m:rPr>
                    <m:sty m:val="bi"/>
                  </m:rPr>
                  <w:rPr>
                    <w:rFonts w:ascii="Cambria Math" w:hAnsi="Cambria Math"/>
                    <w:szCs w:val="24"/>
                  </w:rPr>
                  <m:t>J</m:t>
                </m:r>
              </m:e>
              <m:sub>
                <m:r>
                  <m:rPr>
                    <m:sty m:val="bi"/>
                  </m:rPr>
                  <w:rPr>
                    <w:rFonts w:ascii="Cambria Math" w:hAnsi="Cambria Math"/>
                    <w:szCs w:val="24"/>
                  </w:rPr>
                  <m:t>eq</m:t>
                </m:r>
              </m:sub>
            </m:sSub>
          </m:num>
          <m:den>
            <m:sSub>
              <m:sSubPr>
                <m:ctrlPr>
                  <w:rPr>
                    <w:rFonts w:ascii="Cambria Math" w:hAnsiTheme="minorHAnsi"/>
                    <w:b/>
                    <w:i/>
                    <w:szCs w:val="24"/>
                  </w:rPr>
                </m:ctrlPr>
              </m:sSubPr>
              <m:e>
                <m:r>
                  <m:rPr>
                    <m:sty m:val="bi"/>
                  </m:rPr>
                  <w:rPr>
                    <w:rFonts w:ascii="Cambria Math" w:hAnsi="Cambria Math"/>
                    <w:szCs w:val="24"/>
                  </w:rPr>
                  <m:t>f</m:t>
                </m:r>
              </m:e>
              <m:sub>
                <m:r>
                  <m:rPr>
                    <m:sty m:val="bi"/>
                  </m:rPr>
                  <w:rPr>
                    <w:rFonts w:ascii="Cambria Math" w:hAnsi="Cambria Math"/>
                    <w:szCs w:val="24"/>
                  </w:rPr>
                  <m:t>t</m:t>
                </m:r>
              </m:sub>
            </m:sSub>
          </m:den>
        </m:f>
      </m:oMath>
      <w:r w:rsidRPr="00DF1C1D">
        <w:rPr>
          <w:rFonts w:asciiTheme="minorHAnsi" w:hAnsiTheme="minorHAnsi"/>
          <w:b/>
          <w:szCs w:val="24"/>
          <w:u w:val="single"/>
        </w:rPr>
        <w:t xml:space="preserve"> </w:t>
      </w:r>
    </w:p>
    <w:p w14:paraId="77230921" w14:textId="77777777" w:rsidR="00E64F6E" w:rsidRPr="00DF1C1D" w:rsidRDefault="00C14387" w:rsidP="00DF1C1D">
      <w:pPr>
        <w:pStyle w:val="Corpsdetexte"/>
        <w:spacing w:line="276" w:lineRule="auto"/>
        <w:ind w:left="567" w:hanging="567"/>
        <w:rPr>
          <w:rFonts w:asciiTheme="minorHAnsi" w:hAnsiTheme="minorHAnsi"/>
          <w:szCs w:val="24"/>
        </w:rPr>
      </w:pPr>
      <w:r w:rsidRPr="00DF1C1D">
        <w:rPr>
          <w:rFonts w:asciiTheme="minorHAnsi" w:hAnsiTheme="minorHAnsi"/>
          <w:b/>
          <w:szCs w:val="24"/>
        </w:rPr>
        <w:t>Q</w:t>
      </w:r>
      <w:r w:rsidR="006F1F35" w:rsidRPr="00DF1C1D">
        <w:rPr>
          <w:rFonts w:asciiTheme="minorHAnsi" w:hAnsiTheme="minorHAnsi"/>
          <w:b/>
          <w:szCs w:val="24"/>
        </w:rPr>
        <w:t>5</w:t>
      </w:r>
      <w:r w:rsidR="00160F6A">
        <w:rPr>
          <w:rFonts w:asciiTheme="minorHAnsi" w:hAnsiTheme="minorHAnsi"/>
          <w:b/>
          <w:szCs w:val="24"/>
        </w:rPr>
        <w:t>4</w:t>
      </w:r>
      <w:r w:rsidR="00DF1C1D" w:rsidRPr="00DF1C1D">
        <w:rPr>
          <w:rFonts w:asciiTheme="minorHAnsi" w:hAnsiTheme="minorHAnsi"/>
          <w:b/>
          <w:szCs w:val="24"/>
        </w:rPr>
        <w:t>.</w:t>
      </w:r>
      <w:r w:rsidR="00DF1C1D">
        <w:rPr>
          <w:rFonts w:asciiTheme="minorHAnsi" w:hAnsiTheme="minorHAnsi"/>
          <w:b/>
          <w:szCs w:val="24"/>
        </w:rPr>
        <w:tab/>
      </w:r>
      <w:r w:rsidR="00E64F6E" w:rsidRPr="00DF1C1D">
        <w:rPr>
          <w:rFonts w:asciiTheme="minorHAnsi" w:hAnsiTheme="minorHAnsi"/>
          <w:szCs w:val="24"/>
        </w:rPr>
        <w:t xml:space="preserve">Expliciter </w:t>
      </w:r>
      <w:r w:rsidR="00E64F6E" w:rsidRPr="00DF1C1D">
        <w:rPr>
          <w:rFonts w:asciiTheme="minorHAnsi" w:hAnsiTheme="minorHAnsi"/>
          <w:b/>
          <w:szCs w:val="24"/>
        </w:rPr>
        <w:t>A1</w:t>
      </w:r>
      <w:r w:rsidRPr="00DF1C1D">
        <w:rPr>
          <w:rFonts w:asciiTheme="minorHAnsi" w:hAnsiTheme="minorHAnsi"/>
          <w:b/>
          <w:szCs w:val="24"/>
        </w:rPr>
        <w:t>(p</w:t>
      </w:r>
      <w:r w:rsidRPr="00DF1C1D">
        <w:rPr>
          <w:rFonts w:asciiTheme="minorHAnsi" w:hAnsiTheme="minorHAnsi"/>
          <w:szCs w:val="24"/>
        </w:rPr>
        <w:t>)</w:t>
      </w:r>
      <w:r w:rsidR="00E64F6E" w:rsidRPr="00DF1C1D">
        <w:rPr>
          <w:rFonts w:asciiTheme="minorHAnsi" w:hAnsiTheme="minorHAnsi"/>
          <w:szCs w:val="24"/>
        </w:rPr>
        <w:t xml:space="preserve">, </w:t>
      </w:r>
      <w:r w:rsidR="00E64F6E" w:rsidRPr="00DF1C1D">
        <w:rPr>
          <w:rFonts w:asciiTheme="minorHAnsi" w:hAnsiTheme="minorHAnsi"/>
          <w:b/>
          <w:szCs w:val="24"/>
        </w:rPr>
        <w:t>A2</w:t>
      </w:r>
      <w:r w:rsidRPr="00DF1C1D">
        <w:rPr>
          <w:rFonts w:asciiTheme="minorHAnsi" w:hAnsiTheme="minorHAnsi"/>
          <w:b/>
          <w:szCs w:val="24"/>
        </w:rPr>
        <w:t>(p)</w:t>
      </w:r>
      <w:r w:rsidR="00021E48">
        <w:rPr>
          <w:rFonts w:asciiTheme="minorHAnsi" w:hAnsiTheme="minorHAnsi"/>
          <w:b/>
          <w:szCs w:val="24"/>
        </w:rPr>
        <w:t xml:space="preserve">, </w:t>
      </w:r>
      <w:r w:rsidR="00021E48" w:rsidRPr="00DF1C1D">
        <w:rPr>
          <w:rFonts w:asciiTheme="minorHAnsi" w:hAnsiTheme="minorHAnsi"/>
          <w:b/>
          <w:szCs w:val="24"/>
        </w:rPr>
        <w:t xml:space="preserve">A3(p) </w:t>
      </w:r>
      <w:r w:rsidR="00E64F6E" w:rsidRPr="00DF1C1D">
        <w:rPr>
          <w:rFonts w:asciiTheme="minorHAnsi" w:hAnsiTheme="minorHAnsi"/>
          <w:b/>
          <w:szCs w:val="24"/>
        </w:rPr>
        <w:t xml:space="preserve"> </w:t>
      </w:r>
      <w:r w:rsidR="00E64F6E" w:rsidRPr="00DF1C1D">
        <w:rPr>
          <w:rFonts w:asciiTheme="minorHAnsi" w:hAnsiTheme="minorHAnsi"/>
          <w:szCs w:val="24"/>
        </w:rPr>
        <w:t xml:space="preserve">et </w:t>
      </w:r>
      <w:r w:rsidR="00E64F6E" w:rsidRPr="00DF1C1D">
        <w:rPr>
          <w:rFonts w:asciiTheme="minorHAnsi" w:hAnsiTheme="minorHAnsi"/>
          <w:b/>
          <w:szCs w:val="24"/>
        </w:rPr>
        <w:t>A</w:t>
      </w:r>
      <w:r w:rsidR="00021E48">
        <w:rPr>
          <w:rFonts w:asciiTheme="minorHAnsi" w:hAnsiTheme="minorHAnsi"/>
          <w:b/>
          <w:szCs w:val="24"/>
        </w:rPr>
        <w:t>4</w:t>
      </w:r>
      <w:r w:rsidRPr="00DF1C1D">
        <w:rPr>
          <w:rFonts w:asciiTheme="minorHAnsi" w:hAnsiTheme="minorHAnsi"/>
          <w:b/>
          <w:szCs w:val="24"/>
        </w:rPr>
        <w:t>(p)</w:t>
      </w:r>
      <w:r w:rsidR="00E64F6E" w:rsidRPr="00DF1C1D">
        <w:rPr>
          <w:rFonts w:asciiTheme="minorHAnsi" w:hAnsiTheme="minorHAnsi"/>
          <w:b/>
          <w:szCs w:val="24"/>
        </w:rPr>
        <w:t xml:space="preserve"> </w:t>
      </w:r>
      <w:r w:rsidR="00E64F6E" w:rsidRPr="00DF1C1D">
        <w:rPr>
          <w:rFonts w:asciiTheme="minorHAnsi" w:hAnsiTheme="minorHAnsi"/>
          <w:szCs w:val="24"/>
        </w:rPr>
        <w:t xml:space="preserve">en fonction de la variable de Laplace </w:t>
      </w:r>
      <w:r w:rsidR="00E64F6E" w:rsidRPr="00DF1C1D">
        <w:rPr>
          <w:rFonts w:asciiTheme="minorHAnsi" w:hAnsiTheme="minorHAnsi"/>
          <w:b/>
          <w:szCs w:val="24"/>
        </w:rPr>
        <w:t>p</w:t>
      </w:r>
      <w:r w:rsidR="00E64F6E" w:rsidRPr="00DF1C1D">
        <w:rPr>
          <w:rFonts w:asciiTheme="minorHAnsi" w:hAnsiTheme="minorHAnsi"/>
          <w:szCs w:val="24"/>
        </w:rPr>
        <w:t xml:space="preserve"> et des paramètres du moteur.</w:t>
      </w:r>
    </w:p>
    <w:p w14:paraId="162228F5" w14:textId="77777777" w:rsidR="00C0446F" w:rsidRPr="00DF1C1D" w:rsidRDefault="00C0446F" w:rsidP="00DF1C1D">
      <w:pPr>
        <w:pStyle w:val="Corpsdetexte"/>
        <w:spacing w:line="276" w:lineRule="auto"/>
        <w:rPr>
          <w:rFonts w:asciiTheme="minorHAnsi" w:hAnsiTheme="minorHAnsi"/>
          <w:b/>
          <w:szCs w:val="24"/>
        </w:rPr>
      </w:pPr>
    </w:p>
    <w:p w14:paraId="3789FD1F" w14:textId="77777777" w:rsidR="00E64F6E" w:rsidRPr="00DF1C1D" w:rsidRDefault="00E64F6E" w:rsidP="00DF1C1D">
      <w:pPr>
        <w:pStyle w:val="Corpsdetexte"/>
        <w:spacing w:line="276" w:lineRule="auto"/>
        <w:rPr>
          <w:rFonts w:asciiTheme="minorHAnsi" w:hAnsiTheme="minorHAnsi"/>
          <w:szCs w:val="24"/>
        </w:rPr>
      </w:pPr>
      <w:r w:rsidRPr="00DF1C1D">
        <w:rPr>
          <w:rFonts w:asciiTheme="minorHAnsi" w:hAnsiTheme="minorHAnsi"/>
          <w:szCs w:val="24"/>
        </w:rPr>
        <w:t xml:space="preserve">D’après la Figure </w:t>
      </w:r>
      <w:r w:rsidR="00E03F3C" w:rsidRPr="00DC5357">
        <w:rPr>
          <w:rFonts w:asciiTheme="minorHAnsi" w:hAnsiTheme="minorHAnsi"/>
          <w:szCs w:val="24"/>
        </w:rPr>
        <w:t>15</w:t>
      </w:r>
      <w:r w:rsidR="00C14387" w:rsidRPr="00DC5357">
        <w:rPr>
          <w:rFonts w:asciiTheme="minorHAnsi" w:hAnsiTheme="minorHAnsi"/>
          <w:szCs w:val="24"/>
        </w:rPr>
        <w:t>,</w:t>
      </w:r>
      <w:r w:rsidRPr="00DF1C1D">
        <w:rPr>
          <w:rFonts w:asciiTheme="minorHAnsi" w:hAnsiTheme="minorHAnsi"/>
          <w:szCs w:val="24"/>
        </w:rPr>
        <w:t xml:space="preserve"> </w:t>
      </w:r>
      <w:r w:rsidR="00BE7290">
        <w:rPr>
          <w:rFonts w:asciiTheme="minorHAnsi" w:hAnsiTheme="minorHAnsi"/>
          <w:szCs w:val="24"/>
        </w:rPr>
        <w:t>il est possible de</w:t>
      </w:r>
      <w:r w:rsidRPr="00DF1C1D">
        <w:rPr>
          <w:rFonts w:asciiTheme="minorHAnsi" w:hAnsiTheme="minorHAnsi"/>
          <w:szCs w:val="24"/>
        </w:rPr>
        <w:t xml:space="preserve"> calculer l’effort appliqué sur </w:t>
      </w:r>
      <w:r w:rsidR="000B7716">
        <w:rPr>
          <w:rFonts w:asciiTheme="minorHAnsi" w:hAnsiTheme="minorHAnsi"/>
          <w:szCs w:val="24"/>
        </w:rPr>
        <w:t xml:space="preserve">l’actionneur </w:t>
      </w:r>
      <w:r w:rsidRPr="00DF1C1D">
        <w:rPr>
          <w:rFonts w:asciiTheme="minorHAnsi" w:hAnsiTheme="minorHAnsi"/>
          <w:szCs w:val="24"/>
        </w:rPr>
        <w:t xml:space="preserve">en fonction de la déformation de la liaison entre la tête </w:t>
      </w:r>
      <w:r w:rsidR="000B7716">
        <w:rPr>
          <w:rFonts w:asciiTheme="minorHAnsi" w:hAnsiTheme="minorHAnsi"/>
          <w:szCs w:val="24"/>
        </w:rPr>
        <w:t>de l’actionneur</w:t>
      </w:r>
      <w:r w:rsidRPr="00DF1C1D">
        <w:rPr>
          <w:rFonts w:asciiTheme="minorHAnsi" w:hAnsiTheme="minorHAnsi"/>
          <w:szCs w:val="24"/>
        </w:rPr>
        <w:t xml:space="preserve"> et l’attache de la traverse.</w:t>
      </w:r>
    </w:p>
    <w:p w14:paraId="43C057FE" w14:textId="77777777" w:rsidR="00E64F6E" w:rsidRPr="00DF1C1D" w:rsidRDefault="00E64F6E" w:rsidP="00DF1C1D">
      <w:pPr>
        <w:pStyle w:val="Corpsdetexte"/>
        <w:spacing w:line="276" w:lineRule="auto"/>
        <w:rPr>
          <w:rFonts w:asciiTheme="minorHAnsi" w:hAnsiTheme="minorHAnsi"/>
          <w:szCs w:val="24"/>
          <w:shd w:val="clear" w:color="auto" w:fill="FFFFFF"/>
        </w:rPr>
      </w:pPr>
      <w:r w:rsidRPr="00DF1C1D">
        <w:rPr>
          <w:rFonts w:asciiTheme="minorHAnsi" w:hAnsiTheme="minorHAnsi"/>
          <w:b/>
          <w:szCs w:val="24"/>
          <w:shd w:val="clear" w:color="auto" w:fill="FFFFFF"/>
        </w:rPr>
        <w:t>K</w:t>
      </w:r>
      <w:r w:rsidRPr="00DF1C1D">
        <w:rPr>
          <w:rFonts w:asciiTheme="minorHAnsi" w:hAnsiTheme="minorHAnsi"/>
          <w:b/>
          <w:szCs w:val="24"/>
          <w:shd w:val="clear" w:color="auto" w:fill="FFFFFF"/>
          <w:vertAlign w:val="subscript"/>
        </w:rPr>
        <w:t>AV</w:t>
      </w:r>
      <w:r w:rsidRPr="00DF1C1D">
        <w:rPr>
          <w:rStyle w:val="apple-converted-space"/>
          <w:rFonts w:asciiTheme="minorHAnsi" w:hAnsiTheme="minorHAnsi"/>
          <w:szCs w:val="24"/>
          <w:shd w:val="clear" w:color="auto" w:fill="FFFFFF"/>
        </w:rPr>
        <w:t> </w:t>
      </w:r>
      <w:r w:rsidRPr="00DF1C1D">
        <w:rPr>
          <w:rFonts w:asciiTheme="minorHAnsi" w:hAnsiTheme="minorHAnsi"/>
          <w:szCs w:val="24"/>
          <w:shd w:val="clear" w:color="auto" w:fill="FFFFFF"/>
        </w:rPr>
        <w:t xml:space="preserve">= 5e7 N/m     </w:t>
      </w:r>
      <w:r w:rsidRPr="00DF1C1D">
        <w:rPr>
          <w:rFonts w:asciiTheme="minorHAnsi" w:hAnsiTheme="minorHAnsi"/>
          <w:szCs w:val="24"/>
          <w:shd w:val="clear" w:color="auto" w:fill="FFFFFF"/>
        </w:rPr>
        <w:tab/>
      </w:r>
      <w:r w:rsidRPr="00DF1C1D">
        <w:rPr>
          <w:rFonts w:asciiTheme="minorHAnsi" w:hAnsiTheme="minorHAnsi"/>
          <w:szCs w:val="24"/>
          <w:shd w:val="clear" w:color="auto" w:fill="FFFFFF"/>
        </w:rPr>
        <w:tab/>
      </w:r>
      <w:r w:rsidR="0092695B">
        <w:rPr>
          <w:rFonts w:asciiTheme="minorHAnsi" w:hAnsiTheme="minorHAnsi"/>
          <w:szCs w:val="24"/>
          <w:shd w:val="clear" w:color="auto" w:fill="FFFFFF"/>
        </w:rPr>
        <w:t>raideur d’attache de la tête de l’actionneur.</w:t>
      </w:r>
    </w:p>
    <w:p w14:paraId="44FC7AEC" w14:textId="77777777" w:rsidR="00E64F6E" w:rsidRPr="00DF1C1D" w:rsidRDefault="00E64F6E" w:rsidP="00DF1C1D">
      <w:pPr>
        <w:pStyle w:val="Corpsdetexte"/>
        <w:spacing w:line="276" w:lineRule="auto"/>
        <w:rPr>
          <w:rFonts w:asciiTheme="minorHAnsi" w:hAnsiTheme="minorHAnsi"/>
          <w:szCs w:val="24"/>
          <w:shd w:val="clear" w:color="auto" w:fill="FFFFFF"/>
        </w:rPr>
      </w:pPr>
      <w:r w:rsidRPr="00DF1C1D">
        <w:rPr>
          <w:rFonts w:asciiTheme="minorHAnsi" w:hAnsiTheme="minorHAnsi"/>
          <w:b/>
          <w:szCs w:val="24"/>
          <w:shd w:val="clear" w:color="auto" w:fill="FFFFFF"/>
        </w:rPr>
        <w:t>X</w:t>
      </w:r>
      <w:r w:rsidRPr="00DF1C1D">
        <w:rPr>
          <w:rFonts w:asciiTheme="minorHAnsi" w:hAnsiTheme="minorHAnsi"/>
          <w:b/>
          <w:szCs w:val="24"/>
          <w:shd w:val="clear" w:color="auto" w:fill="FFFFFF"/>
          <w:vertAlign w:val="subscript"/>
        </w:rPr>
        <w:t>V</w:t>
      </w:r>
      <w:r w:rsidRPr="00DF1C1D">
        <w:rPr>
          <w:rFonts w:asciiTheme="minorHAnsi" w:hAnsiTheme="minorHAnsi"/>
          <w:szCs w:val="24"/>
          <w:shd w:val="clear" w:color="auto" w:fill="FFFFFF"/>
        </w:rPr>
        <w:t xml:space="preserve"> : </w:t>
      </w:r>
      <w:r w:rsidRPr="00DF1C1D">
        <w:rPr>
          <w:rFonts w:asciiTheme="minorHAnsi" w:hAnsiTheme="minorHAnsi"/>
          <w:szCs w:val="24"/>
          <w:shd w:val="clear" w:color="auto" w:fill="FFFFFF"/>
        </w:rPr>
        <w:tab/>
      </w:r>
      <w:r w:rsidRPr="00DF1C1D">
        <w:rPr>
          <w:rFonts w:asciiTheme="minorHAnsi" w:hAnsiTheme="minorHAnsi"/>
          <w:szCs w:val="24"/>
          <w:shd w:val="clear" w:color="auto" w:fill="FFFFFF"/>
        </w:rPr>
        <w:tab/>
      </w:r>
      <w:r w:rsidRPr="00DF1C1D">
        <w:rPr>
          <w:rFonts w:asciiTheme="minorHAnsi" w:hAnsiTheme="minorHAnsi"/>
          <w:szCs w:val="24"/>
          <w:shd w:val="clear" w:color="auto" w:fill="FFFFFF"/>
        </w:rPr>
        <w:tab/>
      </w:r>
      <w:r w:rsidRPr="00DF1C1D">
        <w:rPr>
          <w:rFonts w:asciiTheme="minorHAnsi" w:hAnsiTheme="minorHAnsi"/>
          <w:szCs w:val="24"/>
          <w:shd w:val="clear" w:color="auto" w:fill="FFFFFF"/>
        </w:rPr>
        <w:tab/>
        <w:t xml:space="preserve">position de la vis (tête de </w:t>
      </w:r>
      <w:r w:rsidR="0092695B">
        <w:rPr>
          <w:rFonts w:asciiTheme="minorHAnsi" w:hAnsiTheme="minorHAnsi"/>
          <w:szCs w:val="24"/>
          <w:shd w:val="clear" w:color="auto" w:fill="FFFFFF"/>
        </w:rPr>
        <w:t>l’actionneur</w:t>
      </w:r>
      <w:r w:rsidRPr="00DF1C1D">
        <w:rPr>
          <w:rFonts w:asciiTheme="minorHAnsi" w:hAnsiTheme="minorHAnsi"/>
          <w:szCs w:val="24"/>
          <w:shd w:val="clear" w:color="auto" w:fill="FFFFFF"/>
        </w:rPr>
        <w:t>)</w:t>
      </w:r>
    </w:p>
    <w:p w14:paraId="25048CCC" w14:textId="77777777" w:rsidR="00E64F6E" w:rsidRPr="00DF1C1D" w:rsidRDefault="00E64F6E" w:rsidP="00DF1C1D">
      <w:pPr>
        <w:pStyle w:val="Corpsdetexte"/>
        <w:spacing w:line="276" w:lineRule="auto"/>
        <w:rPr>
          <w:rFonts w:asciiTheme="minorHAnsi" w:hAnsiTheme="minorHAnsi"/>
          <w:szCs w:val="24"/>
          <w:shd w:val="clear" w:color="auto" w:fill="FFFFFF"/>
        </w:rPr>
      </w:pPr>
      <w:r w:rsidRPr="00DF1C1D">
        <w:rPr>
          <w:rFonts w:asciiTheme="minorHAnsi" w:hAnsiTheme="minorHAnsi"/>
          <w:b/>
          <w:szCs w:val="24"/>
          <w:shd w:val="clear" w:color="auto" w:fill="FFFFFF"/>
        </w:rPr>
        <w:t>X</w:t>
      </w:r>
      <w:r w:rsidRPr="00DF1C1D">
        <w:rPr>
          <w:rFonts w:asciiTheme="minorHAnsi" w:hAnsiTheme="minorHAnsi"/>
          <w:b/>
          <w:szCs w:val="24"/>
          <w:shd w:val="clear" w:color="auto" w:fill="FFFFFF"/>
          <w:vertAlign w:val="subscript"/>
        </w:rPr>
        <w:t>T</w:t>
      </w:r>
      <w:r w:rsidRPr="00DF1C1D">
        <w:rPr>
          <w:rFonts w:asciiTheme="minorHAnsi" w:hAnsiTheme="minorHAnsi"/>
          <w:szCs w:val="24"/>
          <w:shd w:val="clear" w:color="auto" w:fill="FFFFFF"/>
        </w:rPr>
        <w:t xml:space="preserve"> : </w:t>
      </w:r>
      <w:r w:rsidRPr="00DF1C1D">
        <w:rPr>
          <w:rFonts w:asciiTheme="minorHAnsi" w:hAnsiTheme="minorHAnsi"/>
          <w:szCs w:val="24"/>
          <w:shd w:val="clear" w:color="auto" w:fill="FFFFFF"/>
        </w:rPr>
        <w:tab/>
      </w:r>
      <w:r w:rsidRPr="00DF1C1D">
        <w:rPr>
          <w:rFonts w:asciiTheme="minorHAnsi" w:hAnsiTheme="minorHAnsi"/>
          <w:szCs w:val="24"/>
          <w:shd w:val="clear" w:color="auto" w:fill="FFFFFF"/>
        </w:rPr>
        <w:tab/>
      </w:r>
      <w:r w:rsidRPr="00DF1C1D">
        <w:rPr>
          <w:rFonts w:asciiTheme="minorHAnsi" w:hAnsiTheme="minorHAnsi"/>
          <w:szCs w:val="24"/>
          <w:shd w:val="clear" w:color="auto" w:fill="FFFFFF"/>
        </w:rPr>
        <w:tab/>
      </w:r>
      <w:r w:rsidRPr="00DF1C1D">
        <w:rPr>
          <w:rFonts w:asciiTheme="minorHAnsi" w:hAnsiTheme="minorHAnsi"/>
          <w:szCs w:val="24"/>
          <w:shd w:val="clear" w:color="auto" w:fill="FFFFFF"/>
        </w:rPr>
        <w:tab/>
        <w:t>position de la traverse au niveau de l’attache</w:t>
      </w:r>
    </w:p>
    <w:p w14:paraId="3A9A3884" w14:textId="5CBBE891" w:rsidR="00E64F6E" w:rsidRPr="00DF1C1D" w:rsidRDefault="00E64F6E" w:rsidP="00DF1C1D">
      <w:pPr>
        <w:pStyle w:val="Corpsdetexte"/>
        <w:spacing w:after="120" w:line="276" w:lineRule="auto"/>
        <w:rPr>
          <w:rFonts w:asciiTheme="minorHAnsi" w:hAnsiTheme="minorHAnsi"/>
          <w:b/>
          <w:szCs w:val="24"/>
          <w:shd w:val="clear" w:color="auto" w:fill="FFFFFF"/>
        </w:rPr>
      </w:pPr>
      <w:r w:rsidRPr="00DF1C1D">
        <w:rPr>
          <w:rFonts w:asciiTheme="minorHAnsi" w:hAnsiTheme="minorHAnsi"/>
          <w:szCs w:val="24"/>
          <w:shd w:val="clear" w:color="auto" w:fill="FFFFFF"/>
        </w:rPr>
        <w:t xml:space="preserve">On donne </w:t>
      </w:r>
      <m:oMath>
        <m:sSub>
          <m:sSubPr>
            <m:ctrlPr>
              <w:rPr>
                <w:rFonts w:ascii="Cambria Math" w:hAnsi="Cambria Math"/>
                <w:i/>
                <w:szCs w:val="24"/>
                <w:shd w:val="clear" w:color="auto" w:fill="FFFFFF"/>
              </w:rPr>
            </m:ctrlPr>
          </m:sSubPr>
          <m:e>
            <m:r>
              <w:rPr>
                <w:rFonts w:ascii="Cambria Math" w:hAnsi="Cambria Math"/>
                <w:szCs w:val="24"/>
                <w:shd w:val="clear" w:color="auto" w:fill="FFFFFF"/>
              </w:rPr>
              <m:t>F</m:t>
            </m:r>
          </m:e>
          <m:sub>
            <m:r>
              <w:rPr>
                <w:rFonts w:ascii="Cambria Math" w:hAnsi="Cambria Math"/>
                <w:szCs w:val="24"/>
                <w:shd w:val="clear" w:color="auto" w:fill="FFFFFF"/>
              </w:rPr>
              <m:t>V</m:t>
            </m: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K</m:t>
            </m:r>
          </m:e>
          <m:sub>
            <m:r>
              <w:rPr>
                <w:rFonts w:ascii="Cambria Math" w:hAnsi="Cambria Math"/>
                <w:szCs w:val="24"/>
                <w:shd w:val="clear" w:color="auto" w:fill="FFFFFF"/>
              </w:rPr>
              <m:t>AV</m:t>
            </m:r>
          </m:sub>
        </m:sSub>
        <m:r>
          <w:rPr>
            <w:rFonts w:ascii="Cambria Math" w:hAnsi="Cambria Math"/>
            <w:szCs w:val="24"/>
            <w:shd w:val="clear" w:color="auto" w:fill="FFFFFF"/>
          </w:rPr>
          <m:t>∙</m:t>
        </m:r>
        <m:d>
          <m:dPr>
            <m:ctrlPr>
              <w:rPr>
                <w:rFonts w:ascii="Cambria Math" w:hAnsi="Cambria Math"/>
                <w:i/>
                <w:szCs w:val="24"/>
                <w:shd w:val="clear" w:color="auto" w:fill="FFFFFF"/>
              </w:rPr>
            </m:ctrlPr>
          </m:dPr>
          <m:e>
            <m:sSub>
              <m:sSubPr>
                <m:ctrlPr>
                  <w:rPr>
                    <w:rFonts w:ascii="Cambria Math" w:hAnsi="Cambria Math"/>
                    <w:i/>
                    <w:szCs w:val="24"/>
                    <w:shd w:val="clear" w:color="auto" w:fill="FFFFFF"/>
                  </w:rPr>
                </m:ctrlPr>
              </m:sSubPr>
              <m:e>
                <m:r>
                  <w:rPr>
                    <w:rFonts w:ascii="Cambria Math" w:hAnsi="Cambria Math"/>
                    <w:szCs w:val="24"/>
                    <w:shd w:val="clear" w:color="auto" w:fill="FFFFFF"/>
                  </w:rPr>
                  <m:t>X</m:t>
                </m:r>
              </m:e>
              <m:sub>
                <m:r>
                  <w:rPr>
                    <w:rFonts w:ascii="Cambria Math" w:hAnsi="Cambria Math"/>
                    <w:szCs w:val="24"/>
                    <w:shd w:val="clear" w:color="auto" w:fill="FFFFFF"/>
                  </w:rPr>
                  <m:t>V</m:t>
                </m:r>
              </m:sub>
            </m:sSub>
            <m:r>
              <w:rPr>
                <w:rFonts w:ascii="Cambria Math" w:hAnsi="Cambria Math"/>
                <w:szCs w:val="24"/>
                <w:shd w:val="clear" w:color="auto" w:fill="FFFFFF"/>
              </w:rPr>
              <m:t>-</m:t>
            </m:r>
            <m:sSub>
              <m:sSubPr>
                <m:ctrlPr>
                  <w:rPr>
                    <w:rFonts w:ascii="Cambria Math" w:hAnsi="Cambria Math"/>
                    <w:i/>
                    <w:szCs w:val="24"/>
                    <w:shd w:val="clear" w:color="auto" w:fill="FFFFFF"/>
                  </w:rPr>
                </m:ctrlPr>
              </m:sSubPr>
              <m:e>
                <m:r>
                  <w:rPr>
                    <w:rFonts w:ascii="Cambria Math" w:hAnsi="Cambria Math"/>
                    <w:szCs w:val="24"/>
                    <w:shd w:val="clear" w:color="auto" w:fill="FFFFFF"/>
                  </w:rPr>
                  <m:t>X</m:t>
                </m:r>
              </m:e>
              <m:sub>
                <m:r>
                  <w:rPr>
                    <w:rFonts w:ascii="Cambria Math" w:hAnsi="Cambria Math"/>
                    <w:szCs w:val="24"/>
                    <w:shd w:val="clear" w:color="auto" w:fill="FFFFFF"/>
                  </w:rPr>
                  <m:t>T</m:t>
                </m:r>
              </m:sub>
            </m:sSub>
          </m:e>
        </m:d>
      </m:oMath>
      <w:r w:rsidR="000554C2">
        <w:rPr>
          <w:rFonts w:asciiTheme="minorHAnsi" w:hAnsiTheme="minorHAnsi"/>
          <w:b/>
          <w:szCs w:val="24"/>
          <w:shd w:val="clear" w:color="auto" w:fill="FFFFFF"/>
        </w:rPr>
        <w:t>.</w:t>
      </w:r>
    </w:p>
    <w:p w14:paraId="4976E197" w14:textId="77777777" w:rsidR="00E64F6E" w:rsidRPr="00DF1C1D" w:rsidRDefault="00DF1C1D" w:rsidP="00DF1C1D">
      <w:pPr>
        <w:pStyle w:val="Corpsdetexte"/>
        <w:spacing w:line="276" w:lineRule="auto"/>
        <w:ind w:left="567" w:hanging="567"/>
        <w:rPr>
          <w:rFonts w:asciiTheme="minorHAnsi" w:hAnsiTheme="minorHAnsi"/>
          <w:szCs w:val="24"/>
          <w:shd w:val="clear" w:color="auto" w:fill="FFFFFF"/>
        </w:rPr>
      </w:pPr>
      <w:r>
        <w:rPr>
          <w:rFonts w:asciiTheme="minorHAnsi" w:hAnsiTheme="minorHAnsi"/>
          <w:b/>
          <w:szCs w:val="24"/>
        </w:rPr>
        <w:t>Q</w:t>
      </w:r>
      <w:r w:rsidR="006F1F35" w:rsidRPr="00DF1C1D">
        <w:rPr>
          <w:rFonts w:asciiTheme="minorHAnsi" w:hAnsiTheme="minorHAnsi"/>
          <w:b/>
          <w:szCs w:val="24"/>
        </w:rPr>
        <w:t>5</w:t>
      </w:r>
      <w:r w:rsidR="00160F6A">
        <w:rPr>
          <w:rFonts w:asciiTheme="minorHAnsi" w:hAnsiTheme="minorHAnsi"/>
          <w:b/>
          <w:szCs w:val="24"/>
        </w:rPr>
        <w:t>5</w:t>
      </w:r>
      <w:r w:rsidRPr="00DF1C1D">
        <w:rPr>
          <w:rFonts w:asciiTheme="minorHAnsi" w:hAnsiTheme="minorHAnsi"/>
          <w:b/>
          <w:szCs w:val="24"/>
        </w:rPr>
        <w:t>.</w:t>
      </w:r>
      <w:r>
        <w:rPr>
          <w:rFonts w:asciiTheme="minorHAnsi" w:hAnsiTheme="minorHAnsi"/>
          <w:b/>
          <w:szCs w:val="24"/>
        </w:rPr>
        <w:tab/>
      </w:r>
      <w:r w:rsidR="00E64F6E" w:rsidRPr="00DF1C1D">
        <w:rPr>
          <w:rFonts w:asciiTheme="minorHAnsi" w:hAnsiTheme="minorHAnsi"/>
          <w:szCs w:val="24"/>
          <w:shd w:val="clear" w:color="auto" w:fill="FFFFFF"/>
        </w:rPr>
        <w:t xml:space="preserve">Déterminer les fonctions </w:t>
      </w:r>
      <w:r w:rsidR="00E64F6E" w:rsidRPr="00DF1C1D">
        <w:rPr>
          <w:rFonts w:asciiTheme="minorHAnsi" w:hAnsiTheme="minorHAnsi"/>
          <w:b/>
          <w:szCs w:val="24"/>
          <w:shd w:val="clear" w:color="auto" w:fill="FFFFFF"/>
        </w:rPr>
        <w:t>A5</w:t>
      </w:r>
      <w:r w:rsidR="00E64F6E" w:rsidRPr="00DF1C1D">
        <w:rPr>
          <w:rFonts w:asciiTheme="minorHAnsi" w:hAnsiTheme="minorHAnsi"/>
          <w:szCs w:val="24"/>
          <w:shd w:val="clear" w:color="auto" w:fill="FFFFFF"/>
        </w:rPr>
        <w:t xml:space="preserve"> et </w:t>
      </w:r>
      <w:r w:rsidR="00E64F6E" w:rsidRPr="00DF1C1D">
        <w:rPr>
          <w:rFonts w:asciiTheme="minorHAnsi" w:hAnsiTheme="minorHAnsi"/>
          <w:b/>
          <w:szCs w:val="24"/>
          <w:shd w:val="clear" w:color="auto" w:fill="FFFFFF"/>
        </w:rPr>
        <w:t>A6</w:t>
      </w:r>
      <w:r w:rsidR="00E64F6E" w:rsidRPr="00DF1C1D">
        <w:rPr>
          <w:rFonts w:asciiTheme="minorHAnsi" w:hAnsiTheme="minorHAnsi"/>
          <w:szCs w:val="24"/>
          <w:shd w:val="clear" w:color="auto" w:fill="FFFFFF"/>
        </w:rPr>
        <w:t xml:space="preserve"> en fonction des paramètres de la vis et du réducteur.</w:t>
      </w:r>
    </w:p>
    <w:p w14:paraId="70B93C30" w14:textId="77777777" w:rsidR="000F7CEE" w:rsidRDefault="007E5E9B" w:rsidP="00DF1C1D">
      <w:pPr>
        <w:pStyle w:val="Corpsdetexte"/>
        <w:spacing w:line="276" w:lineRule="auto"/>
        <w:jc w:val="center"/>
        <w:rPr>
          <w:rFonts w:asciiTheme="minorHAnsi" w:hAnsiTheme="minorHAnsi"/>
          <w:color w:val="000066"/>
          <w:szCs w:val="24"/>
          <w:shd w:val="clear" w:color="auto" w:fill="FFFFFF"/>
        </w:rPr>
      </w:pPr>
      <w:r>
        <w:rPr>
          <w:rFonts w:asciiTheme="minorHAnsi" w:hAnsiTheme="minorHAnsi"/>
          <w:noProof/>
          <w:color w:val="000066"/>
          <w:szCs w:val="24"/>
        </w:rPr>
        <w:drawing>
          <wp:anchor distT="0" distB="0" distL="114300" distR="114300" simplePos="0" relativeHeight="252193792" behindDoc="1" locked="0" layoutInCell="1" allowOverlap="1" wp14:anchorId="6E6944EC" wp14:editId="5786074C">
            <wp:simplePos x="0" y="0"/>
            <wp:positionH relativeFrom="column">
              <wp:posOffset>701675</wp:posOffset>
            </wp:positionH>
            <wp:positionV relativeFrom="paragraph">
              <wp:posOffset>69850</wp:posOffset>
            </wp:positionV>
            <wp:extent cx="4382135" cy="852805"/>
            <wp:effectExtent l="19050" t="0" r="0" b="0"/>
            <wp:wrapTight wrapText="bothSides">
              <wp:wrapPolygon edited="0">
                <wp:start x="-94" y="0"/>
                <wp:lineTo x="-94" y="21230"/>
                <wp:lineTo x="21597" y="21230"/>
                <wp:lineTo x="21597" y="0"/>
                <wp:lineTo x="-94" y="0"/>
              </wp:wrapPolygon>
            </wp:wrapTight>
            <wp:docPr id="20" name="Image 0" descr="Laplace_actionn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lace_actionneur.png"/>
                    <pic:cNvPicPr/>
                  </pic:nvPicPr>
                  <pic:blipFill>
                    <a:blip r:embed="rId45" cstate="print"/>
                    <a:stretch>
                      <a:fillRect/>
                    </a:stretch>
                  </pic:blipFill>
                  <pic:spPr>
                    <a:xfrm>
                      <a:off x="0" y="0"/>
                      <a:ext cx="4382135" cy="852805"/>
                    </a:xfrm>
                    <a:prstGeom prst="rect">
                      <a:avLst/>
                    </a:prstGeom>
                  </pic:spPr>
                </pic:pic>
              </a:graphicData>
            </a:graphic>
          </wp:anchor>
        </w:drawing>
      </w:r>
    </w:p>
    <w:p w14:paraId="0D46F194" w14:textId="77777777" w:rsidR="00E64F6E" w:rsidRPr="00DF1C1D" w:rsidRDefault="00E64F6E" w:rsidP="00DF1C1D">
      <w:pPr>
        <w:pStyle w:val="Corpsdetexte"/>
        <w:spacing w:line="276" w:lineRule="auto"/>
        <w:jc w:val="center"/>
        <w:rPr>
          <w:rFonts w:asciiTheme="minorHAnsi" w:hAnsiTheme="minorHAnsi"/>
          <w:color w:val="000066"/>
          <w:szCs w:val="24"/>
          <w:shd w:val="clear" w:color="auto" w:fill="FFFFFF"/>
        </w:rPr>
      </w:pPr>
    </w:p>
    <w:p w14:paraId="75AE8338" w14:textId="77777777" w:rsidR="007E5E9B" w:rsidRDefault="007E5E9B" w:rsidP="000135E3">
      <w:pPr>
        <w:pStyle w:val="Corpsdetexte"/>
        <w:spacing w:after="120" w:line="276" w:lineRule="auto"/>
        <w:jc w:val="center"/>
        <w:rPr>
          <w:rFonts w:asciiTheme="minorHAnsi" w:hAnsiTheme="minorHAnsi"/>
          <w:bCs/>
          <w:i/>
        </w:rPr>
      </w:pPr>
    </w:p>
    <w:p w14:paraId="42ECEDFC" w14:textId="77777777" w:rsidR="007E5E9B" w:rsidRDefault="007E5E9B" w:rsidP="000135E3">
      <w:pPr>
        <w:pStyle w:val="Corpsdetexte"/>
        <w:spacing w:after="120" w:line="276" w:lineRule="auto"/>
        <w:jc w:val="center"/>
        <w:rPr>
          <w:rFonts w:asciiTheme="minorHAnsi" w:hAnsiTheme="minorHAnsi"/>
          <w:bCs/>
          <w:i/>
        </w:rPr>
      </w:pPr>
    </w:p>
    <w:p w14:paraId="1672B318" w14:textId="77777777" w:rsidR="00E64F6E" w:rsidRPr="000135E3" w:rsidRDefault="000135E3" w:rsidP="000135E3">
      <w:pPr>
        <w:pStyle w:val="Corpsdetexte"/>
        <w:spacing w:after="120" w:line="276" w:lineRule="auto"/>
        <w:jc w:val="center"/>
        <w:rPr>
          <w:rFonts w:asciiTheme="minorHAnsi" w:hAnsiTheme="minorHAnsi"/>
          <w:i/>
          <w:szCs w:val="24"/>
        </w:rPr>
      </w:pPr>
      <w:r w:rsidRPr="00E007F6">
        <w:rPr>
          <w:rFonts w:asciiTheme="minorHAnsi" w:hAnsiTheme="minorHAnsi"/>
          <w:bCs/>
          <w:i/>
        </w:rPr>
        <w:t>Figure 1</w:t>
      </w:r>
      <w:r>
        <w:rPr>
          <w:rFonts w:asciiTheme="minorHAnsi" w:hAnsiTheme="minorHAnsi"/>
          <w:bCs/>
          <w:i/>
        </w:rPr>
        <w:t>8</w:t>
      </w:r>
      <w:r w:rsidRPr="00E007F6">
        <w:rPr>
          <w:rFonts w:asciiTheme="minorHAnsi" w:hAnsiTheme="minorHAnsi"/>
          <w:bCs/>
          <w:i/>
        </w:rPr>
        <w:t xml:space="preserve"> : </w:t>
      </w:r>
      <w:r>
        <w:rPr>
          <w:rFonts w:asciiTheme="minorHAnsi" w:hAnsiTheme="minorHAnsi"/>
          <w:bCs/>
          <w:i/>
        </w:rPr>
        <w:t>Schém</w:t>
      </w:r>
      <w:r w:rsidR="000B7716">
        <w:rPr>
          <w:rFonts w:asciiTheme="minorHAnsi" w:hAnsiTheme="minorHAnsi"/>
          <w:bCs/>
          <w:i/>
        </w:rPr>
        <w:t>a de Laplace du réducteur et de l’actionneur</w:t>
      </w:r>
    </w:p>
    <w:p w14:paraId="494D4B54" w14:textId="77777777" w:rsidR="00E64F6E" w:rsidRPr="00DF1C1D" w:rsidRDefault="00E64F6E" w:rsidP="00DF1C1D">
      <w:pPr>
        <w:pStyle w:val="Corpsdetexte"/>
        <w:spacing w:line="276" w:lineRule="auto"/>
        <w:rPr>
          <w:rFonts w:asciiTheme="minorHAnsi" w:hAnsiTheme="minorHAnsi"/>
          <w:szCs w:val="24"/>
        </w:rPr>
      </w:pPr>
      <w:r w:rsidRPr="00DF1C1D">
        <w:rPr>
          <w:rFonts w:asciiTheme="minorHAnsi" w:hAnsiTheme="minorHAnsi"/>
          <w:szCs w:val="24"/>
        </w:rPr>
        <w:t>On cherche la f</w:t>
      </w:r>
      <w:r w:rsidR="00021E48">
        <w:rPr>
          <w:rFonts w:asciiTheme="minorHAnsi" w:hAnsiTheme="minorHAnsi"/>
          <w:szCs w:val="24"/>
        </w:rPr>
        <w:t>onction de transfert de l’action</w:t>
      </w:r>
      <w:r w:rsidRPr="00DF1C1D">
        <w:rPr>
          <w:rFonts w:asciiTheme="minorHAnsi" w:hAnsiTheme="minorHAnsi"/>
          <w:szCs w:val="24"/>
        </w:rPr>
        <w:t>neur.</w:t>
      </w:r>
    </w:p>
    <w:p w14:paraId="354FA46B" w14:textId="77777777" w:rsidR="001B3AF7" w:rsidRPr="000F7CEE" w:rsidRDefault="00E64F6E" w:rsidP="000F7CEE">
      <w:pPr>
        <w:pStyle w:val="Corpsdetexte"/>
        <w:spacing w:line="276" w:lineRule="auto"/>
        <w:rPr>
          <w:rFonts w:asciiTheme="minorHAnsi" w:hAnsiTheme="minorHAnsi"/>
          <w:szCs w:val="24"/>
        </w:rPr>
      </w:pPr>
      <w:r w:rsidRPr="00DF1C1D">
        <w:rPr>
          <w:rFonts w:asciiTheme="minorHAnsi" w:hAnsiTheme="minorHAnsi"/>
          <w:szCs w:val="24"/>
        </w:rPr>
        <w:t xml:space="preserve">Pour cela, on décompose le système </w:t>
      </w:r>
      <w:r w:rsidR="007D3727">
        <w:rPr>
          <w:rFonts w:asciiTheme="minorHAnsi" w:hAnsiTheme="minorHAnsi"/>
          <w:szCs w:val="24"/>
        </w:rPr>
        <w:t xml:space="preserve"> (le schéma complet est donné figure 19) </w:t>
      </w:r>
      <w:r w:rsidRPr="00DF1C1D">
        <w:rPr>
          <w:rFonts w:asciiTheme="minorHAnsi" w:hAnsiTheme="minorHAnsi"/>
          <w:szCs w:val="24"/>
        </w:rPr>
        <w:t>en deux fonctions distinctes :</w:t>
      </w:r>
    </w:p>
    <w:p w14:paraId="4B635A9D" w14:textId="77777777" w:rsidR="00E64F6E" w:rsidRPr="00DF1C1D" w:rsidRDefault="000F7CEE" w:rsidP="00DF1C1D">
      <w:pPr>
        <w:pStyle w:val="Corpsdetexte"/>
        <w:spacing w:line="276" w:lineRule="auto"/>
        <w:ind w:left="567" w:hanging="567"/>
        <w:rPr>
          <w:rFonts w:asciiTheme="minorHAnsi" w:hAnsiTheme="minorHAnsi"/>
          <w:b/>
          <w:szCs w:val="24"/>
        </w:rPr>
      </w:pPr>
      <w:r>
        <w:rPr>
          <w:rFonts w:asciiTheme="minorHAnsi" w:hAnsiTheme="minorHAnsi"/>
          <w:b/>
          <w:szCs w:val="24"/>
        </w:rPr>
        <w:t>Q</w:t>
      </w:r>
      <w:r w:rsidR="00C0446F" w:rsidRPr="00DF1C1D">
        <w:rPr>
          <w:rFonts w:asciiTheme="minorHAnsi" w:hAnsiTheme="minorHAnsi"/>
          <w:b/>
          <w:szCs w:val="24"/>
        </w:rPr>
        <w:t>5</w:t>
      </w:r>
      <w:r w:rsidR="00160F6A">
        <w:rPr>
          <w:rFonts w:asciiTheme="minorHAnsi" w:hAnsiTheme="minorHAnsi"/>
          <w:b/>
          <w:szCs w:val="24"/>
        </w:rPr>
        <w:t>6</w:t>
      </w:r>
      <w:r w:rsidRPr="00DF1C1D">
        <w:rPr>
          <w:rFonts w:asciiTheme="minorHAnsi" w:hAnsiTheme="minorHAnsi"/>
          <w:b/>
          <w:szCs w:val="24"/>
        </w:rPr>
        <w:t>.</w:t>
      </w:r>
      <w:r>
        <w:rPr>
          <w:rFonts w:asciiTheme="minorHAnsi" w:hAnsiTheme="minorHAnsi"/>
          <w:b/>
          <w:szCs w:val="24"/>
        </w:rPr>
        <w:tab/>
      </w:r>
      <w:r w:rsidR="00E64F6E" w:rsidRPr="00DF1C1D">
        <w:rPr>
          <w:rFonts w:asciiTheme="minorHAnsi" w:hAnsiTheme="minorHAnsi"/>
          <w:szCs w:val="24"/>
        </w:rPr>
        <w:t>Déduire des questions précédentes les fonctions de transfert suivantes :</w:t>
      </w:r>
    </w:p>
    <w:p w14:paraId="3D980649" w14:textId="77777777" w:rsidR="00E64F6E" w:rsidRPr="00DF1C1D" w:rsidRDefault="00E64F6E" w:rsidP="00DF1C1D">
      <w:pPr>
        <w:pStyle w:val="Corpsdetexte"/>
        <w:spacing w:line="276" w:lineRule="auto"/>
        <w:rPr>
          <w:rFonts w:asciiTheme="minorHAnsi" w:hAnsiTheme="minorHAnsi"/>
          <w:b/>
          <w:szCs w:val="24"/>
        </w:rPr>
      </w:pPr>
    </w:p>
    <w:p w14:paraId="0C3602C7" w14:textId="77777777" w:rsidR="007D3727" w:rsidRDefault="00B84F5D" w:rsidP="007E5E9B">
      <w:pPr>
        <w:pStyle w:val="Corpsdetexte"/>
        <w:spacing w:line="276" w:lineRule="auto"/>
        <w:jc w:val="center"/>
        <w:rPr>
          <w:rFonts w:asciiTheme="minorHAnsi" w:hAnsiTheme="minorHAnsi"/>
          <w:b/>
          <w:szCs w:val="24"/>
        </w:rPr>
      </w:pPr>
      <m:oMath>
        <m:f>
          <m:fPr>
            <m:ctrlPr>
              <w:rPr>
                <w:rFonts w:ascii="Cambria Math" w:hAnsi="Cambria Math"/>
                <w:b/>
                <w:i/>
                <w:sz w:val="32"/>
                <w:szCs w:val="32"/>
              </w:rPr>
            </m:ctrlPr>
          </m:fPr>
          <m:num>
            <m:sSub>
              <m:sSubPr>
                <m:ctrlPr>
                  <w:rPr>
                    <w:rFonts w:ascii="Cambria Math" w:hAnsi="Cambria Math"/>
                    <w:b/>
                    <w:i/>
                    <w:sz w:val="32"/>
                    <w:szCs w:val="32"/>
                  </w:rPr>
                </m:ctrlPr>
              </m:sSubPr>
              <m:e>
                <m:r>
                  <m:rPr>
                    <m:sty m:val="bi"/>
                  </m:rPr>
                  <w:rPr>
                    <w:rFonts w:ascii="Cambria Math" w:hAnsi="Cambria Math"/>
                    <w:sz w:val="32"/>
                    <w:szCs w:val="32"/>
                  </w:rPr>
                  <m:t>F</m:t>
                </m:r>
              </m:e>
              <m:sub>
                <m:r>
                  <m:rPr>
                    <m:sty m:val="bi"/>
                  </m:rPr>
                  <w:rPr>
                    <w:rFonts w:ascii="Cambria Math" w:hAnsi="Cambria Math"/>
                    <w:sz w:val="32"/>
                    <w:szCs w:val="32"/>
                  </w:rPr>
                  <m:t>V</m:t>
                </m:r>
              </m:sub>
            </m:sSub>
          </m:num>
          <m:den>
            <m:sSub>
              <m:sSubPr>
                <m:ctrlPr>
                  <w:rPr>
                    <w:rFonts w:ascii="Cambria Math" w:hAnsi="Cambria Math"/>
                    <w:b/>
                    <w:i/>
                    <w:sz w:val="32"/>
                    <w:szCs w:val="32"/>
                  </w:rPr>
                </m:ctrlPr>
              </m:sSubPr>
              <m:e>
                <m:r>
                  <m:rPr>
                    <m:sty m:val="bi"/>
                  </m:rPr>
                  <w:rPr>
                    <w:rFonts w:ascii="Cambria Math" w:hAnsi="Cambria Math"/>
                    <w:sz w:val="32"/>
                    <w:szCs w:val="32"/>
                  </w:rPr>
                  <m:t>I</m:t>
                </m:r>
              </m:e>
              <m:sub>
                <m:r>
                  <m:rPr>
                    <m:sty m:val="bi"/>
                  </m:rPr>
                  <w:rPr>
                    <w:rFonts w:ascii="Cambria Math" w:hAnsi="Cambria Math"/>
                    <w:sz w:val="32"/>
                    <w:szCs w:val="32"/>
                  </w:rPr>
                  <m:t>m</m:t>
                </m:r>
              </m:sub>
            </m:sSub>
          </m:den>
        </m:f>
        <m:r>
          <m:rPr>
            <m:sty m:val="bi"/>
          </m:rPr>
          <w:rPr>
            <w:rFonts w:ascii="Cambria Math" w:hAnsi="Cambria Math"/>
            <w:sz w:val="32"/>
            <w:szCs w:val="32"/>
          </w:rPr>
          <m:t>(p)</m:t>
        </m:r>
      </m:oMath>
      <w:r w:rsidR="00E64F6E" w:rsidRPr="00DF1C1D">
        <w:rPr>
          <w:rFonts w:asciiTheme="minorHAnsi" w:hAnsiTheme="minorHAnsi"/>
          <w:b/>
          <w:szCs w:val="24"/>
        </w:rPr>
        <w:tab/>
      </w:r>
      <w:r w:rsidR="00C0446F" w:rsidRPr="00DF1C1D">
        <w:rPr>
          <w:rFonts w:asciiTheme="minorHAnsi" w:hAnsiTheme="minorHAnsi"/>
          <w:b/>
          <w:szCs w:val="24"/>
        </w:rPr>
        <w:tab/>
      </w:r>
      <w:proofErr w:type="gramStart"/>
      <w:r w:rsidR="00E64F6E" w:rsidRPr="00DF1C1D">
        <w:rPr>
          <w:rFonts w:asciiTheme="minorHAnsi" w:hAnsiTheme="minorHAnsi"/>
          <w:szCs w:val="24"/>
        </w:rPr>
        <w:t>et</w:t>
      </w:r>
      <w:proofErr w:type="gramEnd"/>
      <w:r w:rsidR="00E64F6E" w:rsidRPr="00DF1C1D">
        <w:rPr>
          <w:rFonts w:asciiTheme="minorHAnsi" w:hAnsiTheme="minorHAnsi"/>
          <w:b/>
          <w:szCs w:val="24"/>
        </w:rPr>
        <w:tab/>
      </w:r>
      <w:r w:rsidR="00C0446F" w:rsidRPr="00DF1C1D">
        <w:rPr>
          <w:rFonts w:asciiTheme="minorHAnsi" w:hAnsiTheme="minorHAnsi"/>
          <w:b/>
          <w:szCs w:val="24"/>
        </w:rPr>
        <w:tab/>
      </w:r>
      <m:oMath>
        <m:f>
          <m:fPr>
            <m:ctrlPr>
              <w:rPr>
                <w:rFonts w:ascii="Cambria Math" w:hAnsiTheme="minorHAnsi"/>
                <w:b/>
                <w:i/>
                <w:sz w:val="32"/>
                <w:szCs w:val="32"/>
              </w:rPr>
            </m:ctrlPr>
          </m:fPr>
          <m:num>
            <m:sSub>
              <m:sSubPr>
                <m:ctrlPr>
                  <w:rPr>
                    <w:rFonts w:ascii="Cambria Math" w:hAnsiTheme="minorHAnsi"/>
                    <w:b/>
                    <w:i/>
                    <w:sz w:val="32"/>
                    <w:szCs w:val="32"/>
                  </w:rPr>
                </m:ctrlPr>
              </m:sSubPr>
              <m:e>
                <m:r>
                  <m:rPr>
                    <m:sty m:val="bi"/>
                  </m:rPr>
                  <w:rPr>
                    <w:rFonts w:ascii="Cambria Math" w:hAnsi="Cambria Math"/>
                    <w:sz w:val="32"/>
                    <w:szCs w:val="32"/>
                  </w:rPr>
                  <m:t>F</m:t>
                </m:r>
              </m:e>
              <m:sub>
                <m:r>
                  <m:rPr>
                    <m:sty m:val="bi"/>
                  </m:rPr>
                  <w:rPr>
                    <w:rFonts w:ascii="Cambria Math" w:hAnsi="Cambria Math"/>
                    <w:sz w:val="32"/>
                    <w:szCs w:val="32"/>
                  </w:rPr>
                  <m:t>V</m:t>
                </m:r>
              </m:sub>
            </m:sSub>
          </m:num>
          <m:den>
            <m:sSub>
              <m:sSubPr>
                <m:ctrlPr>
                  <w:rPr>
                    <w:rFonts w:ascii="Cambria Math" w:hAnsiTheme="minorHAnsi"/>
                    <w:b/>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T</m:t>
                </m:r>
              </m:sub>
            </m:sSub>
          </m:den>
        </m:f>
        <m:r>
          <m:rPr>
            <m:sty m:val="bi"/>
          </m:rPr>
          <w:rPr>
            <w:rFonts w:ascii="Cambria Math" w:hAnsiTheme="minorHAnsi"/>
            <w:sz w:val="32"/>
            <w:szCs w:val="32"/>
          </w:rPr>
          <m:t>(</m:t>
        </m:r>
        <m:r>
          <m:rPr>
            <m:sty m:val="bi"/>
          </m:rPr>
          <w:rPr>
            <w:rFonts w:ascii="Cambria Math" w:hAnsi="Cambria Math"/>
            <w:sz w:val="32"/>
            <w:szCs w:val="32"/>
          </w:rPr>
          <m:t>p</m:t>
        </m:r>
        <m:r>
          <m:rPr>
            <m:sty m:val="bi"/>
          </m:rPr>
          <w:rPr>
            <w:rFonts w:ascii="Cambria Math" w:hAnsiTheme="minorHAnsi"/>
            <w:sz w:val="32"/>
            <w:szCs w:val="32"/>
          </w:rPr>
          <m:t>)</m:t>
        </m:r>
      </m:oMath>
      <w:r w:rsidR="000F7CEE">
        <w:rPr>
          <w:rFonts w:asciiTheme="minorHAnsi" w:hAnsiTheme="minorHAnsi"/>
          <w:b/>
        </w:rPr>
        <w:br w:type="page"/>
      </w:r>
      <w:r w:rsidR="007D3727" w:rsidRPr="007D3727">
        <w:rPr>
          <w:rFonts w:asciiTheme="minorHAnsi" w:hAnsiTheme="minorHAnsi"/>
          <w:b/>
          <w:noProof/>
          <w:szCs w:val="24"/>
        </w:rPr>
        <w:drawing>
          <wp:inline distT="0" distB="0" distL="0" distR="0" wp14:anchorId="4BD2C84C" wp14:editId="705AF5B5">
            <wp:extent cx="5105464" cy="1794681"/>
            <wp:effectExtent l="19050" t="0" r="0" b="0"/>
            <wp:docPr id="30" name="Image 24"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46" cstate="print"/>
                    <a:srcRect r="22686" b="28962"/>
                    <a:stretch>
                      <a:fillRect/>
                    </a:stretch>
                  </pic:blipFill>
                  <pic:spPr>
                    <a:xfrm>
                      <a:off x="0" y="0"/>
                      <a:ext cx="5115566" cy="1798232"/>
                    </a:xfrm>
                    <a:prstGeom prst="rect">
                      <a:avLst/>
                    </a:prstGeom>
                  </pic:spPr>
                </pic:pic>
              </a:graphicData>
            </a:graphic>
          </wp:inline>
        </w:drawing>
      </w:r>
    </w:p>
    <w:p w14:paraId="0F15411F" w14:textId="77777777" w:rsidR="007D3727" w:rsidRPr="007D3727" w:rsidRDefault="007D3727" w:rsidP="007D3727">
      <w:pPr>
        <w:pStyle w:val="Corpsdetexte"/>
        <w:spacing w:after="120" w:line="276" w:lineRule="auto"/>
        <w:jc w:val="center"/>
        <w:rPr>
          <w:rFonts w:asciiTheme="minorHAnsi" w:hAnsiTheme="minorHAnsi"/>
          <w:i/>
          <w:szCs w:val="24"/>
        </w:rPr>
      </w:pPr>
      <w:r w:rsidRPr="00E007F6">
        <w:rPr>
          <w:rFonts w:asciiTheme="minorHAnsi" w:hAnsiTheme="minorHAnsi"/>
          <w:bCs/>
          <w:i/>
        </w:rPr>
        <w:t>Figure 1</w:t>
      </w:r>
      <w:r>
        <w:rPr>
          <w:rFonts w:asciiTheme="minorHAnsi" w:hAnsiTheme="minorHAnsi"/>
          <w:bCs/>
          <w:i/>
        </w:rPr>
        <w:t>9</w:t>
      </w:r>
      <w:r w:rsidRPr="00E007F6">
        <w:rPr>
          <w:rFonts w:asciiTheme="minorHAnsi" w:hAnsiTheme="minorHAnsi"/>
          <w:bCs/>
          <w:i/>
        </w:rPr>
        <w:t xml:space="preserve"> : </w:t>
      </w:r>
      <w:r>
        <w:rPr>
          <w:rFonts w:asciiTheme="minorHAnsi" w:hAnsiTheme="minorHAnsi"/>
          <w:bCs/>
          <w:i/>
        </w:rPr>
        <w:t>Schéma de Laplace de l’actionneur détaillé</w:t>
      </w:r>
    </w:p>
    <w:p w14:paraId="3D6FF7E9" w14:textId="77777777" w:rsidR="00E64F6E" w:rsidRPr="00DF1C1D" w:rsidRDefault="000F7CEE" w:rsidP="007D3727">
      <w:pPr>
        <w:pStyle w:val="Corpsdetexte"/>
        <w:spacing w:line="276" w:lineRule="auto"/>
        <w:ind w:left="567" w:hanging="567"/>
        <w:rPr>
          <w:rFonts w:asciiTheme="minorHAnsi" w:hAnsiTheme="minorHAnsi"/>
          <w:szCs w:val="24"/>
        </w:rPr>
      </w:pPr>
      <w:r>
        <w:rPr>
          <w:rFonts w:asciiTheme="minorHAnsi" w:hAnsiTheme="minorHAnsi"/>
          <w:b/>
          <w:szCs w:val="24"/>
        </w:rPr>
        <w:t>Q</w:t>
      </w:r>
      <w:r w:rsidR="00C0446F" w:rsidRPr="00DF1C1D">
        <w:rPr>
          <w:rFonts w:asciiTheme="minorHAnsi" w:hAnsiTheme="minorHAnsi"/>
          <w:b/>
          <w:szCs w:val="24"/>
        </w:rPr>
        <w:t>5</w:t>
      </w:r>
      <w:r w:rsidR="00160F6A">
        <w:rPr>
          <w:rFonts w:asciiTheme="minorHAnsi" w:hAnsiTheme="minorHAnsi"/>
          <w:b/>
          <w:szCs w:val="24"/>
        </w:rPr>
        <w:t>7</w:t>
      </w:r>
      <w:r w:rsidRPr="00DF1C1D">
        <w:rPr>
          <w:rFonts w:asciiTheme="minorHAnsi" w:hAnsiTheme="minorHAnsi"/>
          <w:b/>
          <w:szCs w:val="24"/>
        </w:rPr>
        <w:t>.</w:t>
      </w:r>
      <w:r>
        <w:rPr>
          <w:rFonts w:asciiTheme="minorHAnsi" w:hAnsiTheme="minorHAnsi"/>
          <w:b/>
          <w:szCs w:val="24"/>
        </w:rPr>
        <w:tab/>
      </w:r>
      <w:r w:rsidR="00E64F6E" w:rsidRPr="00DF1C1D">
        <w:rPr>
          <w:rFonts w:asciiTheme="minorHAnsi" w:hAnsiTheme="minorHAnsi"/>
          <w:szCs w:val="24"/>
        </w:rPr>
        <w:t>Compléter le schéma bloc de l’actionneur complet</w:t>
      </w:r>
      <w:r>
        <w:rPr>
          <w:rFonts w:asciiTheme="minorHAnsi" w:hAnsiTheme="minorHAnsi"/>
          <w:szCs w:val="24"/>
        </w:rPr>
        <w:t xml:space="preserve"> en identifiant </w:t>
      </w:r>
      <w:r w:rsidRPr="000F7CEE">
        <w:rPr>
          <w:rFonts w:asciiTheme="minorHAnsi" w:hAnsiTheme="minorHAnsi"/>
          <w:b/>
          <w:szCs w:val="24"/>
        </w:rPr>
        <w:t>A7</w:t>
      </w:r>
      <w:r>
        <w:rPr>
          <w:rFonts w:asciiTheme="minorHAnsi" w:hAnsiTheme="minorHAnsi"/>
          <w:szCs w:val="24"/>
        </w:rPr>
        <w:t xml:space="preserve">, </w:t>
      </w:r>
      <w:r w:rsidRPr="000F7CEE">
        <w:rPr>
          <w:rFonts w:asciiTheme="minorHAnsi" w:hAnsiTheme="minorHAnsi"/>
          <w:b/>
          <w:szCs w:val="24"/>
        </w:rPr>
        <w:t>A8</w:t>
      </w:r>
      <w:r>
        <w:rPr>
          <w:rFonts w:asciiTheme="minorHAnsi" w:hAnsiTheme="minorHAnsi"/>
          <w:szCs w:val="24"/>
        </w:rPr>
        <w:t xml:space="preserve"> et </w:t>
      </w:r>
      <w:r w:rsidRPr="000F7CEE">
        <w:rPr>
          <w:rFonts w:asciiTheme="minorHAnsi" w:hAnsiTheme="minorHAnsi"/>
          <w:b/>
          <w:szCs w:val="24"/>
        </w:rPr>
        <w:t>A9</w:t>
      </w:r>
      <w:r w:rsidR="00E64F6E" w:rsidRPr="00DF1C1D">
        <w:rPr>
          <w:rFonts w:asciiTheme="minorHAnsi" w:hAnsiTheme="minorHAnsi"/>
          <w:szCs w:val="24"/>
        </w:rPr>
        <w:t> :</w:t>
      </w:r>
    </w:p>
    <w:p w14:paraId="0B868196" w14:textId="77777777" w:rsidR="00E64F6E" w:rsidRPr="00DF1C1D" w:rsidRDefault="00F31A2A" w:rsidP="00F31A2A">
      <w:pPr>
        <w:pStyle w:val="Corpsdetexte"/>
        <w:spacing w:line="276" w:lineRule="auto"/>
        <w:jc w:val="center"/>
        <w:rPr>
          <w:rFonts w:asciiTheme="minorHAnsi" w:hAnsiTheme="minorHAnsi"/>
          <w:b/>
          <w:szCs w:val="24"/>
        </w:rPr>
      </w:pPr>
      <w:r w:rsidRPr="009D577C">
        <w:rPr>
          <w:rFonts w:asciiTheme="minorHAnsi" w:hAnsiTheme="minorHAnsi"/>
          <w:b/>
          <w:noProof/>
          <w:szCs w:val="24"/>
        </w:rPr>
        <w:drawing>
          <wp:anchor distT="0" distB="0" distL="114300" distR="114300" simplePos="0" relativeHeight="252191744" behindDoc="1" locked="0" layoutInCell="1" allowOverlap="1" wp14:anchorId="6C910262" wp14:editId="12155D85">
            <wp:simplePos x="0" y="0"/>
            <wp:positionH relativeFrom="column">
              <wp:posOffset>1137920</wp:posOffset>
            </wp:positionH>
            <wp:positionV relativeFrom="paragraph">
              <wp:posOffset>4445</wp:posOffset>
            </wp:positionV>
            <wp:extent cx="3495040" cy="1555750"/>
            <wp:effectExtent l="19050" t="0" r="0" b="0"/>
            <wp:wrapTight wrapText="bothSides">
              <wp:wrapPolygon edited="0">
                <wp:start x="-118" y="0"/>
                <wp:lineTo x="-118" y="21424"/>
                <wp:lineTo x="21545" y="21424"/>
                <wp:lineTo x="21545" y="0"/>
                <wp:lineTo x="-118" y="0"/>
              </wp:wrapPolygon>
            </wp:wrapTight>
            <wp:docPr id="31" name="Image 17" descr="Laplace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lace_total.png"/>
                    <pic:cNvPicPr/>
                  </pic:nvPicPr>
                  <pic:blipFill>
                    <a:blip r:embed="rId47" cstate="print"/>
                    <a:stretch>
                      <a:fillRect/>
                    </a:stretch>
                  </pic:blipFill>
                  <pic:spPr>
                    <a:xfrm>
                      <a:off x="0" y="0"/>
                      <a:ext cx="3495040" cy="1555750"/>
                    </a:xfrm>
                    <a:prstGeom prst="rect">
                      <a:avLst/>
                    </a:prstGeom>
                  </pic:spPr>
                </pic:pic>
              </a:graphicData>
            </a:graphic>
          </wp:anchor>
        </w:drawing>
      </w:r>
    </w:p>
    <w:p w14:paraId="42260619" w14:textId="77777777" w:rsidR="00E64F6E" w:rsidRPr="00DF1C1D" w:rsidRDefault="00E64F6E" w:rsidP="00CF3AA8">
      <w:pPr>
        <w:pStyle w:val="Corpsdetexte"/>
        <w:spacing w:line="276" w:lineRule="auto"/>
        <w:jc w:val="center"/>
        <w:rPr>
          <w:rFonts w:asciiTheme="minorHAnsi" w:hAnsiTheme="minorHAnsi"/>
          <w:b/>
          <w:szCs w:val="24"/>
          <w:u w:val="single"/>
        </w:rPr>
      </w:pPr>
    </w:p>
    <w:p w14:paraId="47C4C62C" w14:textId="77777777" w:rsidR="00F31A2A" w:rsidRDefault="00F31A2A" w:rsidP="000135E3">
      <w:pPr>
        <w:pStyle w:val="Corpsdetexte"/>
        <w:spacing w:after="120" w:line="276" w:lineRule="auto"/>
        <w:jc w:val="center"/>
        <w:rPr>
          <w:rFonts w:asciiTheme="minorHAnsi" w:hAnsiTheme="minorHAnsi"/>
          <w:bCs/>
          <w:i/>
        </w:rPr>
      </w:pPr>
    </w:p>
    <w:p w14:paraId="62F35EB3" w14:textId="77777777" w:rsidR="00F31A2A" w:rsidRDefault="00F31A2A" w:rsidP="000135E3">
      <w:pPr>
        <w:pStyle w:val="Corpsdetexte"/>
        <w:spacing w:after="120" w:line="276" w:lineRule="auto"/>
        <w:jc w:val="center"/>
        <w:rPr>
          <w:rFonts w:asciiTheme="minorHAnsi" w:hAnsiTheme="minorHAnsi"/>
          <w:bCs/>
          <w:i/>
        </w:rPr>
      </w:pPr>
    </w:p>
    <w:p w14:paraId="2D84D544" w14:textId="77777777" w:rsidR="00F31A2A" w:rsidRDefault="00F31A2A" w:rsidP="000135E3">
      <w:pPr>
        <w:pStyle w:val="Corpsdetexte"/>
        <w:spacing w:after="120" w:line="276" w:lineRule="auto"/>
        <w:jc w:val="center"/>
        <w:rPr>
          <w:rFonts w:asciiTheme="minorHAnsi" w:hAnsiTheme="minorHAnsi"/>
          <w:bCs/>
          <w:i/>
        </w:rPr>
      </w:pPr>
    </w:p>
    <w:p w14:paraId="5BF65C2E" w14:textId="77777777" w:rsidR="00F31A2A" w:rsidRDefault="00F31A2A" w:rsidP="000135E3">
      <w:pPr>
        <w:pStyle w:val="Corpsdetexte"/>
        <w:spacing w:after="120" w:line="276" w:lineRule="auto"/>
        <w:jc w:val="center"/>
        <w:rPr>
          <w:rFonts w:asciiTheme="minorHAnsi" w:hAnsiTheme="minorHAnsi"/>
          <w:bCs/>
          <w:i/>
        </w:rPr>
      </w:pPr>
    </w:p>
    <w:p w14:paraId="153B3FAF" w14:textId="77777777" w:rsidR="000135E3" w:rsidRPr="000135E3" w:rsidRDefault="000135E3" w:rsidP="000135E3">
      <w:pPr>
        <w:pStyle w:val="Corpsdetexte"/>
        <w:spacing w:after="120" w:line="276" w:lineRule="auto"/>
        <w:jc w:val="center"/>
        <w:rPr>
          <w:rFonts w:asciiTheme="minorHAnsi" w:hAnsiTheme="minorHAnsi"/>
          <w:i/>
          <w:szCs w:val="24"/>
        </w:rPr>
      </w:pPr>
      <w:r w:rsidRPr="00E007F6">
        <w:rPr>
          <w:rFonts w:asciiTheme="minorHAnsi" w:hAnsiTheme="minorHAnsi"/>
          <w:bCs/>
          <w:i/>
        </w:rPr>
        <w:t xml:space="preserve">Figure </w:t>
      </w:r>
      <w:r w:rsidR="007D3727">
        <w:rPr>
          <w:rFonts w:asciiTheme="minorHAnsi" w:hAnsiTheme="minorHAnsi"/>
          <w:bCs/>
          <w:i/>
        </w:rPr>
        <w:t>20</w:t>
      </w:r>
      <w:r w:rsidRPr="00E007F6">
        <w:rPr>
          <w:rFonts w:asciiTheme="minorHAnsi" w:hAnsiTheme="minorHAnsi"/>
          <w:bCs/>
          <w:i/>
        </w:rPr>
        <w:t xml:space="preserve"> : </w:t>
      </w:r>
      <w:r>
        <w:rPr>
          <w:rFonts w:asciiTheme="minorHAnsi" w:hAnsiTheme="minorHAnsi"/>
          <w:bCs/>
          <w:i/>
        </w:rPr>
        <w:t>Schéma de Laplace de l’actionneur complet</w:t>
      </w:r>
    </w:p>
    <w:p w14:paraId="1D06D06D" w14:textId="730CFC10" w:rsidR="00E64F6E" w:rsidRPr="00DF1C1D" w:rsidRDefault="000F7CEE" w:rsidP="00DF1C1D">
      <w:pPr>
        <w:pStyle w:val="Corpsdetexte"/>
        <w:spacing w:line="276" w:lineRule="auto"/>
        <w:ind w:left="567" w:hanging="567"/>
        <w:rPr>
          <w:rFonts w:asciiTheme="minorHAnsi" w:hAnsiTheme="minorHAnsi"/>
          <w:szCs w:val="24"/>
        </w:rPr>
      </w:pPr>
      <w:r>
        <w:rPr>
          <w:rFonts w:asciiTheme="minorHAnsi" w:hAnsiTheme="minorHAnsi"/>
          <w:b/>
          <w:szCs w:val="24"/>
        </w:rPr>
        <w:t>Q</w:t>
      </w:r>
      <w:r w:rsidR="00C0446F" w:rsidRPr="00DF1C1D">
        <w:rPr>
          <w:rFonts w:asciiTheme="minorHAnsi" w:hAnsiTheme="minorHAnsi"/>
          <w:b/>
          <w:szCs w:val="24"/>
        </w:rPr>
        <w:t>5</w:t>
      </w:r>
      <w:r w:rsidR="00160F6A">
        <w:rPr>
          <w:rFonts w:asciiTheme="minorHAnsi" w:hAnsiTheme="minorHAnsi"/>
          <w:b/>
          <w:szCs w:val="24"/>
        </w:rPr>
        <w:t>8</w:t>
      </w:r>
      <w:r w:rsidRPr="00DF1C1D">
        <w:rPr>
          <w:rFonts w:asciiTheme="minorHAnsi" w:hAnsiTheme="minorHAnsi"/>
          <w:b/>
          <w:szCs w:val="24"/>
        </w:rPr>
        <w:t>.</w:t>
      </w:r>
      <w:r>
        <w:rPr>
          <w:rFonts w:asciiTheme="minorHAnsi" w:hAnsiTheme="minorHAnsi"/>
          <w:b/>
          <w:szCs w:val="24"/>
        </w:rPr>
        <w:tab/>
      </w:r>
      <w:r w:rsidR="00E64F6E" w:rsidRPr="00DF1C1D">
        <w:rPr>
          <w:rFonts w:asciiTheme="minorHAnsi" w:hAnsiTheme="minorHAnsi"/>
          <w:szCs w:val="24"/>
        </w:rPr>
        <w:t>Retrouver</w:t>
      </w:r>
      <w:r w:rsidR="009D577C">
        <w:rPr>
          <w:rFonts w:asciiTheme="minorHAnsi" w:hAnsiTheme="minorHAnsi"/>
          <w:szCs w:val="24"/>
        </w:rPr>
        <w:t xml:space="preserve">, à partir de la </w:t>
      </w:r>
      <w:r w:rsidR="009D577C" w:rsidRPr="00B53E60">
        <w:rPr>
          <w:rFonts w:asciiTheme="minorHAnsi" w:hAnsiTheme="minorHAnsi"/>
          <w:szCs w:val="24"/>
        </w:rPr>
        <w:t xml:space="preserve">réponse </w:t>
      </w:r>
      <w:r w:rsidR="009D577C" w:rsidRPr="00B53E60">
        <w:rPr>
          <w:rFonts w:asciiTheme="minorHAnsi" w:hAnsiTheme="minorHAnsi"/>
          <w:b/>
          <w:szCs w:val="24"/>
        </w:rPr>
        <w:t>Q4</w:t>
      </w:r>
      <w:r w:rsidR="003B710F" w:rsidRPr="00B53E60">
        <w:rPr>
          <w:rFonts w:asciiTheme="minorHAnsi" w:hAnsiTheme="minorHAnsi"/>
          <w:b/>
          <w:szCs w:val="24"/>
        </w:rPr>
        <w:t>3</w:t>
      </w:r>
      <w:r w:rsidR="009D577C" w:rsidRPr="00B53E60">
        <w:rPr>
          <w:rFonts w:asciiTheme="minorHAnsi" w:hAnsiTheme="minorHAnsi"/>
          <w:szCs w:val="24"/>
        </w:rPr>
        <w:t>,</w:t>
      </w:r>
      <w:r w:rsidR="009D577C">
        <w:rPr>
          <w:rFonts w:asciiTheme="minorHAnsi" w:hAnsiTheme="minorHAnsi"/>
          <w:szCs w:val="24"/>
        </w:rPr>
        <w:t xml:space="preserve"> </w:t>
      </w:r>
      <w:r w:rsidR="00E64F6E" w:rsidRPr="00DF1C1D">
        <w:rPr>
          <w:rFonts w:asciiTheme="minorHAnsi" w:hAnsiTheme="minorHAnsi"/>
          <w:szCs w:val="24"/>
        </w:rPr>
        <w:t xml:space="preserve"> l’expression de</w:t>
      </w:r>
      <w:r w:rsidR="009D577C">
        <w:rPr>
          <w:rFonts w:asciiTheme="minorHAnsi" w:hAnsiTheme="minorHAnsi"/>
          <w:szCs w:val="24"/>
        </w:rPr>
        <w:t xml:space="preserve"> </w:t>
      </w:r>
      <m:oMath>
        <m:sSub>
          <m:sSubPr>
            <m:ctrlPr>
              <w:rPr>
                <w:rFonts w:ascii="Cambria Math" w:hAnsi="Cambria Math"/>
                <w:i/>
                <w:szCs w:val="24"/>
                <w:shd w:val="clear" w:color="auto" w:fill="FFFFFF"/>
              </w:rPr>
            </m:ctrlPr>
          </m:sSubPr>
          <m:e>
            <m:r>
              <w:rPr>
                <w:rFonts w:ascii="Cambria Math" w:hAnsi="Cambria Math"/>
                <w:szCs w:val="24"/>
                <w:shd w:val="clear" w:color="auto" w:fill="FFFFFF"/>
              </w:rPr>
              <m:t>F</m:t>
            </m:r>
          </m:e>
          <m:sub>
            <m:r>
              <w:rPr>
                <w:rFonts w:ascii="Cambria Math" w:hAnsi="Cambria Math"/>
                <w:szCs w:val="24"/>
                <w:shd w:val="clear" w:color="auto" w:fill="FFFFFF"/>
              </w:rPr>
              <m:t>V</m:t>
            </m:r>
          </m:sub>
        </m:sSub>
      </m:oMath>
      <w:r w:rsidR="009D577C">
        <w:rPr>
          <w:rFonts w:asciiTheme="minorHAnsi" w:hAnsiTheme="minorHAnsi"/>
          <w:szCs w:val="24"/>
        </w:rPr>
        <w:t>en statique</w:t>
      </w:r>
      <w:r w:rsidR="00E64F6E" w:rsidRPr="00DF1C1D">
        <w:rPr>
          <w:rFonts w:asciiTheme="minorHAnsi" w:hAnsiTheme="minorHAnsi"/>
          <w:szCs w:val="24"/>
        </w:rPr>
        <w:t xml:space="preserve"> en fonction de </w:t>
      </w:r>
      <m:oMath>
        <m:sSub>
          <m:sSubPr>
            <m:ctrlPr>
              <w:rPr>
                <w:rFonts w:ascii="Cambria Math" w:hAnsi="Cambria Math"/>
                <w:i/>
                <w:szCs w:val="24"/>
                <w:shd w:val="clear" w:color="auto" w:fill="FFFFFF"/>
              </w:rPr>
            </m:ctrlPr>
          </m:sSubPr>
          <m:e>
            <m:r>
              <w:rPr>
                <w:rFonts w:ascii="Cambria Math" w:hAnsi="Cambria Math"/>
                <w:szCs w:val="24"/>
                <w:shd w:val="clear" w:color="auto" w:fill="FFFFFF"/>
              </w:rPr>
              <m:t>I</m:t>
            </m:r>
          </m:e>
          <m:sub>
            <m:r>
              <w:rPr>
                <w:rFonts w:ascii="Cambria Math" w:hAnsi="Cambria Math"/>
                <w:szCs w:val="24"/>
                <w:shd w:val="clear" w:color="auto" w:fill="FFFFFF"/>
              </w:rPr>
              <m:t>m</m:t>
            </m:r>
          </m:sub>
        </m:sSub>
      </m:oMath>
      <w:r w:rsidR="00E64F6E" w:rsidRPr="009D577C">
        <w:rPr>
          <w:rFonts w:asciiTheme="minorHAnsi" w:hAnsiTheme="minorHAnsi"/>
          <w:szCs w:val="24"/>
        </w:rPr>
        <w:t>.</w:t>
      </w:r>
    </w:p>
    <w:p w14:paraId="2976B3C0" w14:textId="77777777" w:rsidR="000F7CEE" w:rsidRPr="00DF1C1D" w:rsidRDefault="000F7CEE" w:rsidP="00126833">
      <w:pPr>
        <w:pStyle w:val="Corpsdetexte"/>
        <w:spacing w:line="276" w:lineRule="auto"/>
        <w:jc w:val="center"/>
        <w:rPr>
          <w:rFonts w:asciiTheme="minorHAnsi" w:hAnsiTheme="minorHAnsi"/>
          <w:szCs w:val="24"/>
        </w:rPr>
      </w:pPr>
    </w:p>
    <w:p w14:paraId="49DA9189" w14:textId="77777777" w:rsidR="00E64F6E" w:rsidRPr="00DF1C1D" w:rsidRDefault="00E64F6E" w:rsidP="00DF1C1D">
      <w:pPr>
        <w:pStyle w:val="Corpsdetexte"/>
        <w:spacing w:line="276" w:lineRule="auto"/>
        <w:rPr>
          <w:rFonts w:asciiTheme="minorHAnsi" w:hAnsiTheme="minorHAnsi"/>
          <w:szCs w:val="24"/>
        </w:rPr>
      </w:pPr>
      <w:r w:rsidRPr="00DF1C1D">
        <w:rPr>
          <w:rFonts w:asciiTheme="minorHAnsi" w:hAnsiTheme="minorHAnsi"/>
          <w:szCs w:val="24"/>
        </w:rPr>
        <w:t xml:space="preserve">On s’intéresse à présent à la commande en </w:t>
      </w:r>
      <w:r w:rsidRPr="00DF1C1D">
        <w:rPr>
          <w:rFonts w:asciiTheme="minorHAnsi" w:hAnsiTheme="minorHAnsi"/>
          <w:szCs w:val="24"/>
          <w:u w:val="single"/>
        </w:rPr>
        <w:t>tension</w:t>
      </w:r>
      <w:r w:rsidRPr="00DF1C1D">
        <w:rPr>
          <w:rFonts w:asciiTheme="minorHAnsi" w:hAnsiTheme="minorHAnsi"/>
          <w:szCs w:val="24"/>
        </w:rPr>
        <w:t xml:space="preserve"> </w:t>
      </w:r>
      <w:r w:rsidR="005A206C" w:rsidRPr="00DF1C1D">
        <w:rPr>
          <w:rFonts w:asciiTheme="minorHAnsi" w:hAnsiTheme="minorHAnsi"/>
          <w:szCs w:val="24"/>
        </w:rPr>
        <w:t>(</w:t>
      </w:r>
      <w:r w:rsidR="005A206C" w:rsidRPr="00DF1C1D">
        <w:rPr>
          <w:rFonts w:asciiTheme="minorHAnsi" w:hAnsiTheme="minorHAnsi"/>
          <w:b/>
          <w:szCs w:val="24"/>
        </w:rPr>
        <w:t>U</w:t>
      </w:r>
      <w:r w:rsidR="005A206C" w:rsidRPr="00DF1C1D">
        <w:rPr>
          <w:rFonts w:asciiTheme="minorHAnsi" w:hAnsiTheme="minorHAnsi"/>
          <w:b/>
          <w:szCs w:val="24"/>
          <w:vertAlign w:val="subscript"/>
        </w:rPr>
        <w:t>com</w:t>
      </w:r>
      <w:r w:rsidR="005A206C" w:rsidRPr="00DF1C1D">
        <w:rPr>
          <w:rFonts w:asciiTheme="minorHAnsi" w:hAnsiTheme="minorHAnsi"/>
          <w:szCs w:val="24"/>
        </w:rPr>
        <w:t xml:space="preserve">) </w:t>
      </w:r>
      <w:r w:rsidRPr="00DF1C1D">
        <w:rPr>
          <w:rFonts w:asciiTheme="minorHAnsi" w:hAnsiTheme="minorHAnsi"/>
          <w:szCs w:val="24"/>
        </w:rPr>
        <w:t>du moteur.</w:t>
      </w:r>
    </w:p>
    <w:p w14:paraId="610E04DE" w14:textId="77777777" w:rsidR="00E64F6E" w:rsidRPr="00DF1C1D" w:rsidRDefault="00E64F6E" w:rsidP="00DF1C1D">
      <w:pPr>
        <w:pStyle w:val="Corpsdetexte"/>
        <w:spacing w:line="276" w:lineRule="auto"/>
        <w:rPr>
          <w:rFonts w:asciiTheme="minorHAnsi" w:hAnsiTheme="minorHAnsi"/>
          <w:b/>
          <w:szCs w:val="24"/>
          <w:u w:val="single"/>
        </w:rPr>
      </w:pPr>
    </w:p>
    <w:p w14:paraId="71DD9927" w14:textId="77777777" w:rsidR="00E64F6E" w:rsidRPr="00DF1C1D" w:rsidRDefault="000F7CEE" w:rsidP="00DF1C1D">
      <w:pPr>
        <w:pStyle w:val="Corpsdetexte"/>
        <w:spacing w:line="276" w:lineRule="auto"/>
        <w:ind w:left="567" w:hanging="567"/>
        <w:rPr>
          <w:rFonts w:asciiTheme="minorHAnsi" w:hAnsiTheme="minorHAnsi"/>
          <w:szCs w:val="24"/>
        </w:rPr>
      </w:pPr>
      <w:r>
        <w:rPr>
          <w:rFonts w:asciiTheme="minorHAnsi" w:hAnsiTheme="minorHAnsi"/>
          <w:b/>
          <w:szCs w:val="24"/>
        </w:rPr>
        <w:t>Q</w:t>
      </w:r>
      <w:r w:rsidR="00160F6A">
        <w:rPr>
          <w:rFonts w:asciiTheme="minorHAnsi" w:hAnsiTheme="minorHAnsi"/>
          <w:b/>
          <w:szCs w:val="24"/>
        </w:rPr>
        <w:t>59</w:t>
      </w:r>
      <w:r w:rsidRPr="00DF1C1D">
        <w:rPr>
          <w:rFonts w:asciiTheme="minorHAnsi" w:hAnsiTheme="minorHAnsi"/>
          <w:b/>
          <w:szCs w:val="24"/>
        </w:rPr>
        <w:t>.</w:t>
      </w:r>
      <w:r>
        <w:rPr>
          <w:rFonts w:asciiTheme="minorHAnsi" w:hAnsiTheme="minorHAnsi"/>
          <w:b/>
          <w:szCs w:val="24"/>
        </w:rPr>
        <w:tab/>
      </w:r>
      <w:r w:rsidR="00E64F6E" w:rsidRPr="00DF1C1D">
        <w:rPr>
          <w:rFonts w:asciiTheme="minorHAnsi" w:hAnsiTheme="minorHAnsi"/>
          <w:szCs w:val="24"/>
        </w:rPr>
        <w:t xml:space="preserve">On cherche la fonction de transfert liant </w:t>
      </w:r>
      <w:r w:rsidR="00E64F6E" w:rsidRPr="00DF1C1D">
        <w:rPr>
          <w:rFonts w:asciiTheme="minorHAnsi" w:hAnsiTheme="minorHAnsi"/>
          <w:b/>
          <w:szCs w:val="24"/>
        </w:rPr>
        <w:t>X</w:t>
      </w:r>
      <w:r w:rsidR="00E64F6E" w:rsidRPr="00DF1C1D">
        <w:rPr>
          <w:rFonts w:asciiTheme="minorHAnsi" w:hAnsiTheme="minorHAnsi"/>
          <w:b/>
          <w:szCs w:val="24"/>
          <w:vertAlign w:val="subscript"/>
        </w:rPr>
        <w:t>V</w:t>
      </w:r>
      <w:r w:rsidR="00E64F6E" w:rsidRPr="00DF1C1D">
        <w:rPr>
          <w:rFonts w:asciiTheme="minorHAnsi" w:hAnsiTheme="minorHAnsi"/>
          <w:szCs w:val="24"/>
        </w:rPr>
        <w:t xml:space="preserve"> à </w:t>
      </w:r>
      <w:r w:rsidR="00E64F6E" w:rsidRPr="00DF1C1D">
        <w:rPr>
          <w:rFonts w:asciiTheme="minorHAnsi" w:hAnsiTheme="minorHAnsi"/>
          <w:b/>
          <w:szCs w:val="24"/>
        </w:rPr>
        <w:t>U</w:t>
      </w:r>
      <w:r w:rsidR="00E64F6E" w:rsidRPr="00DF1C1D">
        <w:rPr>
          <w:rFonts w:asciiTheme="minorHAnsi" w:hAnsiTheme="minorHAnsi"/>
          <w:b/>
          <w:szCs w:val="24"/>
          <w:vertAlign w:val="subscript"/>
        </w:rPr>
        <w:t>com</w:t>
      </w:r>
      <w:r w:rsidR="00E64F6E" w:rsidRPr="00DF1C1D">
        <w:rPr>
          <w:rFonts w:asciiTheme="minorHAnsi" w:hAnsiTheme="minorHAnsi"/>
          <w:szCs w:val="24"/>
        </w:rPr>
        <w:t>.</w:t>
      </w:r>
    </w:p>
    <w:p w14:paraId="5D496B92" w14:textId="77777777" w:rsidR="00E64F6E" w:rsidRPr="00DF1C1D" w:rsidRDefault="00E64F6E" w:rsidP="00DF1C1D">
      <w:pPr>
        <w:pStyle w:val="Corpsdetexte"/>
        <w:spacing w:line="276" w:lineRule="auto"/>
        <w:rPr>
          <w:rFonts w:asciiTheme="minorHAnsi" w:hAnsiTheme="minorHAnsi"/>
          <w:b/>
          <w:szCs w:val="24"/>
          <w:u w:val="single"/>
        </w:rPr>
      </w:pPr>
    </w:p>
    <w:p w14:paraId="64B0AA5C" w14:textId="2B26183E" w:rsidR="005A206C" w:rsidRPr="003C5810" w:rsidRDefault="00E64F6E" w:rsidP="00DF1C1D">
      <w:pPr>
        <w:pStyle w:val="Corpsdetexte"/>
        <w:numPr>
          <w:ilvl w:val="0"/>
          <w:numId w:val="13"/>
        </w:numPr>
        <w:spacing w:line="276" w:lineRule="auto"/>
        <w:rPr>
          <w:rFonts w:asciiTheme="minorHAnsi" w:hAnsiTheme="minorHAnsi"/>
          <w:szCs w:val="24"/>
        </w:rPr>
      </w:pPr>
      <w:r w:rsidRPr="00DF1C1D">
        <w:rPr>
          <w:rFonts w:asciiTheme="minorHAnsi" w:hAnsiTheme="minorHAnsi"/>
          <w:szCs w:val="24"/>
        </w:rPr>
        <w:t xml:space="preserve">Exprimer </w:t>
      </w:r>
      <w:proofErr w:type="gramStart"/>
      <w:r w:rsidRPr="00DF1C1D">
        <w:rPr>
          <w:rFonts w:asciiTheme="minorHAnsi" w:hAnsiTheme="minorHAnsi"/>
          <w:b/>
          <w:szCs w:val="24"/>
        </w:rPr>
        <w:t>ω</w:t>
      </w:r>
      <w:r w:rsidRPr="00DF1C1D">
        <w:rPr>
          <w:rFonts w:asciiTheme="minorHAnsi" w:hAnsiTheme="minorHAnsi"/>
          <w:b/>
          <w:szCs w:val="24"/>
          <w:vertAlign w:val="subscript"/>
        </w:rPr>
        <w:t>m</w:t>
      </w:r>
      <w:r w:rsidRPr="00DF1C1D">
        <w:rPr>
          <w:rFonts w:asciiTheme="minorHAnsi" w:hAnsiTheme="minorHAnsi"/>
          <w:b/>
          <w:szCs w:val="24"/>
        </w:rPr>
        <w:t>(</w:t>
      </w:r>
      <w:proofErr w:type="gramEnd"/>
      <w:r w:rsidRPr="00DF1C1D">
        <w:rPr>
          <w:rFonts w:asciiTheme="minorHAnsi" w:hAnsiTheme="minorHAnsi"/>
          <w:b/>
          <w:szCs w:val="24"/>
        </w:rPr>
        <w:t xml:space="preserve">p) </w:t>
      </w:r>
      <w:r w:rsidRPr="00DF1C1D">
        <w:rPr>
          <w:rFonts w:asciiTheme="minorHAnsi" w:hAnsiTheme="minorHAnsi"/>
          <w:szCs w:val="24"/>
        </w:rPr>
        <w:t xml:space="preserve">en fonction de </w:t>
      </w:r>
      <m:oMath>
        <m:sSub>
          <m:sSubPr>
            <m:ctrlPr>
              <w:rPr>
                <w:rFonts w:ascii="Cambria Math" w:hAnsi="Cambria Math"/>
                <w:i/>
                <w:szCs w:val="24"/>
                <w:shd w:val="clear" w:color="auto" w:fill="FFFFFF"/>
              </w:rPr>
            </m:ctrlPr>
          </m:sSubPr>
          <m:e>
            <m:r>
              <w:rPr>
                <w:rFonts w:ascii="Cambria Math" w:hAnsi="Cambria Math"/>
                <w:szCs w:val="24"/>
                <w:shd w:val="clear" w:color="auto" w:fill="FFFFFF"/>
              </w:rPr>
              <m:t>I</m:t>
            </m:r>
          </m:e>
          <m:sub>
            <m:r>
              <w:rPr>
                <w:rFonts w:ascii="Cambria Math" w:hAnsi="Cambria Math"/>
                <w:szCs w:val="24"/>
                <w:shd w:val="clear" w:color="auto" w:fill="FFFFFF"/>
              </w:rPr>
              <m:t>m</m:t>
            </m:r>
          </m:sub>
        </m:sSub>
      </m:oMath>
      <w:r w:rsidRPr="00DF1C1D">
        <w:rPr>
          <w:rFonts w:asciiTheme="minorHAnsi" w:hAnsiTheme="minorHAnsi"/>
          <w:szCs w:val="24"/>
        </w:rPr>
        <w:t xml:space="preserve"> et </w:t>
      </w:r>
      <m:oMath>
        <m:sSub>
          <m:sSubPr>
            <m:ctrlPr>
              <w:rPr>
                <w:rFonts w:ascii="Cambria Math" w:hAnsi="Cambria Math"/>
                <w:i/>
                <w:szCs w:val="24"/>
                <w:shd w:val="clear" w:color="auto" w:fill="FFFFFF"/>
              </w:rPr>
            </m:ctrlPr>
          </m:sSubPr>
          <m:e>
            <m:r>
              <w:rPr>
                <w:rFonts w:ascii="Cambria Math" w:hAnsi="Cambria Math"/>
                <w:szCs w:val="24"/>
                <w:shd w:val="clear" w:color="auto" w:fill="FFFFFF"/>
              </w:rPr>
              <m:t>F</m:t>
            </m:r>
          </m:e>
          <m:sub>
            <m:r>
              <w:rPr>
                <w:rFonts w:ascii="Cambria Math" w:hAnsi="Cambria Math"/>
                <w:szCs w:val="24"/>
                <w:shd w:val="clear" w:color="auto" w:fill="FFFFFF"/>
              </w:rPr>
              <m:t>V</m:t>
            </m:r>
          </m:sub>
        </m:sSub>
      </m:oMath>
      <w:r w:rsidR="00B53E60">
        <w:rPr>
          <w:rFonts w:asciiTheme="minorHAnsi" w:hAnsiTheme="minorHAnsi"/>
          <w:b/>
          <w:szCs w:val="24"/>
          <w:vertAlign w:val="subscript"/>
        </w:rPr>
        <w:t>.</w:t>
      </w:r>
      <w:r w:rsidR="001B3AF7" w:rsidRPr="00DF1C1D">
        <w:rPr>
          <w:rFonts w:asciiTheme="minorHAnsi" w:hAnsiTheme="minorHAnsi"/>
          <w:b/>
          <w:szCs w:val="24"/>
          <w:vertAlign w:val="subscript"/>
        </w:rPr>
        <w:t xml:space="preserve"> </w:t>
      </w:r>
      <w:r w:rsidR="000F7CEE">
        <w:rPr>
          <w:rFonts w:asciiTheme="minorHAnsi" w:hAnsiTheme="minorHAnsi"/>
          <w:b/>
          <w:szCs w:val="24"/>
          <w:vertAlign w:val="subscript"/>
        </w:rPr>
        <w:tab/>
      </w:r>
      <w:r w:rsidR="001B3AF7" w:rsidRPr="003C5810">
        <w:rPr>
          <w:rFonts w:asciiTheme="minorHAnsi" w:hAnsiTheme="minorHAnsi"/>
          <w:szCs w:val="24"/>
        </w:rPr>
        <w:t xml:space="preserve">(revoir </w:t>
      </w:r>
      <w:r w:rsidR="001B3AF7" w:rsidRPr="003C5810">
        <w:rPr>
          <w:rFonts w:asciiTheme="minorHAnsi" w:hAnsiTheme="minorHAnsi"/>
          <w:b/>
          <w:szCs w:val="24"/>
        </w:rPr>
        <w:t>Q5</w:t>
      </w:r>
      <w:r w:rsidR="009D577C" w:rsidRPr="003C5810">
        <w:rPr>
          <w:rFonts w:asciiTheme="minorHAnsi" w:hAnsiTheme="minorHAnsi"/>
          <w:b/>
          <w:szCs w:val="24"/>
        </w:rPr>
        <w:t xml:space="preserve">4 </w:t>
      </w:r>
      <w:r w:rsidR="009D577C" w:rsidRPr="003C5810">
        <w:rPr>
          <w:rFonts w:asciiTheme="minorHAnsi" w:hAnsiTheme="minorHAnsi"/>
          <w:szCs w:val="24"/>
        </w:rPr>
        <w:t>et</w:t>
      </w:r>
      <w:r w:rsidR="009D577C" w:rsidRPr="003C5810">
        <w:rPr>
          <w:rFonts w:asciiTheme="minorHAnsi" w:hAnsiTheme="minorHAnsi"/>
          <w:b/>
          <w:szCs w:val="24"/>
        </w:rPr>
        <w:t xml:space="preserve"> Q55</w:t>
      </w:r>
      <w:r w:rsidR="001B3AF7" w:rsidRPr="003C5810">
        <w:rPr>
          <w:rFonts w:asciiTheme="minorHAnsi" w:hAnsiTheme="minorHAnsi"/>
          <w:szCs w:val="24"/>
        </w:rPr>
        <w:t>)</w:t>
      </w:r>
    </w:p>
    <w:p w14:paraId="688481F5" w14:textId="77777777" w:rsidR="001B3AF7" w:rsidRPr="00DF1C1D" w:rsidRDefault="001B3AF7" w:rsidP="00DF1C1D">
      <w:pPr>
        <w:pStyle w:val="Corpsdetexte"/>
        <w:spacing w:line="276" w:lineRule="auto"/>
        <w:ind w:left="720"/>
        <w:rPr>
          <w:rFonts w:asciiTheme="minorHAnsi" w:hAnsiTheme="minorHAnsi"/>
          <w:szCs w:val="24"/>
        </w:rPr>
      </w:pPr>
    </w:p>
    <w:p w14:paraId="3E7A7B7B" w14:textId="77777777" w:rsidR="00E64F6E" w:rsidRPr="003C5810" w:rsidRDefault="00E64F6E" w:rsidP="009D577C">
      <w:pPr>
        <w:pStyle w:val="Corpsdetexte"/>
        <w:numPr>
          <w:ilvl w:val="0"/>
          <w:numId w:val="13"/>
        </w:numPr>
        <w:spacing w:line="276" w:lineRule="auto"/>
        <w:rPr>
          <w:rFonts w:asciiTheme="minorHAnsi" w:hAnsiTheme="minorHAnsi"/>
          <w:szCs w:val="24"/>
        </w:rPr>
      </w:pPr>
      <w:r w:rsidRPr="00DF1C1D">
        <w:rPr>
          <w:rFonts w:asciiTheme="minorHAnsi" w:hAnsiTheme="minorHAnsi"/>
          <w:szCs w:val="24"/>
        </w:rPr>
        <w:t xml:space="preserve">Exprimer </w:t>
      </w:r>
      <w:proofErr w:type="gramStart"/>
      <w:r w:rsidRPr="00DF1C1D">
        <w:rPr>
          <w:rFonts w:asciiTheme="minorHAnsi" w:hAnsiTheme="minorHAnsi"/>
          <w:b/>
          <w:szCs w:val="24"/>
        </w:rPr>
        <w:t>X</w:t>
      </w:r>
      <w:r w:rsidRPr="00DF1C1D">
        <w:rPr>
          <w:rFonts w:asciiTheme="minorHAnsi" w:hAnsiTheme="minorHAnsi"/>
          <w:b/>
          <w:szCs w:val="24"/>
          <w:vertAlign w:val="subscript"/>
        </w:rPr>
        <w:t>V</w:t>
      </w:r>
      <w:r w:rsidRPr="00DF1C1D">
        <w:rPr>
          <w:rFonts w:asciiTheme="minorHAnsi" w:hAnsiTheme="minorHAnsi"/>
          <w:b/>
          <w:szCs w:val="24"/>
        </w:rPr>
        <w:t>(</w:t>
      </w:r>
      <w:proofErr w:type="gramEnd"/>
      <w:r w:rsidRPr="00DF1C1D">
        <w:rPr>
          <w:rFonts w:asciiTheme="minorHAnsi" w:hAnsiTheme="minorHAnsi"/>
          <w:b/>
          <w:szCs w:val="24"/>
        </w:rPr>
        <w:t xml:space="preserve">p) </w:t>
      </w:r>
      <w:r w:rsidRPr="00DF1C1D">
        <w:rPr>
          <w:rFonts w:asciiTheme="minorHAnsi" w:hAnsiTheme="minorHAnsi"/>
          <w:szCs w:val="24"/>
        </w:rPr>
        <w:t xml:space="preserve">en fonction de </w:t>
      </w:r>
      <w:r w:rsidRPr="00DF1C1D">
        <w:rPr>
          <w:rFonts w:asciiTheme="minorHAnsi" w:hAnsiTheme="minorHAnsi"/>
          <w:b/>
          <w:szCs w:val="24"/>
        </w:rPr>
        <w:t>ω</w:t>
      </w:r>
      <w:r w:rsidRPr="00DF1C1D">
        <w:rPr>
          <w:rFonts w:asciiTheme="minorHAnsi" w:hAnsiTheme="minorHAnsi"/>
          <w:b/>
          <w:szCs w:val="24"/>
          <w:vertAlign w:val="subscript"/>
        </w:rPr>
        <w:t>m</w:t>
      </w:r>
      <w:r w:rsidR="00B53E60">
        <w:rPr>
          <w:rFonts w:asciiTheme="minorHAnsi" w:hAnsiTheme="minorHAnsi"/>
          <w:szCs w:val="24"/>
        </w:rPr>
        <w:t>.</w:t>
      </w:r>
      <w:r w:rsidR="00BF3B08">
        <w:rPr>
          <w:rFonts w:asciiTheme="minorHAnsi" w:hAnsiTheme="minorHAnsi"/>
          <w:szCs w:val="24"/>
        </w:rPr>
        <w:tab/>
      </w:r>
      <w:r w:rsidR="00B53E60">
        <w:rPr>
          <w:rFonts w:asciiTheme="minorHAnsi" w:hAnsiTheme="minorHAnsi"/>
          <w:szCs w:val="24"/>
        </w:rPr>
        <w:tab/>
      </w:r>
      <w:r w:rsidRPr="003C5810">
        <w:rPr>
          <w:rFonts w:asciiTheme="minorHAnsi" w:hAnsiTheme="minorHAnsi"/>
          <w:szCs w:val="24"/>
        </w:rPr>
        <w:t>(</w:t>
      </w:r>
      <w:r w:rsidR="00BF3B08" w:rsidRPr="003C5810">
        <w:rPr>
          <w:rFonts w:asciiTheme="minorHAnsi" w:hAnsiTheme="minorHAnsi"/>
          <w:szCs w:val="24"/>
        </w:rPr>
        <w:t xml:space="preserve">revoir </w:t>
      </w:r>
      <w:r w:rsidR="00BF3B08" w:rsidRPr="003C5810">
        <w:rPr>
          <w:rFonts w:asciiTheme="minorHAnsi" w:hAnsiTheme="minorHAnsi"/>
          <w:b/>
          <w:szCs w:val="24"/>
        </w:rPr>
        <w:t>Q55</w:t>
      </w:r>
      <w:r w:rsidRPr="003C5810">
        <w:rPr>
          <w:rFonts w:asciiTheme="minorHAnsi" w:hAnsiTheme="minorHAnsi"/>
          <w:szCs w:val="24"/>
        </w:rPr>
        <w:t>)</w:t>
      </w:r>
    </w:p>
    <w:p w14:paraId="7BDFF19A" w14:textId="77777777" w:rsidR="00E64F6E" w:rsidRPr="00DF1C1D" w:rsidRDefault="009D577C" w:rsidP="00DF1C1D">
      <w:pPr>
        <w:pStyle w:val="Corpsdetexte"/>
        <w:pBdr>
          <w:top w:val="single" w:sz="4" w:space="1" w:color="auto"/>
          <w:left w:val="single" w:sz="4" w:space="4" w:color="auto"/>
          <w:bottom w:val="single" w:sz="4" w:space="1" w:color="auto"/>
          <w:right w:val="single" w:sz="4" w:space="4" w:color="auto"/>
        </w:pBdr>
        <w:spacing w:line="276" w:lineRule="auto"/>
        <w:ind w:left="8080"/>
        <w:jc w:val="right"/>
        <w:rPr>
          <w:rFonts w:asciiTheme="minorHAnsi" w:hAnsiTheme="minorHAnsi"/>
          <w:b/>
          <w:szCs w:val="24"/>
        </w:rPr>
      </w:pPr>
      <w:r>
        <w:rPr>
          <w:rFonts w:asciiTheme="minorHAnsi" w:hAnsiTheme="minorHAnsi"/>
          <w:b/>
          <w:noProof/>
          <w:szCs w:val="24"/>
          <w:u w:val="single"/>
        </w:rPr>
        <w:drawing>
          <wp:anchor distT="0" distB="0" distL="114300" distR="114300" simplePos="0" relativeHeight="252049408" behindDoc="0" locked="0" layoutInCell="1" allowOverlap="1" wp14:anchorId="58B16ACA" wp14:editId="295ABF6B">
            <wp:simplePos x="0" y="0"/>
            <wp:positionH relativeFrom="column">
              <wp:posOffset>963295</wp:posOffset>
            </wp:positionH>
            <wp:positionV relativeFrom="paragraph">
              <wp:posOffset>42545</wp:posOffset>
            </wp:positionV>
            <wp:extent cx="3627120" cy="1214120"/>
            <wp:effectExtent l="19050" t="0" r="0" b="0"/>
            <wp:wrapNone/>
            <wp:docPr id="22" name="Image 12" descr="schemabloc_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bloc_ya.JPG"/>
                    <pic:cNvPicPr/>
                  </pic:nvPicPr>
                  <pic:blipFill>
                    <a:blip r:embed="rId48" cstate="print"/>
                    <a:stretch>
                      <a:fillRect/>
                    </a:stretch>
                  </pic:blipFill>
                  <pic:spPr>
                    <a:xfrm>
                      <a:off x="0" y="0"/>
                      <a:ext cx="3627120" cy="1214120"/>
                    </a:xfrm>
                    <a:prstGeom prst="rect">
                      <a:avLst/>
                    </a:prstGeom>
                  </pic:spPr>
                </pic:pic>
              </a:graphicData>
            </a:graphic>
          </wp:anchor>
        </w:drawing>
      </w:r>
      <m:oMath>
        <m:r>
          <m:rPr>
            <m:sty m:val="bi"/>
          </m:rPr>
          <w:rPr>
            <w:rFonts w:ascii="Cambria Math" w:hAnsi="Cambria Math"/>
            <w:szCs w:val="24"/>
          </w:rPr>
          <m:t>a</m:t>
        </m:r>
        <m:r>
          <m:rPr>
            <m:sty m:val="bi"/>
          </m:rPr>
          <w:rPr>
            <w:rFonts w:ascii="Cambria Math" w:hAnsiTheme="minorHAnsi"/>
            <w:szCs w:val="24"/>
          </w:rPr>
          <m:t xml:space="preserve">= </m:t>
        </m:r>
        <m:f>
          <m:fPr>
            <m:ctrlPr>
              <w:rPr>
                <w:rFonts w:ascii="Cambria Math" w:hAnsiTheme="minorHAnsi"/>
                <w:b/>
                <w:i/>
                <w:szCs w:val="24"/>
              </w:rPr>
            </m:ctrlPr>
          </m:fPr>
          <m:num>
            <m:r>
              <m:rPr>
                <m:sty m:val="bi"/>
              </m:rPr>
              <w:rPr>
                <w:rFonts w:ascii="Cambria Math" w:hAnsi="Cambria Math"/>
                <w:szCs w:val="24"/>
              </w:rPr>
              <m:t>2</m:t>
            </m:r>
            <m:r>
              <m:rPr>
                <m:sty m:val="bi"/>
              </m:rPr>
              <w:rPr>
                <w:rFonts w:ascii="Cambria Math" w:hAnsi="Cambria Math"/>
                <w:szCs w:val="24"/>
              </w:rPr>
              <m:t>z</m:t>
            </m:r>
          </m:num>
          <m:den>
            <m:sSub>
              <m:sSubPr>
                <m:ctrlPr>
                  <w:rPr>
                    <w:rFonts w:ascii="Cambria Math" w:hAnsiTheme="minorHAnsi"/>
                    <w:b/>
                    <w:i/>
                    <w:szCs w:val="24"/>
                  </w:rPr>
                </m:ctrlPr>
              </m:sSubPr>
              <m:e>
                <m:r>
                  <m:rPr>
                    <m:sty m:val="bi"/>
                  </m:rPr>
                  <w:rPr>
                    <w:rFonts w:ascii="Cambria Math" w:hAnsi="Cambria Math"/>
                    <w:szCs w:val="24"/>
                  </w:rPr>
                  <m:t>ω</m:t>
                </m:r>
              </m:e>
              <m:sub>
                <m:r>
                  <m:rPr>
                    <m:sty m:val="bi"/>
                  </m:rPr>
                  <w:rPr>
                    <w:rFonts w:ascii="Cambria Math" w:hAnsi="Cambria Math"/>
                    <w:szCs w:val="24"/>
                  </w:rPr>
                  <m:t>N</m:t>
                </m:r>
              </m:sub>
            </m:sSub>
          </m:den>
        </m:f>
      </m:oMath>
    </w:p>
    <w:p w14:paraId="59448B91" w14:textId="77777777" w:rsidR="009F0F46" w:rsidRPr="00DF1C1D" w:rsidRDefault="009F0F46" w:rsidP="00DF1C1D">
      <w:pPr>
        <w:pStyle w:val="Corpsdetexte"/>
        <w:spacing w:line="276" w:lineRule="auto"/>
        <w:rPr>
          <w:rFonts w:asciiTheme="minorHAnsi" w:hAnsiTheme="minorHAnsi"/>
          <w:b/>
          <w:szCs w:val="24"/>
        </w:rPr>
      </w:pPr>
    </w:p>
    <w:p w14:paraId="35AB25CC" w14:textId="77777777" w:rsidR="00E64F6E" w:rsidRPr="00DF1C1D" w:rsidRDefault="00E64F6E" w:rsidP="00DF1C1D">
      <w:pPr>
        <w:pStyle w:val="Corpsdetexte"/>
        <w:pBdr>
          <w:top w:val="single" w:sz="4" w:space="1" w:color="auto"/>
          <w:left w:val="single" w:sz="4" w:space="4" w:color="auto"/>
          <w:bottom w:val="single" w:sz="4" w:space="1" w:color="auto"/>
          <w:right w:val="single" w:sz="4" w:space="4" w:color="auto"/>
        </w:pBdr>
        <w:spacing w:line="276" w:lineRule="auto"/>
        <w:ind w:left="8080" w:hanging="7938"/>
        <w:jc w:val="right"/>
        <w:rPr>
          <w:rFonts w:asciiTheme="minorHAnsi" w:hAnsiTheme="minorHAnsi"/>
          <w:b/>
          <w:szCs w:val="24"/>
        </w:rPr>
      </w:pPr>
      <m:oMathPara>
        <m:oMathParaPr>
          <m:jc m:val="right"/>
        </m:oMathParaPr>
        <m:oMath>
          <m:r>
            <m:rPr>
              <m:sty m:val="bi"/>
            </m:rPr>
            <w:rPr>
              <w:rFonts w:ascii="Cambria Math" w:hAnsi="Cambria Math"/>
              <w:szCs w:val="24"/>
            </w:rPr>
            <m:t>b</m:t>
          </m:r>
          <m:r>
            <m:rPr>
              <m:sty m:val="bi"/>
            </m:rPr>
            <w:rPr>
              <w:rFonts w:ascii="Cambria Math" w:hAnsiTheme="minorHAnsi"/>
              <w:szCs w:val="24"/>
            </w:rPr>
            <m:t xml:space="preserve">= </m:t>
          </m:r>
          <m:sSubSup>
            <m:sSubSupPr>
              <m:ctrlPr>
                <w:rPr>
                  <w:rFonts w:ascii="Cambria Math" w:hAnsiTheme="minorHAnsi"/>
                  <w:b/>
                  <w:i/>
                  <w:szCs w:val="24"/>
                </w:rPr>
              </m:ctrlPr>
            </m:sSubSupPr>
            <m:e>
              <m:r>
                <m:rPr>
                  <m:sty m:val="bi"/>
                </m:rPr>
                <w:rPr>
                  <w:rFonts w:ascii="Cambria Math" w:hAnsi="Cambria Math"/>
                  <w:szCs w:val="24"/>
                </w:rPr>
                <m:t>ω</m:t>
              </m:r>
            </m:e>
            <m:sub>
              <m:r>
                <m:rPr>
                  <m:sty m:val="bi"/>
                </m:rPr>
                <w:rPr>
                  <w:rFonts w:ascii="Cambria Math" w:hAnsi="Cambria Math"/>
                  <w:szCs w:val="24"/>
                </w:rPr>
                <m:t>N</m:t>
              </m:r>
            </m:sub>
            <m:sup>
              <m:r>
                <m:rPr>
                  <m:sty m:val="bi"/>
                </m:rPr>
                <w:rPr>
                  <w:rFonts w:ascii="Cambria Math" w:hAnsi="Cambria Math"/>
                  <w:szCs w:val="24"/>
                </w:rPr>
                <m:t>-2</m:t>
              </m:r>
            </m:sup>
          </m:sSubSup>
        </m:oMath>
      </m:oMathPara>
    </w:p>
    <w:p w14:paraId="01D5E113" w14:textId="77777777" w:rsidR="00E64F6E" w:rsidRPr="00DF1C1D" w:rsidRDefault="00E64F6E" w:rsidP="00DF1C1D">
      <w:pPr>
        <w:pStyle w:val="Corpsdetexte"/>
        <w:spacing w:line="276" w:lineRule="auto"/>
        <w:jc w:val="right"/>
        <w:rPr>
          <w:rFonts w:asciiTheme="minorHAnsi" w:hAnsiTheme="minorHAnsi"/>
          <w:b/>
          <w:szCs w:val="24"/>
        </w:rPr>
      </w:pPr>
    </w:p>
    <w:p w14:paraId="052840D7" w14:textId="77777777" w:rsidR="00663A45" w:rsidRPr="00DF1C1D" w:rsidRDefault="00663A45" w:rsidP="00DF1C1D">
      <w:pPr>
        <w:pStyle w:val="Corpsdetexte"/>
        <w:spacing w:line="276" w:lineRule="auto"/>
        <w:jc w:val="right"/>
        <w:rPr>
          <w:rFonts w:asciiTheme="minorHAnsi" w:hAnsiTheme="minorHAnsi"/>
          <w:b/>
          <w:szCs w:val="24"/>
        </w:rPr>
      </w:pPr>
    </w:p>
    <w:p w14:paraId="744C2EA7" w14:textId="77777777" w:rsidR="000135E3" w:rsidRPr="000135E3" w:rsidRDefault="000135E3" w:rsidP="000135E3">
      <w:pPr>
        <w:pStyle w:val="Corpsdetexte"/>
        <w:spacing w:after="120" w:line="276" w:lineRule="auto"/>
        <w:jc w:val="center"/>
        <w:rPr>
          <w:rFonts w:asciiTheme="minorHAnsi" w:hAnsiTheme="minorHAnsi"/>
          <w:i/>
          <w:szCs w:val="24"/>
        </w:rPr>
      </w:pPr>
      <w:r w:rsidRPr="00E007F6">
        <w:rPr>
          <w:rFonts w:asciiTheme="minorHAnsi" w:hAnsiTheme="minorHAnsi"/>
          <w:bCs/>
          <w:i/>
        </w:rPr>
        <w:t xml:space="preserve">Figure </w:t>
      </w:r>
      <w:r>
        <w:rPr>
          <w:rFonts w:asciiTheme="minorHAnsi" w:hAnsiTheme="minorHAnsi"/>
          <w:bCs/>
          <w:i/>
        </w:rPr>
        <w:t>2</w:t>
      </w:r>
      <w:r w:rsidR="007D3727">
        <w:rPr>
          <w:rFonts w:asciiTheme="minorHAnsi" w:hAnsiTheme="minorHAnsi"/>
          <w:bCs/>
          <w:i/>
        </w:rPr>
        <w:t>1</w:t>
      </w:r>
      <w:r w:rsidRPr="00E007F6">
        <w:rPr>
          <w:rFonts w:asciiTheme="minorHAnsi" w:hAnsiTheme="minorHAnsi"/>
          <w:bCs/>
          <w:i/>
        </w:rPr>
        <w:t xml:space="preserve"> : </w:t>
      </w:r>
      <w:r>
        <w:rPr>
          <w:rFonts w:asciiTheme="minorHAnsi" w:hAnsiTheme="minorHAnsi"/>
          <w:bCs/>
          <w:i/>
        </w:rPr>
        <w:t>Schéma de Laplace de l’actionneur complet du point de vue de la commande</w:t>
      </w:r>
    </w:p>
    <w:p w14:paraId="29A6B67E" w14:textId="77777777" w:rsidR="00E64F6E" w:rsidRPr="00DF1C1D" w:rsidRDefault="00E64F6E" w:rsidP="00DF1C1D">
      <w:pPr>
        <w:pStyle w:val="Corpsdetexte"/>
        <w:spacing w:line="276" w:lineRule="auto"/>
        <w:rPr>
          <w:rFonts w:asciiTheme="minorHAnsi" w:hAnsiTheme="minorHAnsi"/>
          <w:b/>
          <w:szCs w:val="24"/>
          <w:u w:val="single"/>
        </w:rPr>
      </w:pPr>
    </w:p>
    <w:p w14:paraId="7BB3D7D0" w14:textId="77777777" w:rsidR="00E64F6E" w:rsidRPr="00DF1C1D" w:rsidRDefault="00E64F6E" w:rsidP="00DF1C1D">
      <w:pPr>
        <w:pStyle w:val="Corpsdetexte"/>
        <w:numPr>
          <w:ilvl w:val="0"/>
          <w:numId w:val="12"/>
        </w:numPr>
        <w:spacing w:line="276" w:lineRule="auto"/>
        <w:rPr>
          <w:rFonts w:asciiTheme="minorHAnsi" w:hAnsiTheme="minorHAnsi"/>
          <w:szCs w:val="24"/>
        </w:rPr>
      </w:pPr>
      <w:r w:rsidRPr="00DF1C1D">
        <w:rPr>
          <w:rFonts w:asciiTheme="minorHAnsi" w:hAnsiTheme="minorHAnsi"/>
          <w:szCs w:val="24"/>
        </w:rPr>
        <w:t xml:space="preserve">En déduire, à partir des résultats 1 et 2, la relation entre </w:t>
      </w:r>
      <w:r w:rsidRPr="00DF1C1D">
        <w:rPr>
          <w:rFonts w:asciiTheme="minorHAnsi" w:hAnsiTheme="minorHAnsi"/>
          <w:b/>
          <w:szCs w:val="24"/>
        </w:rPr>
        <w:t>X</w:t>
      </w:r>
      <w:r w:rsidRPr="00DF1C1D">
        <w:rPr>
          <w:rFonts w:asciiTheme="minorHAnsi" w:hAnsiTheme="minorHAnsi"/>
          <w:b/>
          <w:szCs w:val="24"/>
          <w:vertAlign w:val="subscript"/>
        </w:rPr>
        <w:t>V</w:t>
      </w:r>
      <w:r w:rsidRPr="00DF1C1D">
        <w:rPr>
          <w:rFonts w:asciiTheme="minorHAnsi" w:hAnsiTheme="minorHAnsi"/>
          <w:szCs w:val="24"/>
        </w:rPr>
        <w:t xml:space="preserve"> et </w:t>
      </w:r>
      <w:r w:rsidRPr="00DF1C1D">
        <w:rPr>
          <w:rFonts w:asciiTheme="minorHAnsi" w:hAnsiTheme="minorHAnsi"/>
          <w:b/>
          <w:szCs w:val="24"/>
        </w:rPr>
        <w:t>U</w:t>
      </w:r>
      <w:r w:rsidRPr="00DF1C1D">
        <w:rPr>
          <w:rFonts w:asciiTheme="minorHAnsi" w:hAnsiTheme="minorHAnsi"/>
          <w:b/>
          <w:szCs w:val="24"/>
          <w:vertAlign w:val="subscript"/>
        </w:rPr>
        <w:t>com</w:t>
      </w:r>
      <w:r w:rsidRPr="00DF1C1D">
        <w:rPr>
          <w:rFonts w:asciiTheme="minorHAnsi" w:hAnsiTheme="minorHAnsi"/>
          <w:szCs w:val="24"/>
        </w:rPr>
        <w:t>.</w:t>
      </w:r>
    </w:p>
    <w:p w14:paraId="3D6B30D0" w14:textId="77777777" w:rsidR="0020308C" w:rsidRPr="00DF1C1D" w:rsidRDefault="0020308C" w:rsidP="00DF1C1D">
      <w:pPr>
        <w:pStyle w:val="Corpsdetexte"/>
        <w:spacing w:line="276" w:lineRule="auto"/>
        <w:ind w:left="720"/>
        <w:rPr>
          <w:rFonts w:asciiTheme="minorHAnsi" w:hAnsiTheme="minorHAnsi"/>
          <w:b/>
          <w:szCs w:val="24"/>
        </w:rPr>
      </w:pPr>
    </w:p>
    <w:p w14:paraId="543C64EB" w14:textId="77777777" w:rsidR="00E64F6E" w:rsidRPr="00DF1C1D" w:rsidRDefault="0020308C" w:rsidP="00DF1C1D">
      <w:pPr>
        <w:pStyle w:val="Corpsdetexte"/>
        <w:spacing w:line="276" w:lineRule="auto"/>
        <w:ind w:left="567" w:hanging="567"/>
        <w:rPr>
          <w:rFonts w:asciiTheme="minorHAnsi" w:hAnsiTheme="minorHAnsi"/>
          <w:szCs w:val="24"/>
        </w:rPr>
      </w:pPr>
      <w:r w:rsidRPr="00DF1C1D">
        <w:rPr>
          <w:rFonts w:asciiTheme="minorHAnsi" w:hAnsiTheme="minorHAnsi"/>
          <w:b/>
          <w:szCs w:val="24"/>
        </w:rPr>
        <w:t>Q</w:t>
      </w:r>
      <w:r w:rsidR="00160F6A">
        <w:rPr>
          <w:rFonts w:asciiTheme="minorHAnsi" w:hAnsiTheme="minorHAnsi"/>
          <w:b/>
          <w:szCs w:val="24"/>
        </w:rPr>
        <w:t>60</w:t>
      </w:r>
      <w:r w:rsidR="000F7CEE">
        <w:rPr>
          <w:rFonts w:asciiTheme="minorHAnsi" w:hAnsiTheme="minorHAnsi"/>
          <w:b/>
          <w:szCs w:val="24"/>
        </w:rPr>
        <w:t>.</w:t>
      </w:r>
      <w:r w:rsidR="000F7CEE">
        <w:rPr>
          <w:rFonts w:asciiTheme="minorHAnsi" w:hAnsiTheme="minorHAnsi"/>
          <w:b/>
          <w:szCs w:val="24"/>
        </w:rPr>
        <w:tab/>
      </w:r>
      <w:r w:rsidR="00E64F6E" w:rsidRPr="00DF1C1D">
        <w:rPr>
          <w:rFonts w:asciiTheme="minorHAnsi" w:hAnsiTheme="minorHAnsi"/>
          <w:szCs w:val="24"/>
        </w:rPr>
        <w:t xml:space="preserve">Identifier </w:t>
      </w:r>
      <w:r w:rsidR="009A02B1" w:rsidRPr="009A02B1">
        <w:rPr>
          <w:rFonts w:asciiTheme="minorHAnsi" w:hAnsiTheme="minorHAnsi"/>
          <w:b/>
          <w:szCs w:val="24"/>
        </w:rPr>
        <w:t>A10</w:t>
      </w:r>
      <w:r w:rsidR="009A02B1">
        <w:rPr>
          <w:rFonts w:asciiTheme="minorHAnsi" w:hAnsiTheme="minorHAnsi"/>
          <w:szCs w:val="24"/>
        </w:rPr>
        <w:t xml:space="preserve">, </w:t>
      </w:r>
      <w:r w:rsidR="00E64F6E" w:rsidRPr="00DF1C1D">
        <w:rPr>
          <w:rFonts w:asciiTheme="minorHAnsi" w:hAnsiTheme="minorHAnsi"/>
          <w:b/>
          <w:szCs w:val="24"/>
        </w:rPr>
        <w:t>ω</w:t>
      </w:r>
      <w:r w:rsidR="00E64F6E" w:rsidRPr="00DF1C1D">
        <w:rPr>
          <w:rFonts w:asciiTheme="minorHAnsi" w:hAnsiTheme="minorHAnsi"/>
          <w:b/>
          <w:szCs w:val="24"/>
          <w:vertAlign w:val="subscript"/>
        </w:rPr>
        <w:t>N</w:t>
      </w:r>
      <w:r w:rsidR="00E64F6E" w:rsidRPr="00DF1C1D">
        <w:rPr>
          <w:rFonts w:asciiTheme="minorHAnsi" w:hAnsiTheme="minorHAnsi"/>
          <w:szCs w:val="24"/>
        </w:rPr>
        <w:t xml:space="preserve"> et </w:t>
      </w:r>
      <w:r w:rsidR="00E64F6E" w:rsidRPr="00DF1C1D">
        <w:rPr>
          <w:rFonts w:asciiTheme="minorHAnsi" w:hAnsiTheme="minorHAnsi"/>
          <w:b/>
          <w:szCs w:val="24"/>
        </w:rPr>
        <w:t>z</w:t>
      </w:r>
      <w:r w:rsidR="00E64F6E" w:rsidRPr="00DF1C1D">
        <w:rPr>
          <w:rFonts w:asciiTheme="minorHAnsi" w:hAnsiTheme="minorHAnsi"/>
          <w:szCs w:val="24"/>
        </w:rPr>
        <w:t xml:space="preserve"> à partir des résultats précédents</w:t>
      </w:r>
      <w:r w:rsidR="00B53E60">
        <w:rPr>
          <w:rFonts w:asciiTheme="minorHAnsi" w:hAnsiTheme="minorHAnsi"/>
          <w:szCs w:val="24"/>
        </w:rPr>
        <w:t>.</w:t>
      </w:r>
    </w:p>
    <w:p w14:paraId="2BF85E8B" w14:textId="77777777" w:rsidR="00E64F6E" w:rsidRPr="00DF1C1D" w:rsidRDefault="00E64F6E" w:rsidP="00DF1C1D">
      <w:pPr>
        <w:pStyle w:val="Corpsdetexte"/>
        <w:spacing w:line="276" w:lineRule="auto"/>
        <w:rPr>
          <w:rFonts w:asciiTheme="minorHAnsi" w:hAnsiTheme="minorHAnsi"/>
          <w:szCs w:val="24"/>
        </w:rPr>
      </w:pPr>
    </w:p>
    <w:p w14:paraId="724FC5CC" w14:textId="6F7CBEB0" w:rsidR="00E64F6E" w:rsidRDefault="00F31A2A" w:rsidP="00DF1C1D">
      <w:pPr>
        <w:pStyle w:val="Corpsdetexte"/>
        <w:spacing w:line="276" w:lineRule="auto"/>
        <w:ind w:left="567" w:hanging="567"/>
        <w:rPr>
          <w:rFonts w:asciiTheme="minorHAnsi" w:hAnsiTheme="minorHAnsi"/>
          <w:szCs w:val="24"/>
        </w:rPr>
      </w:pPr>
      <w:r w:rsidRPr="00B53E60">
        <w:rPr>
          <w:rFonts w:asciiTheme="minorHAnsi" w:hAnsiTheme="minorHAnsi"/>
          <w:b/>
          <w:szCs w:val="24"/>
        </w:rPr>
        <w:t>Q6</w:t>
      </w:r>
      <w:r w:rsidR="00160F6A" w:rsidRPr="00B53E60">
        <w:rPr>
          <w:rFonts w:asciiTheme="minorHAnsi" w:hAnsiTheme="minorHAnsi"/>
          <w:b/>
          <w:szCs w:val="24"/>
        </w:rPr>
        <w:t>1</w:t>
      </w:r>
      <w:r w:rsidRPr="00B53E60">
        <w:rPr>
          <w:rFonts w:asciiTheme="minorHAnsi" w:hAnsiTheme="minorHAnsi"/>
          <w:b/>
          <w:szCs w:val="24"/>
        </w:rPr>
        <w:t xml:space="preserve">. </w:t>
      </w:r>
      <w:r w:rsidR="00B53E60">
        <w:rPr>
          <w:rFonts w:asciiTheme="minorHAnsi" w:hAnsiTheme="minorHAnsi"/>
          <w:szCs w:val="24"/>
        </w:rPr>
        <w:t>Donner la condition permettant d’éviter un dépassement</w:t>
      </w:r>
      <w:r w:rsidR="000554C2">
        <w:rPr>
          <w:rFonts w:asciiTheme="minorHAnsi" w:hAnsiTheme="minorHAnsi"/>
          <w:szCs w:val="24"/>
        </w:rPr>
        <w:t xml:space="preserve"> afin de répondre au cahier des charges</w:t>
      </w:r>
      <w:r w:rsidR="00B53E60">
        <w:rPr>
          <w:rFonts w:asciiTheme="minorHAnsi" w:hAnsiTheme="minorHAnsi"/>
          <w:szCs w:val="24"/>
        </w:rPr>
        <w:t>.</w:t>
      </w:r>
    </w:p>
    <w:p w14:paraId="79641200" w14:textId="77777777" w:rsidR="007D3727" w:rsidRDefault="007D3727" w:rsidP="00702A86">
      <w:pPr>
        <w:spacing w:line="276" w:lineRule="auto"/>
        <w:rPr>
          <w:rFonts w:asciiTheme="minorHAnsi" w:hAnsiTheme="minorHAnsi" w:cs="Arial"/>
          <w:b/>
          <w:sz w:val="28"/>
          <w:szCs w:val="28"/>
        </w:rPr>
      </w:pPr>
    </w:p>
    <w:p w14:paraId="0F13839D" w14:textId="77777777" w:rsidR="00DC50CF" w:rsidRPr="000D7DDC" w:rsidRDefault="00FF6825" w:rsidP="00702A86">
      <w:pPr>
        <w:spacing w:line="276" w:lineRule="auto"/>
        <w:rPr>
          <w:rFonts w:asciiTheme="minorHAnsi" w:hAnsiTheme="minorHAnsi" w:cs="Arial"/>
          <w:b/>
          <w:sz w:val="28"/>
          <w:szCs w:val="28"/>
        </w:rPr>
      </w:pPr>
      <w:r w:rsidRPr="000D7DDC">
        <w:rPr>
          <w:rFonts w:asciiTheme="minorHAnsi" w:hAnsiTheme="minorHAnsi" w:cs="Arial"/>
          <w:b/>
          <w:sz w:val="28"/>
          <w:szCs w:val="28"/>
        </w:rPr>
        <w:t xml:space="preserve">7 - </w:t>
      </w:r>
      <w:r w:rsidR="00DC50CF" w:rsidRPr="000D7DDC">
        <w:rPr>
          <w:rFonts w:asciiTheme="minorHAnsi" w:hAnsiTheme="minorHAnsi" w:cs="Arial"/>
          <w:b/>
          <w:sz w:val="28"/>
          <w:szCs w:val="28"/>
        </w:rPr>
        <w:t xml:space="preserve">Vérification de la </w:t>
      </w:r>
      <w:r w:rsidRPr="000D7DDC">
        <w:rPr>
          <w:rFonts w:asciiTheme="minorHAnsi" w:hAnsiTheme="minorHAnsi" w:cs="Arial"/>
          <w:b/>
          <w:sz w:val="28"/>
          <w:szCs w:val="28"/>
        </w:rPr>
        <w:t>précision</w:t>
      </w:r>
      <w:r w:rsidR="00DC50CF" w:rsidRPr="000D7DDC">
        <w:rPr>
          <w:rFonts w:asciiTheme="minorHAnsi" w:hAnsiTheme="minorHAnsi" w:cs="Arial"/>
          <w:b/>
          <w:sz w:val="28"/>
          <w:szCs w:val="28"/>
        </w:rPr>
        <w:t xml:space="preserve"> de positionnement</w:t>
      </w:r>
    </w:p>
    <w:p w14:paraId="7AACCA04" w14:textId="77777777" w:rsidR="00DC50CF" w:rsidRPr="000D7DDC" w:rsidRDefault="00DC50CF" w:rsidP="00702A86">
      <w:pPr>
        <w:spacing w:line="276" w:lineRule="auto"/>
        <w:jc w:val="both"/>
        <w:rPr>
          <w:rFonts w:asciiTheme="minorHAnsi" w:hAnsiTheme="minorHAnsi"/>
        </w:rPr>
      </w:pPr>
    </w:p>
    <w:p w14:paraId="51CEED32" w14:textId="77777777" w:rsidR="00DC50CF" w:rsidRPr="000D7DDC" w:rsidRDefault="00DC50CF" w:rsidP="00E007F6">
      <w:pPr>
        <w:spacing w:after="120" w:line="276" w:lineRule="auto"/>
        <w:jc w:val="both"/>
        <w:rPr>
          <w:rFonts w:asciiTheme="minorHAnsi" w:hAnsiTheme="minorHAnsi" w:cs="Arial"/>
        </w:rPr>
      </w:pPr>
      <w:r w:rsidRPr="000D7DDC">
        <w:rPr>
          <w:rFonts w:asciiTheme="minorHAnsi" w:hAnsiTheme="minorHAnsi" w:cs="Arial"/>
        </w:rPr>
        <w:t xml:space="preserve">On se propose dans cette partie de vérifier la précision de pendulation. </w:t>
      </w:r>
    </w:p>
    <w:p w14:paraId="0A6E66D1" w14:textId="77777777" w:rsidR="000B7716" w:rsidRPr="000D7DDC" w:rsidRDefault="000B7716" w:rsidP="000B7716">
      <w:pPr>
        <w:spacing w:after="120" w:line="276" w:lineRule="auto"/>
        <w:jc w:val="both"/>
        <w:rPr>
          <w:rFonts w:asciiTheme="minorHAnsi" w:hAnsiTheme="minorHAnsi" w:cs="Arial"/>
        </w:rPr>
      </w:pPr>
      <w:r w:rsidRPr="00B53E60">
        <w:rPr>
          <w:rFonts w:asciiTheme="minorHAnsi" w:hAnsiTheme="minorHAnsi" w:cs="Arial"/>
        </w:rPr>
        <w:t>Le cahier de</w:t>
      </w:r>
      <w:r w:rsidR="00B53E60">
        <w:rPr>
          <w:rFonts w:asciiTheme="minorHAnsi" w:hAnsiTheme="minorHAnsi" w:cs="Arial"/>
        </w:rPr>
        <w:t xml:space="preserve">s charges spécifie que sur une </w:t>
      </w:r>
      <w:r w:rsidRPr="00B53E60">
        <w:rPr>
          <w:rFonts w:asciiTheme="minorHAnsi" w:hAnsiTheme="minorHAnsi" w:cs="Arial"/>
        </w:rPr>
        <w:t>consigne de position,</w:t>
      </w:r>
      <w:r w:rsidR="001F38FE" w:rsidRPr="00B53E60">
        <w:rPr>
          <w:rFonts w:asciiTheme="minorHAnsi" w:hAnsiTheme="minorHAnsi" w:cs="Arial"/>
        </w:rPr>
        <w:t xml:space="preserve"> la course de l’axe de l’actionneur </w:t>
      </w:r>
      <w:r w:rsidRPr="00B53E60">
        <w:rPr>
          <w:rFonts w:asciiTheme="minorHAnsi" w:hAnsiTheme="minorHAnsi" w:cs="Arial"/>
        </w:rPr>
        <w:t>ne doit présenter aucune « marche» supérieure  à 2 mm.</w:t>
      </w:r>
    </w:p>
    <w:p w14:paraId="486B16A0" w14:textId="77777777" w:rsidR="00DC50CF" w:rsidRPr="000D7DDC" w:rsidRDefault="00DC50CF" w:rsidP="00E007F6">
      <w:pPr>
        <w:spacing w:after="120" w:line="276" w:lineRule="auto"/>
        <w:jc w:val="both"/>
        <w:rPr>
          <w:rFonts w:asciiTheme="minorHAnsi" w:hAnsiTheme="minorHAnsi" w:cs="Arial"/>
        </w:rPr>
      </w:pPr>
      <w:r w:rsidRPr="000D7DDC">
        <w:rPr>
          <w:rFonts w:asciiTheme="minorHAnsi" w:hAnsiTheme="minorHAnsi" w:cs="Arial"/>
        </w:rPr>
        <w:t>L</w:t>
      </w:r>
      <w:r w:rsidR="001F38FE">
        <w:rPr>
          <w:rFonts w:asciiTheme="minorHAnsi" w:hAnsiTheme="minorHAnsi" w:cs="Arial"/>
        </w:rPr>
        <w:t xml:space="preserve">a course effectuée par l’axe de l’actionneur </w:t>
      </w:r>
      <w:r w:rsidRPr="000D7DDC">
        <w:rPr>
          <w:rFonts w:asciiTheme="minorHAnsi" w:hAnsiTheme="minorHAnsi" w:cs="Arial"/>
        </w:rPr>
        <w:t xml:space="preserve">est connue </w:t>
      </w:r>
      <w:r w:rsidR="005A206C" w:rsidRPr="000D7DDC">
        <w:rPr>
          <w:rFonts w:asciiTheme="minorHAnsi" w:hAnsiTheme="minorHAnsi" w:cs="Arial"/>
        </w:rPr>
        <w:t>grâce</w:t>
      </w:r>
      <w:r w:rsidRPr="000D7DDC">
        <w:rPr>
          <w:rFonts w:asciiTheme="minorHAnsi" w:hAnsiTheme="minorHAnsi" w:cs="Arial"/>
        </w:rPr>
        <w:t xml:space="preserve"> à un boitier de recopie de type capteur résolveur monté à l’extrémité de l’axe moteur.</w:t>
      </w:r>
    </w:p>
    <w:p w14:paraId="4F4FC287" w14:textId="77777777" w:rsidR="00DC50CF" w:rsidRDefault="00DC50CF" w:rsidP="00E007F6">
      <w:pPr>
        <w:spacing w:after="120" w:line="276" w:lineRule="auto"/>
        <w:jc w:val="both"/>
        <w:rPr>
          <w:rFonts w:asciiTheme="minorHAnsi" w:hAnsiTheme="minorHAnsi" w:cs="Arial"/>
        </w:rPr>
      </w:pPr>
      <w:r w:rsidRPr="000D7DDC">
        <w:rPr>
          <w:rFonts w:asciiTheme="minorHAnsi" w:hAnsiTheme="minorHAnsi" w:cs="Arial"/>
        </w:rPr>
        <w:t>La réduction utilisée est de 100 (ω</w:t>
      </w:r>
      <w:r w:rsidR="005A206C" w:rsidRPr="000D7DDC">
        <w:rPr>
          <w:rFonts w:asciiTheme="minorHAnsi" w:hAnsiTheme="minorHAnsi" w:cs="Arial"/>
          <w:vertAlign w:val="subscript"/>
        </w:rPr>
        <w:t>m</w:t>
      </w:r>
      <w:r w:rsidRPr="000D7DDC">
        <w:rPr>
          <w:rFonts w:asciiTheme="minorHAnsi" w:hAnsiTheme="minorHAnsi" w:cs="Arial"/>
        </w:rPr>
        <w:t>/ ω</w:t>
      </w:r>
      <w:r w:rsidR="005A206C" w:rsidRPr="000D7DDC">
        <w:rPr>
          <w:rFonts w:asciiTheme="minorHAnsi" w:hAnsiTheme="minorHAnsi" w:cs="Arial"/>
          <w:vertAlign w:val="subscript"/>
        </w:rPr>
        <w:t>rés</w:t>
      </w:r>
      <w:r w:rsidR="005A206C" w:rsidRPr="000D7DDC">
        <w:rPr>
          <w:rFonts w:asciiTheme="minorHAnsi" w:hAnsiTheme="minorHAnsi" w:cs="Arial"/>
        </w:rPr>
        <w:t xml:space="preserve"> </w:t>
      </w:r>
      <w:r w:rsidRPr="000D7DDC">
        <w:rPr>
          <w:rFonts w:asciiTheme="minorHAnsi" w:hAnsiTheme="minorHAnsi" w:cs="Arial"/>
        </w:rPr>
        <w:t>=</w:t>
      </w:r>
      <w:r w:rsidR="005A206C" w:rsidRPr="000D7DDC">
        <w:rPr>
          <w:rFonts w:asciiTheme="minorHAnsi" w:hAnsiTheme="minorHAnsi" w:cs="Arial"/>
        </w:rPr>
        <w:t xml:space="preserve"> </w:t>
      </w:r>
      <w:r w:rsidRPr="000D7DDC">
        <w:rPr>
          <w:rFonts w:asciiTheme="minorHAnsi" w:hAnsiTheme="minorHAnsi" w:cs="Arial"/>
        </w:rPr>
        <w:t>100) entre la rotation de l’axe moteur et celle du capteur</w:t>
      </w:r>
      <w:r w:rsidR="005229E8">
        <w:rPr>
          <w:rFonts w:asciiTheme="minorHAnsi" w:hAnsiTheme="minorHAnsi" w:cs="Arial"/>
        </w:rPr>
        <w:t xml:space="preserve"> résolveur</w:t>
      </w:r>
      <w:r w:rsidRPr="000D7DDC">
        <w:rPr>
          <w:rFonts w:asciiTheme="minorHAnsi" w:hAnsiTheme="minorHAnsi" w:cs="Arial"/>
        </w:rPr>
        <w:t>.</w:t>
      </w:r>
    </w:p>
    <w:p w14:paraId="41E69D0B" w14:textId="77777777" w:rsidR="0092695B" w:rsidRDefault="0092695B" w:rsidP="00E007F6">
      <w:pPr>
        <w:spacing w:after="120" w:line="276" w:lineRule="auto"/>
        <w:jc w:val="both"/>
        <w:rPr>
          <w:rFonts w:asciiTheme="minorHAnsi" w:hAnsiTheme="minorHAnsi" w:cs="Arial"/>
          <w:shd w:val="clear" w:color="auto" w:fill="FFFFFF"/>
        </w:rPr>
      </w:pPr>
      <w:r w:rsidRPr="00B53E60">
        <w:rPr>
          <w:rFonts w:asciiTheme="minorHAnsi" w:hAnsiTheme="minorHAnsi" w:cs="Arial"/>
        </w:rPr>
        <w:t xml:space="preserve">Le pas de la vis est </w:t>
      </w:r>
      <w:r w:rsidRPr="00B53E60">
        <w:rPr>
          <w:rFonts w:asciiTheme="minorHAnsi" w:hAnsiTheme="minorHAnsi" w:cs="Arial"/>
          <w:b/>
          <w:shd w:val="clear" w:color="auto" w:fill="FFFFFF"/>
        </w:rPr>
        <w:t>p</w:t>
      </w:r>
      <w:r w:rsidRPr="00B53E60">
        <w:rPr>
          <w:rFonts w:asciiTheme="minorHAnsi" w:hAnsiTheme="minorHAnsi" w:cs="Arial"/>
          <w:shd w:val="clear" w:color="auto" w:fill="FFFFFF"/>
        </w:rPr>
        <w:t xml:space="preserve"> = 10 mm.</w:t>
      </w:r>
    </w:p>
    <w:p w14:paraId="47238D55" w14:textId="77777777" w:rsidR="0092695B" w:rsidRPr="000D7DDC" w:rsidRDefault="0092695B" w:rsidP="00E007F6">
      <w:pPr>
        <w:spacing w:after="120" w:line="276" w:lineRule="auto"/>
        <w:jc w:val="both"/>
        <w:rPr>
          <w:rFonts w:asciiTheme="minorHAnsi" w:hAnsiTheme="minorHAnsi" w:cs="Arial"/>
        </w:rPr>
      </w:pPr>
    </w:p>
    <w:p w14:paraId="39F1C3A8" w14:textId="77777777" w:rsidR="00DC50CF" w:rsidRPr="000D7DDC" w:rsidRDefault="00606222" w:rsidP="00E007F6">
      <w:pPr>
        <w:spacing w:after="120" w:line="276" w:lineRule="auto"/>
        <w:ind w:left="567" w:hanging="567"/>
        <w:jc w:val="both"/>
        <w:rPr>
          <w:rFonts w:asciiTheme="minorHAnsi" w:hAnsiTheme="minorHAnsi" w:cs="Arial"/>
        </w:rPr>
      </w:pPr>
      <w:r>
        <w:rPr>
          <w:rFonts w:asciiTheme="minorHAnsi" w:hAnsiTheme="minorHAnsi" w:cs="Arial"/>
          <w:b/>
        </w:rPr>
        <w:t>Q6</w:t>
      </w:r>
      <w:r w:rsidR="00160F6A">
        <w:rPr>
          <w:rFonts w:asciiTheme="minorHAnsi" w:hAnsiTheme="minorHAnsi" w:cs="Arial"/>
          <w:b/>
        </w:rPr>
        <w:t>2</w:t>
      </w:r>
      <w:r w:rsidR="00702A86" w:rsidRPr="000D7DDC">
        <w:rPr>
          <w:rFonts w:asciiTheme="minorHAnsi" w:hAnsiTheme="minorHAnsi" w:cs="Arial"/>
          <w:b/>
        </w:rPr>
        <w:t>.</w:t>
      </w:r>
      <w:r w:rsidR="00702A86" w:rsidRPr="000D7DDC">
        <w:rPr>
          <w:rFonts w:asciiTheme="minorHAnsi" w:hAnsiTheme="minorHAnsi" w:cs="Arial"/>
        </w:rPr>
        <w:tab/>
      </w:r>
      <w:r w:rsidR="00DC50CF" w:rsidRPr="000D7DDC">
        <w:rPr>
          <w:rFonts w:asciiTheme="minorHAnsi" w:hAnsiTheme="minorHAnsi" w:cs="Arial"/>
        </w:rPr>
        <w:t xml:space="preserve">Déterminer la rotation qu’effectue le capteur résolveur pour la course maximale de l’axe </w:t>
      </w:r>
      <w:r w:rsidR="001F38FE">
        <w:rPr>
          <w:rFonts w:asciiTheme="minorHAnsi" w:hAnsiTheme="minorHAnsi" w:cs="Arial"/>
        </w:rPr>
        <w:t>actionneur</w:t>
      </w:r>
      <w:r w:rsidR="00DC50CF" w:rsidRPr="000D7DDC">
        <w:rPr>
          <w:rFonts w:asciiTheme="minorHAnsi" w:hAnsiTheme="minorHAnsi" w:cs="Arial"/>
        </w:rPr>
        <w:t xml:space="preserve"> de 140</w:t>
      </w:r>
      <w:r w:rsidR="0047341A">
        <w:rPr>
          <w:rFonts w:asciiTheme="minorHAnsi" w:hAnsiTheme="minorHAnsi" w:cs="Arial"/>
        </w:rPr>
        <w:t xml:space="preserve"> </w:t>
      </w:r>
      <w:r w:rsidR="00DC50CF" w:rsidRPr="000D7DDC">
        <w:rPr>
          <w:rFonts w:asciiTheme="minorHAnsi" w:hAnsiTheme="minorHAnsi" w:cs="Arial"/>
        </w:rPr>
        <w:t>mm.</w:t>
      </w:r>
    </w:p>
    <w:p w14:paraId="0AEBCC57" w14:textId="77777777" w:rsidR="00DC50CF" w:rsidRPr="000D7DDC" w:rsidRDefault="00606222" w:rsidP="00E007F6">
      <w:pPr>
        <w:spacing w:after="120" w:line="276" w:lineRule="auto"/>
        <w:ind w:left="567" w:hanging="567"/>
        <w:jc w:val="both"/>
        <w:rPr>
          <w:rFonts w:asciiTheme="minorHAnsi" w:hAnsiTheme="minorHAnsi" w:cs="Arial"/>
        </w:rPr>
      </w:pPr>
      <w:r>
        <w:rPr>
          <w:rFonts w:asciiTheme="minorHAnsi" w:hAnsiTheme="minorHAnsi" w:cs="Arial"/>
          <w:b/>
        </w:rPr>
        <w:t>Q6</w:t>
      </w:r>
      <w:r w:rsidR="00160F6A">
        <w:rPr>
          <w:rFonts w:asciiTheme="minorHAnsi" w:hAnsiTheme="minorHAnsi" w:cs="Arial"/>
          <w:b/>
        </w:rPr>
        <w:t>3</w:t>
      </w:r>
      <w:r w:rsidR="00DC50CF" w:rsidRPr="000D7DDC">
        <w:rPr>
          <w:rFonts w:asciiTheme="minorHAnsi" w:hAnsiTheme="minorHAnsi" w:cs="Arial"/>
          <w:b/>
        </w:rPr>
        <w:t>.</w:t>
      </w:r>
      <w:r w:rsidR="00702A86" w:rsidRPr="000D7DDC">
        <w:rPr>
          <w:rFonts w:asciiTheme="minorHAnsi" w:hAnsiTheme="minorHAnsi" w:cs="Arial"/>
        </w:rPr>
        <w:tab/>
      </w:r>
      <w:r w:rsidR="00DC50CF" w:rsidRPr="000D7DDC">
        <w:rPr>
          <w:rFonts w:asciiTheme="minorHAnsi" w:hAnsiTheme="minorHAnsi" w:cs="Arial"/>
        </w:rPr>
        <w:t>Justifier alors le choix de ce rapport de réduction</w:t>
      </w:r>
      <w:r w:rsidR="005229E8">
        <w:rPr>
          <w:rFonts w:asciiTheme="minorHAnsi" w:hAnsiTheme="minorHAnsi" w:cs="Arial"/>
        </w:rPr>
        <w:t>.</w:t>
      </w:r>
    </w:p>
    <w:p w14:paraId="130AE3F3" w14:textId="77777777" w:rsidR="001B025F" w:rsidRPr="000D7DDC" w:rsidRDefault="001B025F" w:rsidP="00E007F6">
      <w:pPr>
        <w:spacing w:after="120" w:line="276" w:lineRule="auto"/>
        <w:ind w:left="567" w:hanging="567"/>
        <w:jc w:val="both"/>
        <w:rPr>
          <w:rFonts w:asciiTheme="minorHAnsi" w:hAnsiTheme="minorHAnsi" w:cs="Arial"/>
        </w:rPr>
      </w:pPr>
    </w:p>
    <w:p w14:paraId="23D7998D" w14:textId="1FAC60AC" w:rsidR="00DC50CF" w:rsidRPr="000D7DDC" w:rsidRDefault="0047341A" w:rsidP="00E007F6">
      <w:pPr>
        <w:spacing w:after="120" w:line="276" w:lineRule="auto"/>
        <w:jc w:val="both"/>
        <w:rPr>
          <w:rFonts w:asciiTheme="minorHAnsi" w:hAnsiTheme="minorHAnsi" w:cs="Arial"/>
        </w:rPr>
      </w:pPr>
      <w:r>
        <w:rPr>
          <w:rFonts w:asciiTheme="minorHAnsi" w:hAnsiTheme="minorHAnsi" w:cs="Arial"/>
        </w:rPr>
        <w:t>L’i</w:t>
      </w:r>
      <w:r w:rsidR="00DC50CF" w:rsidRPr="000D7DDC">
        <w:rPr>
          <w:rFonts w:asciiTheme="minorHAnsi" w:hAnsiTheme="minorHAnsi" w:cs="Arial"/>
        </w:rPr>
        <w:t>ncertitude sur le calage du zéro résolveur est de +/- 10 minute d’angle</w:t>
      </w:r>
      <w:r w:rsidR="000554C2">
        <w:rPr>
          <w:rFonts w:asciiTheme="minorHAnsi" w:hAnsiTheme="minorHAnsi" w:cs="Arial"/>
        </w:rPr>
        <w:t>.</w:t>
      </w:r>
      <w:r w:rsidR="00DC50CF" w:rsidRPr="000D7DDC">
        <w:rPr>
          <w:rFonts w:asciiTheme="minorHAnsi" w:hAnsiTheme="minorHAnsi" w:cs="Arial"/>
        </w:rPr>
        <w:t> </w:t>
      </w:r>
    </w:p>
    <w:p w14:paraId="212A7983" w14:textId="77777777" w:rsidR="00DC50CF" w:rsidRPr="000D7DDC" w:rsidRDefault="00DC50CF" w:rsidP="00E007F6">
      <w:pPr>
        <w:spacing w:after="120" w:line="276" w:lineRule="auto"/>
        <w:jc w:val="both"/>
        <w:rPr>
          <w:rFonts w:asciiTheme="minorHAnsi" w:hAnsiTheme="minorHAnsi" w:cs="Arial"/>
        </w:rPr>
      </w:pPr>
      <w:r w:rsidRPr="000D7DDC">
        <w:rPr>
          <w:rFonts w:asciiTheme="minorHAnsi" w:hAnsiTheme="minorHAnsi" w:cs="Arial"/>
        </w:rPr>
        <w:t>Définition des différents jeux dans la chaîne d’actionneur :</w:t>
      </w:r>
    </w:p>
    <w:p w14:paraId="75844E69" w14:textId="6FCD4F48" w:rsidR="00DC50CF" w:rsidRPr="0047341A" w:rsidRDefault="0047341A" w:rsidP="00B91421">
      <w:pPr>
        <w:pStyle w:val="Paragraphedeliste"/>
        <w:numPr>
          <w:ilvl w:val="0"/>
          <w:numId w:val="1"/>
        </w:numPr>
        <w:jc w:val="both"/>
        <w:rPr>
          <w:rFonts w:asciiTheme="minorHAnsi" w:hAnsiTheme="minorHAnsi" w:cs="Arial"/>
          <w:sz w:val="24"/>
          <w:szCs w:val="24"/>
        </w:rPr>
      </w:pPr>
      <w:r w:rsidRPr="0047341A">
        <w:rPr>
          <w:rFonts w:asciiTheme="minorHAnsi" w:hAnsiTheme="minorHAnsi" w:cs="Arial"/>
          <w:sz w:val="24"/>
          <w:szCs w:val="24"/>
        </w:rPr>
        <w:t>a</w:t>
      </w:r>
      <w:r w:rsidR="00DC50CF" w:rsidRPr="0047341A">
        <w:rPr>
          <w:rFonts w:asciiTheme="minorHAnsi" w:hAnsiTheme="minorHAnsi" w:cs="Arial"/>
          <w:sz w:val="24"/>
          <w:szCs w:val="24"/>
        </w:rPr>
        <w:t xml:space="preserve">rticulations </w:t>
      </w:r>
      <w:r w:rsidR="0092695B">
        <w:rPr>
          <w:rFonts w:asciiTheme="minorHAnsi" w:hAnsiTheme="minorHAnsi" w:cs="Arial"/>
          <w:sz w:val="24"/>
          <w:szCs w:val="24"/>
        </w:rPr>
        <w:t>actionneur</w:t>
      </w:r>
      <w:r w:rsidR="00DC50CF" w:rsidRPr="0047341A">
        <w:rPr>
          <w:rFonts w:asciiTheme="minorHAnsi" w:hAnsiTheme="minorHAnsi" w:cs="Arial"/>
          <w:sz w:val="24"/>
          <w:szCs w:val="24"/>
        </w:rPr>
        <w:t xml:space="preserve">/bogie et </w:t>
      </w:r>
      <w:r w:rsidR="0092695B">
        <w:rPr>
          <w:rFonts w:asciiTheme="minorHAnsi" w:hAnsiTheme="minorHAnsi" w:cs="Arial"/>
          <w:sz w:val="24"/>
          <w:szCs w:val="24"/>
        </w:rPr>
        <w:t>actionneur</w:t>
      </w:r>
      <w:r w:rsidR="00DC50CF" w:rsidRPr="0047341A">
        <w:rPr>
          <w:rFonts w:asciiTheme="minorHAnsi" w:hAnsiTheme="minorHAnsi" w:cs="Arial"/>
          <w:sz w:val="24"/>
          <w:szCs w:val="24"/>
        </w:rPr>
        <w:t xml:space="preserve">/traverse : </w:t>
      </w:r>
      <w:r w:rsidR="00A812DE" w:rsidRPr="0047341A">
        <w:rPr>
          <w:rFonts w:asciiTheme="minorHAnsi" w:hAnsiTheme="minorHAnsi" w:cs="Arial"/>
          <w:sz w:val="24"/>
          <w:szCs w:val="24"/>
        </w:rPr>
        <w:t>Δ</w:t>
      </w:r>
      <w:r w:rsidR="00DC50CF" w:rsidRPr="0047341A">
        <w:rPr>
          <w:rFonts w:asciiTheme="minorHAnsi" w:hAnsiTheme="minorHAnsi" w:cs="Arial"/>
          <w:sz w:val="24"/>
          <w:szCs w:val="24"/>
          <w:vertAlign w:val="subscript"/>
        </w:rPr>
        <w:t>art</w:t>
      </w:r>
      <w:r>
        <w:rPr>
          <w:rFonts w:asciiTheme="minorHAnsi" w:hAnsiTheme="minorHAnsi" w:cs="Arial"/>
          <w:sz w:val="24"/>
          <w:szCs w:val="24"/>
        </w:rPr>
        <w:t xml:space="preserve"> = +/- 0,</w:t>
      </w:r>
      <w:r w:rsidR="0055756C" w:rsidRPr="0047341A">
        <w:rPr>
          <w:rFonts w:asciiTheme="minorHAnsi" w:hAnsiTheme="minorHAnsi" w:cs="Arial"/>
          <w:sz w:val="24"/>
          <w:szCs w:val="24"/>
        </w:rPr>
        <w:t>1</w:t>
      </w:r>
      <w:r w:rsidR="00DC50CF" w:rsidRPr="0047341A">
        <w:rPr>
          <w:rFonts w:asciiTheme="minorHAnsi" w:hAnsiTheme="minorHAnsi" w:cs="Arial"/>
          <w:sz w:val="24"/>
          <w:szCs w:val="24"/>
        </w:rPr>
        <w:t>2</w:t>
      </w:r>
      <w:r w:rsidR="0055756C" w:rsidRPr="0047341A">
        <w:rPr>
          <w:rFonts w:asciiTheme="minorHAnsi" w:hAnsiTheme="minorHAnsi" w:cs="Arial"/>
          <w:sz w:val="24"/>
          <w:szCs w:val="24"/>
        </w:rPr>
        <w:t xml:space="preserve"> </w:t>
      </w:r>
      <w:r w:rsidR="00DC50CF" w:rsidRPr="0047341A">
        <w:rPr>
          <w:rFonts w:asciiTheme="minorHAnsi" w:hAnsiTheme="minorHAnsi" w:cs="Arial"/>
          <w:sz w:val="24"/>
          <w:szCs w:val="24"/>
        </w:rPr>
        <w:t>mm</w:t>
      </w:r>
      <w:r w:rsidR="000554C2">
        <w:rPr>
          <w:rFonts w:asciiTheme="minorHAnsi" w:hAnsiTheme="minorHAnsi" w:cs="Arial"/>
          <w:sz w:val="24"/>
          <w:szCs w:val="24"/>
        </w:rPr>
        <w:t> ;</w:t>
      </w:r>
      <w:r w:rsidR="00DC50CF" w:rsidRPr="0047341A">
        <w:rPr>
          <w:rFonts w:asciiTheme="minorHAnsi" w:hAnsiTheme="minorHAnsi" w:cs="Arial"/>
          <w:sz w:val="24"/>
          <w:szCs w:val="24"/>
        </w:rPr>
        <w:t xml:space="preserve">  </w:t>
      </w:r>
    </w:p>
    <w:p w14:paraId="6FC0F858" w14:textId="7D85460E" w:rsidR="00DC50CF" w:rsidRPr="0047341A" w:rsidRDefault="0047341A" w:rsidP="00B91421">
      <w:pPr>
        <w:pStyle w:val="Paragraphedeliste"/>
        <w:numPr>
          <w:ilvl w:val="0"/>
          <w:numId w:val="1"/>
        </w:numPr>
        <w:jc w:val="both"/>
        <w:rPr>
          <w:rFonts w:asciiTheme="minorHAnsi" w:hAnsiTheme="minorHAnsi" w:cs="Arial"/>
          <w:sz w:val="24"/>
          <w:szCs w:val="24"/>
        </w:rPr>
      </w:pPr>
      <w:r w:rsidRPr="0047341A">
        <w:rPr>
          <w:rFonts w:asciiTheme="minorHAnsi" w:hAnsiTheme="minorHAnsi" w:cs="Arial"/>
          <w:sz w:val="24"/>
          <w:szCs w:val="24"/>
        </w:rPr>
        <w:t>j</w:t>
      </w:r>
      <w:r w:rsidR="001F38FE">
        <w:rPr>
          <w:rFonts w:asciiTheme="minorHAnsi" w:hAnsiTheme="minorHAnsi" w:cs="Arial"/>
          <w:sz w:val="24"/>
          <w:szCs w:val="24"/>
        </w:rPr>
        <w:t>eu au niveau du couple d’</w:t>
      </w:r>
      <w:r w:rsidR="00DC50CF" w:rsidRPr="0047341A">
        <w:rPr>
          <w:rFonts w:asciiTheme="minorHAnsi" w:hAnsiTheme="minorHAnsi" w:cs="Arial"/>
          <w:sz w:val="24"/>
          <w:szCs w:val="24"/>
        </w:rPr>
        <w:t xml:space="preserve">engrenages du réducteur : </w:t>
      </w:r>
      <w:r w:rsidR="00A812DE" w:rsidRPr="0047341A">
        <w:rPr>
          <w:rFonts w:asciiTheme="minorHAnsi" w:hAnsiTheme="minorHAnsi" w:cs="Arial"/>
          <w:sz w:val="24"/>
          <w:szCs w:val="24"/>
        </w:rPr>
        <w:t>Δ</w:t>
      </w:r>
      <w:r w:rsidR="00DC50CF" w:rsidRPr="0047341A">
        <w:rPr>
          <w:rFonts w:asciiTheme="minorHAnsi" w:hAnsiTheme="minorHAnsi" w:cs="Arial"/>
          <w:sz w:val="24"/>
          <w:szCs w:val="24"/>
          <w:vertAlign w:val="subscript"/>
        </w:rPr>
        <w:t>red</w:t>
      </w:r>
      <w:r w:rsidR="00DC50CF" w:rsidRPr="0047341A">
        <w:rPr>
          <w:rFonts w:asciiTheme="minorHAnsi" w:hAnsiTheme="minorHAnsi" w:cs="Arial"/>
          <w:sz w:val="24"/>
          <w:szCs w:val="24"/>
        </w:rPr>
        <w:t xml:space="preserve"> = +/- </w:t>
      </w:r>
      <w:r>
        <w:rPr>
          <w:rFonts w:asciiTheme="minorHAnsi" w:hAnsiTheme="minorHAnsi" w:cs="Arial"/>
          <w:sz w:val="24"/>
          <w:szCs w:val="24"/>
        </w:rPr>
        <w:t>0,</w:t>
      </w:r>
      <w:r w:rsidR="00DC50CF" w:rsidRPr="0047341A">
        <w:rPr>
          <w:rFonts w:asciiTheme="minorHAnsi" w:hAnsiTheme="minorHAnsi" w:cs="Arial"/>
          <w:sz w:val="24"/>
          <w:szCs w:val="24"/>
        </w:rPr>
        <w:t>2°</w:t>
      </w:r>
      <w:r w:rsidR="000554C2">
        <w:rPr>
          <w:rFonts w:asciiTheme="minorHAnsi" w:hAnsiTheme="minorHAnsi" w:cs="Arial"/>
          <w:sz w:val="24"/>
          <w:szCs w:val="24"/>
        </w:rPr>
        <w:t> ;</w:t>
      </w:r>
    </w:p>
    <w:p w14:paraId="59043EE1" w14:textId="77777777" w:rsidR="00DC50CF" w:rsidRPr="0047341A" w:rsidRDefault="0047341A" w:rsidP="00B91421">
      <w:pPr>
        <w:pStyle w:val="Paragraphedeliste"/>
        <w:numPr>
          <w:ilvl w:val="0"/>
          <w:numId w:val="1"/>
        </w:numPr>
        <w:jc w:val="both"/>
        <w:rPr>
          <w:rFonts w:asciiTheme="minorHAnsi" w:hAnsiTheme="minorHAnsi" w:cs="Arial"/>
          <w:sz w:val="24"/>
          <w:szCs w:val="24"/>
        </w:rPr>
      </w:pPr>
      <w:r w:rsidRPr="0047341A">
        <w:rPr>
          <w:rFonts w:asciiTheme="minorHAnsi" w:hAnsiTheme="minorHAnsi" w:cs="Arial"/>
          <w:sz w:val="24"/>
          <w:szCs w:val="24"/>
        </w:rPr>
        <w:t>j</w:t>
      </w:r>
      <w:r w:rsidR="00DC50CF" w:rsidRPr="0047341A">
        <w:rPr>
          <w:rFonts w:asciiTheme="minorHAnsi" w:hAnsiTheme="minorHAnsi" w:cs="Arial"/>
          <w:sz w:val="24"/>
          <w:szCs w:val="24"/>
        </w:rPr>
        <w:t xml:space="preserve">eu pour la vis à rouleau : </w:t>
      </w:r>
      <w:r w:rsidR="00A812DE" w:rsidRPr="0047341A">
        <w:rPr>
          <w:rFonts w:asciiTheme="minorHAnsi" w:hAnsiTheme="minorHAnsi" w:cs="Arial"/>
          <w:sz w:val="24"/>
          <w:szCs w:val="24"/>
        </w:rPr>
        <w:t>Δ</w:t>
      </w:r>
      <w:r w:rsidR="00DC50CF" w:rsidRPr="0047341A">
        <w:rPr>
          <w:rFonts w:asciiTheme="minorHAnsi" w:hAnsiTheme="minorHAnsi" w:cs="Arial"/>
          <w:sz w:val="24"/>
          <w:szCs w:val="24"/>
          <w:vertAlign w:val="subscript"/>
        </w:rPr>
        <w:t>vis</w:t>
      </w:r>
      <w:r w:rsidR="00DC50CF" w:rsidRPr="0047341A">
        <w:rPr>
          <w:rFonts w:asciiTheme="minorHAnsi" w:hAnsiTheme="minorHAnsi" w:cs="Arial"/>
          <w:sz w:val="24"/>
          <w:szCs w:val="24"/>
        </w:rPr>
        <w:t xml:space="preserve"> = +/-</w:t>
      </w:r>
      <w:r w:rsidR="00B16F7A" w:rsidRPr="0047341A">
        <w:rPr>
          <w:rFonts w:asciiTheme="minorHAnsi" w:hAnsiTheme="minorHAnsi" w:cs="Arial"/>
          <w:sz w:val="24"/>
          <w:szCs w:val="24"/>
        </w:rPr>
        <w:t>0</w:t>
      </w:r>
      <w:r>
        <w:rPr>
          <w:rFonts w:asciiTheme="minorHAnsi" w:hAnsiTheme="minorHAnsi" w:cs="Arial"/>
          <w:sz w:val="24"/>
          <w:szCs w:val="24"/>
        </w:rPr>
        <w:t xml:space="preserve"> ,02mm.</w:t>
      </w:r>
    </w:p>
    <w:p w14:paraId="12ED21C5" w14:textId="77777777" w:rsidR="0055756C" w:rsidRDefault="0055756C" w:rsidP="00E007F6">
      <w:pPr>
        <w:spacing w:after="120" w:line="276" w:lineRule="auto"/>
        <w:ind w:left="567" w:hanging="567"/>
        <w:jc w:val="both"/>
        <w:rPr>
          <w:rFonts w:asciiTheme="minorHAnsi" w:hAnsiTheme="minorHAnsi" w:cs="Arial"/>
        </w:rPr>
      </w:pPr>
    </w:p>
    <w:p w14:paraId="2E3548DA" w14:textId="77777777" w:rsidR="00DC50CF" w:rsidRPr="000D7DDC" w:rsidRDefault="00606222" w:rsidP="00E007F6">
      <w:pPr>
        <w:spacing w:after="120" w:line="276" w:lineRule="auto"/>
        <w:ind w:left="567" w:hanging="567"/>
        <w:jc w:val="both"/>
        <w:rPr>
          <w:rFonts w:asciiTheme="minorHAnsi" w:hAnsiTheme="minorHAnsi" w:cs="Arial"/>
        </w:rPr>
      </w:pPr>
      <w:r>
        <w:rPr>
          <w:rFonts w:asciiTheme="minorHAnsi" w:hAnsiTheme="minorHAnsi" w:cs="Arial"/>
          <w:b/>
        </w:rPr>
        <w:t>Q6</w:t>
      </w:r>
      <w:r w:rsidR="00160F6A">
        <w:rPr>
          <w:rFonts w:asciiTheme="minorHAnsi" w:hAnsiTheme="minorHAnsi" w:cs="Arial"/>
          <w:b/>
        </w:rPr>
        <w:t>4</w:t>
      </w:r>
      <w:r w:rsidR="00702A86" w:rsidRPr="000D7DDC">
        <w:rPr>
          <w:rFonts w:asciiTheme="minorHAnsi" w:hAnsiTheme="minorHAnsi" w:cs="Arial"/>
          <w:b/>
        </w:rPr>
        <w:t>.</w:t>
      </w:r>
      <w:r w:rsidR="00702A86" w:rsidRPr="000D7DDC">
        <w:rPr>
          <w:rFonts w:asciiTheme="minorHAnsi" w:hAnsiTheme="minorHAnsi" w:cs="Arial"/>
        </w:rPr>
        <w:tab/>
      </w:r>
      <w:r w:rsidR="00DC50CF" w:rsidRPr="000D7DDC">
        <w:rPr>
          <w:rFonts w:asciiTheme="minorHAnsi" w:hAnsiTheme="minorHAnsi" w:cs="Arial"/>
        </w:rPr>
        <w:t xml:space="preserve">Exprimer </w:t>
      </w:r>
      <w:r w:rsidR="00422A63">
        <w:rPr>
          <w:rFonts w:asciiTheme="minorHAnsi" w:hAnsiTheme="minorHAnsi" w:cs="Arial"/>
        </w:rPr>
        <w:t>la</w:t>
      </w:r>
      <w:r w:rsidR="001F38FE">
        <w:rPr>
          <w:rFonts w:asciiTheme="minorHAnsi" w:hAnsiTheme="minorHAnsi" w:cs="Arial"/>
        </w:rPr>
        <w:t xml:space="preserve"> course de l’actionneur </w:t>
      </w:r>
      <w:r w:rsidR="00DC50CF" w:rsidRPr="000D7DDC">
        <w:rPr>
          <w:rFonts w:asciiTheme="minorHAnsi" w:hAnsiTheme="minorHAnsi" w:cs="Arial"/>
        </w:rPr>
        <w:t>Xv en fonction de l’angle α</w:t>
      </w:r>
      <w:r w:rsidR="00DC50CF" w:rsidRPr="000D7DDC">
        <w:rPr>
          <w:rFonts w:asciiTheme="minorHAnsi" w:hAnsiTheme="minorHAnsi" w:cs="Arial"/>
          <w:vertAlign w:val="subscript"/>
        </w:rPr>
        <w:t xml:space="preserve">rec </w:t>
      </w:r>
      <w:r w:rsidR="00DC50CF" w:rsidRPr="000D7DDC">
        <w:rPr>
          <w:rFonts w:asciiTheme="minorHAnsi" w:hAnsiTheme="minorHAnsi" w:cs="Arial"/>
        </w:rPr>
        <w:t xml:space="preserve">du capteur </w:t>
      </w:r>
      <w:r w:rsidR="00381223">
        <w:rPr>
          <w:rFonts w:asciiTheme="minorHAnsi" w:hAnsiTheme="minorHAnsi" w:cs="Arial"/>
        </w:rPr>
        <w:t>résolveur</w:t>
      </w:r>
      <w:r w:rsidR="00DC50CF" w:rsidRPr="000D7DDC">
        <w:rPr>
          <w:rFonts w:asciiTheme="minorHAnsi" w:hAnsiTheme="minorHAnsi" w:cs="Arial"/>
        </w:rPr>
        <w:t xml:space="preserve"> en intégrant les différents jeux.</w:t>
      </w:r>
    </w:p>
    <w:p w14:paraId="4D389535" w14:textId="77777777" w:rsidR="00DC50CF" w:rsidRPr="000D7DDC" w:rsidRDefault="00381223" w:rsidP="00E007F6">
      <w:pPr>
        <w:spacing w:after="120" w:line="276" w:lineRule="auto"/>
        <w:ind w:left="567" w:hanging="567"/>
        <w:jc w:val="both"/>
        <w:rPr>
          <w:rFonts w:asciiTheme="minorHAnsi" w:hAnsiTheme="minorHAnsi" w:cs="Arial"/>
        </w:rPr>
      </w:pPr>
      <w:r>
        <w:rPr>
          <w:rFonts w:asciiTheme="minorHAnsi" w:hAnsiTheme="minorHAnsi" w:cs="Arial"/>
          <w:b/>
        </w:rPr>
        <w:t>Q6</w:t>
      </w:r>
      <w:r w:rsidR="00160F6A">
        <w:rPr>
          <w:rFonts w:asciiTheme="minorHAnsi" w:hAnsiTheme="minorHAnsi" w:cs="Arial"/>
          <w:b/>
        </w:rPr>
        <w:t>5</w:t>
      </w:r>
      <w:r w:rsidR="005A206C" w:rsidRPr="000D7DDC">
        <w:rPr>
          <w:rFonts w:asciiTheme="minorHAnsi" w:hAnsiTheme="minorHAnsi" w:cs="Arial"/>
          <w:b/>
        </w:rPr>
        <w:t>.</w:t>
      </w:r>
      <w:r w:rsidR="00702A86" w:rsidRPr="000D7DDC">
        <w:rPr>
          <w:rFonts w:asciiTheme="minorHAnsi" w:hAnsiTheme="minorHAnsi" w:cs="Arial"/>
          <w:b/>
        </w:rPr>
        <w:tab/>
      </w:r>
      <w:r w:rsidR="001F38FE" w:rsidRPr="000D7DDC">
        <w:rPr>
          <w:rFonts w:asciiTheme="minorHAnsi" w:hAnsiTheme="minorHAnsi" w:cs="Arial"/>
        </w:rPr>
        <w:t xml:space="preserve">En déduire </w:t>
      </w:r>
      <w:r w:rsidR="001F38FE">
        <w:rPr>
          <w:rFonts w:asciiTheme="minorHAnsi" w:hAnsiTheme="minorHAnsi" w:cs="Arial"/>
        </w:rPr>
        <w:t>la précision de positionnement de l’axe de l’actionneur pour une course de 140 mm et conclure vis-à-vis du cahier des charges</w:t>
      </w:r>
      <w:r w:rsidR="005229E8">
        <w:rPr>
          <w:rFonts w:asciiTheme="minorHAnsi" w:hAnsiTheme="minorHAnsi" w:cs="Arial"/>
        </w:rPr>
        <w:t>.</w:t>
      </w:r>
    </w:p>
    <w:p w14:paraId="0EC0ED12" w14:textId="77777777" w:rsidR="001B29BE" w:rsidRPr="000D7DDC" w:rsidRDefault="001B29BE" w:rsidP="009D7171"/>
    <w:sectPr w:rsidR="001B29BE" w:rsidRPr="000D7DDC" w:rsidSect="00DF1C1D">
      <w:type w:val="continuous"/>
      <w:pgSz w:w="11906" w:h="16838" w:code="9"/>
      <w:pgMar w:top="993" w:right="1418" w:bottom="1418" w:left="1418" w:header="709" w:footer="1077" w:gutter="0"/>
      <w:pgNumType w:start="18"/>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B626612" w14:textId="77777777" w:rsidR="00B53E60" w:rsidRDefault="00B53E60">
      <w:r>
        <w:separator/>
      </w:r>
    </w:p>
  </w:endnote>
  <w:endnote w:type="continuationSeparator" w:id="0">
    <w:p w14:paraId="1D4D3618" w14:textId="77777777" w:rsidR="00B53E60" w:rsidRDefault="00B53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FuturaA Bk BT">
    <w:altName w:val="Century Gothic"/>
    <w:charset w:val="00"/>
    <w:family w:val="swiss"/>
    <w:pitch w:val="variable"/>
    <w:sig w:usb0="00000087" w:usb1="00000000" w:usb2="00000000" w:usb3="00000000" w:csb0="0000001B" w:csb1="00000000"/>
  </w:font>
  <w:font w:name="Comic Sans MS">
    <w:panose1 w:val="030F07020303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Helvetica">
    <w:panose1 w:val="00000000000000000000"/>
    <w:charset w:val="4D"/>
    <w:family w:val="swiss"/>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4EC91A" w14:textId="77777777" w:rsidR="00B53E60" w:rsidRPr="008B3F78" w:rsidRDefault="00B53E60" w:rsidP="0029151C">
    <w:pPr>
      <w:pStyle w:val="Pieddepage"/>
      <w:pBdr>
        <w:top w:val="single" w:sz="4" w:space="1" w:color="auto"/>
      </w:pBdr>
      <w:rPr>
        <w:rFonts w:asciiTheme="minorHAnsi" w:hAnsiTheme="minorHAnsi"/>
        <w:sz w:val="20"/>
        <w:szCs w:val="20"/>
      </w:rPr>
    </w:pPr>
    <w:r w:rsidRPr="008B3F78">
      <w:rPr>
        <w:rFonts w:asciiTheme="minorHAnsi" w:hAnsiTheme="minorHAnsi"/>
        <w:sz w:val="20"/>
        <w:szCs w:val="20"/>
      </w:rPr>
      <w:t>Concours ATS – Session 2012 – Epreuve SI</w:t>
    </w:r>
    <w:r w:rsidRPr="008B3F78">
      <w:rPr>
        <w:rFonts w:asciiTheme="minorHAnsi" w:hAnsiTheme="minorHAnsi"/>
        <w:sz w:val="20"/>
        <w:szCs w:val="20"/>
      </w:rPr>
      <w:tab/>
    </w:r>
    <w:r w:rsidRPr="008B3F78">
      <w:rPr>
        <w:rFonts w:asciiTheme="minorHAnsi" w:hAnsiTheme="minorHAnsi"/>
        <w:sz w:val="20"/>
        <w:szCs w:val="20"/>
      </w:rPr>
      <w:tab/>
      <w:t xml:space="preserve">Page </w:t>
    </w:r>
    <w:r w:rsidRPr="001B025F">
      <w:rPr>
        <w:rFonts w:asciiTheme="minorHAnsi" w:hAnsiTheme="minorHAnsi"/>
        <w:sz w:val="20"/>
        <w:szCs w:val="20"/>
      </w:rPr>
      <w:fldChar w:fldCharType="begin"/>
    </w:r>
    <w:r w:rsidRPr="001B025F">
      <w:rPr>
        <w:rFonts w:asciiTheme="minorHAnsi" w:hAnsiTheme="minorHAnsi"/>
        <w:sz w:val="20"/>
        <w:szCs w:val="20"/>
      </w:rPr>
      <w:instrText xml:space="preserve"> PAGE   \* MERGEFORMAT </w:instrText>
    </w:r>
    <w:r w:rsidRPr="001B025F">
      <w:rPr>
        <w:rFonts w:asciiTheme="minorHAnsi" w:hAnsiTheme="minorHAnsi"/>
        <w:sz w:val="20"/>
        <w:szCs w:val="20"/>
      </w:rPr>
      <w:fldChar w:fldCharType="separate"/>
    </w:r>
    <w:r>
      <w:rPr>
        <w:rFonts w:asciiTheme="minorHAnsi" w:hAnsiTheme="minorHAnsi"/>
        <w:noProof/>
        <w:sz w:val="20"/>
        <w:szCs w:val="20"/>
      </w:rPr>
      <w:t>18</w:t>
    </w:r>
    <w:r w:rsidRPr="001B025F">
      <w:rPr>
        <w:rFonts w:asciiTheme="minorHAnsi" w:hAnsiTheme="minorHAnsi"/>
        <w:sz w:val="20"/>
        <w:szCs w:val="20"/>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E58E74" w14:textId="77777777" w:rsidR="00B53E60" w:rsidRPr="008B3F78" w:rsidRDefault="00B53E60" w:rsidP="0029151C">
    <w:pPr>
      <w:pStyle w:val="Pieddepage"/>
      <w:pBdr>
        <w:top w:val="single" w:sz="4" w:space="1" w:color="auto"/>
      </w:pBdr>
      <w:rPr>
        <w:rFonts w:asciiTheme="minorHAnsi" w:hAnsiTheme="minorHAnsi"/>
        <w:sz w:val="20"/>
        <w:szCs w:val="20"/>
      </w:rPr>
    </w:pPr>
    <w:r w:rsidRPr="008B3F78">
      <w:rPr>
        <w:rFonts w:asciiTheme="minorHAnsi" w:hAnsiTheme="minorHAnsi"/>
        <w:sz w:val="20"/>
        <w:szCs w:val="20"/>
      </w:rPr>
      <w:t>C</w:t>
    </w:r>
    <w:r>
      <w:rPr>
        <w:rFonts w:asciiTheme="minorHAnsi" w:hAnsiTheme="minorHAnsi"/>
        <w:sz w:val="20"/>
        <w:szCs w:val="20"/>
      </w:rPr>
      <w:t>oncours ATS – Session 2013</w:t>
    </w:r>
    <w:r w:rsidRPr="008B3F78">
      <w:rPr>
        <w:rFonts w:asciiTheme="minorHAnsi" w:hAnsiTheme="minorHAnsi"/>
        <w:sz w:val="20"/>
        <w:szCs w:val="20"/>
      </w:rPr>
      <w:t xml:space="preserve"> – Epreuve SI</w:t>
    </w:r>
    <w:r w:rsidRPr="008B3F78">
      <w:rPr>
        <w:rFonts w:asciiTheme="minorHAnsi" w:hAnsiTheme="minorHAnsi"/>
        <w:sz w:val="20"/>
        <w:szCs w:val="20"/>
      </w:rPr>
      <w:tab/>
    </w:r>
    <w:r w:rsidRPr="008B3F78">
      <w:rPr>
        <w:rFonts w:asciiTheme="minorHAnsi" w:hAnsiTheme="minorHAnsi"/>
        <w:sz w:val="20"/>
        <w:szCs w:val="20"/>
      </w:rPr>
      <w:tab/>
      <w:t xml:space="preserve">Page </w:t>
    </w:r>
    <w:r w:rsidRPr="001B025F">
      <w:rPr>
        <w:rFonts w:asciiTheme="minorHAnsi" w:hAnsiTheme="minorHAnsi"/>
        <w:sz w:val="20"/>
        <w:szCs w:val="20"/>
      </w:rPr>
      <w:fldChar w:fldCharType="begin"/>
    </w:r>
    <w:r w:rsidRPr="001B025F">
      <w:rPr>
        <w:rFonts w:asciiTheme="minorHAnsi" w:hAnsiTheme="minorHAnsi"/>
        <w:sz w:val="20"/>
        <w:szCs w:val="20"/>
      </w:rPr>
      <w:instrText xml:space="preserve"> PAGE   \* MERGEFORMAT </w:instrText>
    </w:r>
    <w:r w:rsidRPr="001B025F">
      <w:rPr>
        <w:rFonts w:asciiTheme="minorHAnsi" w:hAnsiTheme="minorHAnsi"/>
        <w:sz w:val="20"/>
        <w:szCs w:val="20"/>
      </w:rPr>
      <w:fldChar w:fldCharType="separate"/>
    </w:r>
    <w:r w:rsidR="00B84F5D">
      <w:rPr>
        <w:rFonts w:asciiTheme="minorHAnsi" w:hAnsiTheme="minorHAnsi"/>
        <w:noProof/>
        <w:sz w:val="20"/>
        <w:szCs w:val="20"/>
      </w:rPr>
      <w:t>19</w:t>
    </w:r>
    <w:r w:rsidRPr="001B025F">
      <w:rPr>
        <w:rFonts w:asciiTheme="minorHAnsi" w:hAnsiTheme="minorHAns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96E4543" w14:textId="77777777" w:rsidR="00B53E60" w:rsidRDefault="00B53E60">
      <w:r>
        <w:separator/>
      </w:r>
    </w:p>
  </w:footnote>
  <w:footnote w:type="continuationSeparator" w:id="0">
    <w:p w14:paraId="32042B6E" w14:textId="77777777" w:rsidR="00B53E60" w:rsidRDefault="00B53E6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A3F5386"/>
    <w:multiLevelType w:val="hybridMultilevel"/>
    <w:tmpl w:val="AB2AEB50"/>
    <w:lvl w:ilvl="0" w:tplc="1924EC16">
      <w:start w:val="9"/>
      <w:numFmt w:val="bullet"/>
      <w:lvlText w:val=""/>
      <w:lvlJc w:val="left"/>
      <w:pPr>
        <w:ind w:left="1065" w:hanging="360"/>
      </w:pPr>
      <w:rPr>
        <w:rFonts w:ascii="Wingdings" w:eastAsia="Times New Roman" w:hAnsi="Wingdings"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F3B0471"/>
    <w:multiLevelType w:val="hybridMultilevel"/>
    <w:tmpl w:val="3D6A93D4"/>
    <w:lvl w:ilvl="0" w:tplc="3D1601DE">
      <w:start w:val="1"/>
      <w:numFmt w:val="decimal"/>
      <w:lvlText w:val="Q%1:"/>
      <w:lvlJc w:val="left"/>
      <w:pPr>
        <w:ind w:left="360" w:hanging="360"/>
      </w:pPr>
      <w:rPr>
        <w:rFonts w:hint="default"/>
        <w:b/>
        <w:i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4259A8"/>
    <w:multiLevelType w:val="hybridMultilevel"/>
    <w:tmpl w:val="A6DA713C"/>
    <w:lvl w:ilvl="0" w:tplc="642A1C22">
      <w:start w:val="29"/>
      <w:numFmt w:val="decimal"/>
      <w:lvlText w:val="Q%1 :"/>
      <w:lvlJc w:val="left"/>
      <w:pPr>
        <w:tabs>
          <w:tab w:val="num" w:pos="737"/>
        </w:tabs>
        <w:ind w:left="737" w:hanging="737"/>
      </w:pPr>
      <w:rPr>
        <w:rFonts w:ascii="Arial" w:hAnsi="Arial" w:hint="default"/>
        <w:b/>
        <w:i w:val="0"/>
        <w:sz w:val="24"/>
        <w:szCs w:val="24"/>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nsid w:val="2D61110B"/>
    <w:multiLevelType w:val="hybridMultilevel"/>
    <w:tmpl w:val="21AE8E86"/>
    <w:lvl w:ilvl="0" w:tplc="D6A29E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D79146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
    <w:nsid w:val="3F1A0ADE"/>
    <w:multiLevelType w:val="hybridMultilevel"/>
    <w:tmpl w:val="1DD840F2"/>
    <w:lvl w:ilvl="0" w:tplc="5060ED98">
      <w:start w:val="23"/>
      <w:numFmt w:val="decimal"/>
      <w:lvlText w:val="Q%1 -"/>
      <w:lvlJc w:val="left"/>
      <w:pPr>
        <w:tabs>
          <w:tab w:val="num" w:pos="737"/>
        </w:tabs>
        <w:ind w:left="737" w:hanging="737"/>
      </w:pPr>
      <w:rPr>
        <w:rFonts w:ascii="Arial" w:hAnsi="Arial" w:hint="default"/>
        <w:b/>
        <w:i w:val="0"/>
        <w:sz w:val="24"/>
        <w:szCs w:val="24"/>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nsid w:val="43A83B17"/>
    <w:multiLevelType w:val="hybridMultilevel"/>
    <w:tmpl w:val="10DE8724"/>
    <w:lvl w:ilvl="0" w:tplc="81843964">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D9754CF"/>
    <w:multiLevelType w:val="hybridMultilevel"/>
    <w:tmpl w:val="B720F348"/>
    <w:lvl w:ilvl="0" w:tplc="040C0005">
      <w:start w:val="1"/>
      <w:numFmt w:val="bullet"/>
      <w:lvlText w:val=""/>
      <w:lvlJc w:val="left"/>
      <w:pPr>
        <w:tabs>
          <w:tab w:val="num" w:pos="1287"/>
        </w:tabs>
        <w:ind w:left="1287"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55543295"/>
    <w:multiLevelType w:val="hybridMultilevel"/>
    <w:tmpl w:val="67942D48"/>
    <w:lvl w:ilvl="0" w:tplc="040C0017">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nsid w:val="565668D3"/>
    <w:multiLevelType w:val="multilevel"/>
    <w:tmpl w:val="1DD840F2"/>
    <w:lvl w:ilvl="0">
      <w:start w:val="23"/>
      <w:numFmt w:val="decimal"/>
      <w:lvlText w:val="Q%1 -"/>
      <w:lvlJc w:val="left"/>
      <w:pPr>
        <w:tabs>
          <w:tab w:val="num" w:pos="737"/>
        </w:tabs>
        <w:ind w:left="737" w:hanging="737"/>
      </w:pPr>
      <w:rPr>
        <w:rFonts w:ascii="Arial" w:hAnsi="Arial" w:hint="default"/>
        <w:b/>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5A680E4F"/>
    <w:multiLevelType w:val="multilevel"/>
    <w:tmpl w:val="1DD840F2"/>
    <w:lvl w:ilvl="0">
      <w:start w:val="23"/>
      <w:numFmt w:val="decimal"/>
      <w:lvlText w:val="Q%1 -"/>
      <w:lvlJc w:val="left"/>
      <w:pPr>
        <w:tabs>
          <w:tab w:val="num" w:pos="737"/>
        </w:tabs>
        <w:ind w:left="737" w:hanging="737"/>
      </w:pPr>
      <w:rPr>
        <w:rFonts w:ascii="Arial" w:hAnsi="Arial" w:hint="default"/>
        <w:b/>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67B6714F"/>
    <w:multiLevelType w:val="hybridMultilevel"/>
    <w:tmpl w:val="09E87EEC"/>
    <w:lvl w:ilvl="0" w:tplc="44AE4C50">
      <w:start w:val="1"/>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78272FDD"/>
    <w:multiLevelType w:val="multilevel"/>
    <w:tmpl w:val="1DD840F2"/>
    <w:lvl w:ilvl="0">
      <w:start w:val="23"/>
      <w:numFmt w:val="decimal"/>
      <w:lvlText w:val="Q%1 -"/>
      <w:lvlJc w:val="left"/>
      <w:pPr>
        <w:tabs>
          <w:tab w:val="num" w:pos="737"/>
        </w:tabs>
        <w:ind w:left="737" w:hanging="737"/>
      </w:pPr>
      <w:rPr>
        <w:rFonts w:ascii="Arial" w:hAnsi="Arial" w:hint="default"/>
        <w:b/>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1"/>
  </w:num>
  <w:num w:numId="2">
    <w:abstractNumId w:val="7"/>
  </w:num>
  <w:num w:numId="3">
    <w:abstractNumId w:val="8"/>
  </w:num>
  <w:num w:numId="4">
    <w:abstractNumId w:val="5"/>
  </w:num>
  <w:num w:numId="5">
    <w:abstractNumId w:val="9"/>
  </w:num>
  <w:num w:numId="6">
    <w:abstractNumId w:val="12"/>
  </w:num>
  <w:num w:numId="7">
    <w:abstractNumId w:val="10"/>
  </w:num>
  <w:num w:numId="8">
    <w:abstractNumId w:val="2"/>
  </w:num>
  <w:num w:numId="9">
    <w:abstractNumId w:val="4"/>
  </w:num>
  <w:num w:numId="10">
    <w:abstractNumId w:val="1"/>
  </w:num>
  <w:num w:numId="11">
    <w:abstractNumId w:val="0"/>
  </w:num>
  <w:num w:numId="12">
    <w:abstractNumId w:val="6"/>
  </w:num>
  <w:num w:numId="1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rawingGridVerticalSpacing w:val="57"/>
  <w:displayHorizontalDrawingGridEvery w:val="0"/>
  <w:displayVerticalDrawingGridEvery w:val="0"/>
  <w:doNotUseMarginsForDrawingGridOrigin/>
  <w:drawingGridVerticalOrigin w:val="1985"/>
  <w:characterSpacingControl w:val="doNotCompress"/>
  <w:hdrShapeDefaults>
    <o:shapedefaults v:ext="edit" spidmax="429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17E5"/>
    <w:rsid w:val="000008AA"/>
    <w:rsid w:val="000022D2"/>
    <w:rsid w:val="00005743"/>
    <w:rsid w:val="00005BE0"/>
    <w:rsid w:val="00007E11"/>
    <w:rsid w:val="00011108"/>
    <w:rsid w:val="000123CF"/>
    <w:rsid w:val="00012D69"/>
    <w:rsid w:val="000135E3"/>
    <w:rsid w:val="00013B41"/>
    <w:rsid w:val="00013B72"/>
    <w:rsid w:val="00015B88"/>
    <w:rsid w:val="000167E3"/>
    <w:rsid w:val="00017C49"/>
    <w:rsid w:val="00020BE1"/>
    <w:rsid w:val="00021558"/>
    <w:rsid w:val="00021E48"/>
    <w:rsid w:val="00022D46"/>
    <w:rsid w:val="00023CF7"/>
    <w:rsid w:val="00023E75"/>
    <w:rsid w:val="000256AC"/>
    <w:rsid w:val="00026407"/>
    <w:rsid w:val="0003007B"/>
    <w:rsid w:val="00030375"/>
    <w:rsid w:val="000331DC"/>
    <w:rsid w:val="0003320E"/>
    <w:rsid w:val="000341C3"/>
    <w:rsid w:val="000348AE"/>
    <w:rsid w:val="00034F8E"/>
    <w:rsid w:val="000367FA"/>
    <w:rsid w:val="00036EED"/>
    <w:rsid w:val="00041058"/>
    <w:rsid w:val="0004134E"/>
    <w:rsid w:val="000421F7"/>
    <w:rsid w:val="000442DD"/>
    <w:rsid w:val="000446BF"/>
    <w:rsid w:val="00045903"/>
    <w:rsid w:val="00050A3C"/>
    <w:rsid w:val="00051582"/>
    <w:rsid w:val="00052EB9"/>
    <w:rsid w:val="000554C2"/>
    <w:rsid w:val="000569A0"/>
    <w:rsid w:val="00056EE7"/>
    <w:rsid w:val="0005761E"/>
    <w:rsid w:val="00057D25"/>
    <w:rsid w:val="00057D31"/>
    <w:rsid w:val="00060973"/>
    <w:rsid w:val="00060F77"/>
    <w:rsid w:val="000616E4"/>
    <w:rsid w:val="00061F6E"/>
    <w:rsid w:val="00062220"/>
    <w:rsid w:val="00062D60"/>
    <w:rsid w:val="00064A93"/>
    <w:rsid w:val="00065644"/>
    <w:rsid w:val="0006565E"/>
    <w:rsid w:val="00065F41"/>
    <w:rsid w:val="00066224"/>
    <w:rsid w:val="000662CB"/>
    <w:rsid w:val="00067864"/>
    <w:rsid w:val="000703C5"/>
    <w:rsid w:val="00072AB5"/>
    <w:rsid w:val="00075005"/>
    <w:rsid w:val="00075D2D"/>
    <w:rsid w:val="00076077"/>
    <w:rsid w:val="00076BC6"/>
    <w:rsid w:val="00077AE1"/>
    <w:rsid w:val="000818CB"/>
    <w:rsid w:val="000825AD"/>
    <w:rsid w:val="00082766"/>
    <w:rsid w:val="00083122"/>
    <w:rsid w:val="00083514"/>
    <w:rsid w:val="0008780C"/>
    <w:rsid w:val="00087C68"/>
    <w:rsid w:val="000903B8"/>
    <w:rsid w:val="00091462"/>
    <w:rsid w:val="0009244D"/>
    <w:rsid w:val="00093283"/>
    <w:rsid w:val="00095495"/>
    <w:rsid w:val="000956FD"/>
    <w:rsid w:val="00095B71"/>
    <w:rsid w:val="00095F3F"/>
    <w:rsid w:val="00096DE7"/>
    <w:rsid w:val="00097719"/>
    <w:rsid w:val="000A0887"/>
    <w:rsid w:val="000A256E"/>
    <w:rsid w:val="000A2A71"/>
    <w:rsid w:val="000A2ABF"/>
    <w:rsid w:val="000A2C48"/>
    <w:rsid w:val="000A704A"/>
    <w:rsid w:val="000B0028"/>
    <w:rsid w:val="000B2BC7"/>
    <w:rsid w:val="000B6D96"/>
    <w:rsid w:val="000B7716"/>
    <w:rsid w:val="000C053A"/>
    <w:rsid w:val="000C12A4"/>
    <w:rsid w:val="000C2F3F"/>
    <w:rsid w:val="000C39D8"/>
    <w:rsid w:val="000C4902"/>
    <w:rsid w:val="000C4C70"/>
    <w:rsid w:val="000C511F"/>
    <w:rsid w:val="000C5458"/>
    <w:rsid w:val="000D1830"/>
    <w:rsid w:val="000D2A59"/>
    <w:rsid w:val="000D2D28"/>
    <w:rsid w:val="000D4543"/>
    <w:rsid w:val="000D7DDC"/>
    <w:rsid w:val="000E0241"/>
    <w:rsid w:val="000E24C6"/>
    <w:rsid w:val="000E3591"/>
    <w:rsid w:val="000E4873"/>
    <w:rsid w:val="000E5C13"/>
    <w:rsid w:val="000E7067"/>
    <w:rsid w:val="000E7AD2"/>
    <w:rsid w:val="000F0479"/>
    <w:rsid w:val="000F2533"/>
    <w:rsid w:val="000F333E"/>
    <w:rsid w:val="000F4357"/>
    <w:rsid w:val="000F6D59"/>
    <w:rsid w:val="000F745E"/>
    <w:rsid w:val="000F7CEE"/>
    <w:rsid w:val="00101F04"/>
    <w:rsid w:val="001032EB"/>
    <w:rsid w:val="00103F2C"/>
    <w:rsid w:val="0010545F"/>
    <w:rsid w:val="00105704"/>
    <w:rsid w:val="0010615D"/>
    <w:rsid w:val="001069CA"/>
    <w:rsid w:val="0010751F"/>
    <w:rsid w:val="001075CC"/>
    <w:rsid w:val="00107675"/>
    <w:rsid w:val="00107BC0"/>
    <w:rsid w:val="00110D09"/>
    <w:rsid w:val="00111416"/>
    <w:rsid w:val="001118DC"/>
    <w:rsid w:val="001134A5"/>
    <w:rsid w:val="00113D39"/>
    <w:rsid w:val="001151EF"/>
    <w:rsid w:val="0011592F"/>
    <w:rsid w:val="00116431"/>
    <w:rsid w:val="00116DDB"/>
    <w:rsid w:val="00120485"/>
    <w:rsid w:val="00120E80"/>
    <w:rsid w:val="0012254D"/>
    <w:rsid w:val="00123257"/>
    <w:rsid w:val="001243F9"/>
    <w:rsid w:val="00124632"/>
    <w:rsid w:val="0012537D"/>
    <w:rsid w:val="0012597A"/>
    <w:rsid w:val="001260BE"/>
    <w:rsid w:val="00126833"/>
    <w:rsid w:val="00127CD5"/>
    <w:rsid w:val="00131303"/>
    <w:rsid w:val="0013373F"/>
    <w:rsid w:val="00133974"/>
    <w:rsid w:val="00134608"/>
    <w:rsid w:val="00135ABD"/>
    <w:rsid w:val="00137C72"/>
    <w:rsid w:val="00137D75"/>
    <w:rsid w:val="00137DB1"/>
    <w:rsid w:val="00140195"/>
    <w:rsid w:val="001405B6"/>
    <w:rsid w:val="0014076F"/>
    <w:rsid w:val="001410D7"/>
    <w:rsid w:val="00141659"/>
    <w:rsid w:val="0014499E"/>
    <w:rsid w:val="0014566B"/>
    <w:rsid w:val="00154128"/>
    <w:rsid w:val="00154B4F"/>
    <w:rsid w:val="00155090"/>
    <w:rsid w:val="00157763"/>
    <w:rsid w:val="00157EB7"/>
    <w:rsid w:val="0016071A"/>
    <w:rsid w:val="001607C4"/>
    <w:rsid w:val="00160F6A"/>
    <w:rsid w:val="00162B2E"/>
    <w:rsid w:val="00163361"/>
    <w:rsid w:val="001647B9"/>
    <w:rsid w:val="00167676"/>
    <w:rsid w:val="00170476"/>
    <w:rsid w:val="00171F0F"/>
    <w:rsid w:val="00171F57"/>
    <w:rsid w:val="00172C60"/>
    <w:rsid w:val="00172D63"/>
    <w:rsid w:val="00173191"/>
    <w:rsid w:val="001738BF"/>
    <w:rsid w:val="00173C86"/>
    <w:rsid w:val="00175584"/>
    <w:rsid w:val="001758DB"/>
    <w:rsid w:val="00175A98"/>
    <w:rsid w:val="00176267"/>
    <w:rsid w:val="0017781F"/>
    <w:rsid w:val="00181113"/>
    <w:rsid w:val="001814E0"/>
    <w:rsid w:val="001816D1"/>
    <w:rsid w:val="0018184D"/>
    <w:rsid w:val="00181E16"/>
    <w:rsid w:val="00185F38"/>
    <w:rsid w:val="00187138"/>
    <w:rsid w:val="00187288"/>
    <w:rsid w:val="0018732C"/>
    <w:rsid w:val="0019081A"/>
    <w:rsid w:val="001909BC"/>
    <w:rsid w:val="00190DBA"/>
    <w:rsid w:val="00190F30"/>
    <w:rsid w:val="0019223E"/>
    <w:rsid w:val="00192D1A"/>
    <w:rsid w:val="00193617"/>
    <w:rsid w:val="00194D81"/>
    <w:rsid w:val="00194EEA"/>
    <w:rsid w:val="00194FBC"/>
    <w:rsid w:val="001963E0"/>
    <w:rsid w:val="00197D8E"/>
    <w:rsid w:val="00197EA3"/>
    <w:rsid w:val="001A0002"/>
    <w:rsid w:val="001A0944"/>
    <w:rsid w:val="001A0A27"/>
    <w:rsid w:val="001A0AF2"/>
    <w:rsid w:val="001A2044"/>
    <w:rsid w:val="001A23A9"/>
    <w:rsid w:val="001A3645"/>
    <w:rsid w:val="001A3EAC"/>
    <w:rsid w:val="001A4592"/>
    <w:rsid w:val="001A62D4"/>
    <w:rsid w:val="001A787A"/>
    <w:rsid w:val="001A78DD"/>
    <w:rsid w:val="001B025F"/>
    <w:rsid w:val="001B06D4"/>
    <w:rsid w:val="001B0974"/>
    <w:rsid w:val="001B0A4E"/>
    <w:rsid w:val="001B1737"/>
    <w:rsid w:val="001B29BE"/>
    <w:rsid w:val="001B29EB"/>
    <w:rsid w:val="001B2C20"/>
    <w:rsid w:val="001B3AF7"/>
    <w:rsid w:val="001B486F"/>
    <w:rsid w:val="001C18D7"/>
    <w:rsid w:val="001C256A"/>
    <w:rsid w:val="001C2D85"/>
    <w:rsid w:val="001C36F7"/>
    <w:rsid w:val="001C5B84"/>
    <w:rsid w:val="001C6E65"/>
    <w:rsid w:val="001C6F3F"/>
    <w:rsid w:val="001D06F9"/>
    <w:rsid w:val="001D0892"/>
    <w:rsid w:val="001D08C9"/>
    <w:rsid w:val="001D093F"/>
    <w:rsid w:val="001D1B90"/>
    <w:rsid w:val="001D1E84"/>
    <w:rsid w:val="001D2379"/>
    <w:rsid w:val="001D36E7"/>
    <w:rsid w:val="001D401C"/>
    <w:rsid w:val="001D42F8"/>
    <w:rsid w:val="001D44CE"/>
    <w:rsid w:val="001D45C3"/>
    <w:rsid w:val="001D5191"/>
    <w:rsid w:val="001D6A3E"/>
    <w:rsid w:val="001E0820"/>
    <w:rsid w:val="001E0C07"/>
    <w:rsid w:val="001E1240"/>
    <w:rsid w:val="001E14C8"/>
    <w:rsid w:val="001E20F9"/>
    <w:rsid w:val="001E2807"/>
    <w:rsid w:val="001E3689"/>
    <w:rsid w:val="001E5452"/>
    <w:rsid w:val="001E5E59"/>
    <w:rsid w:val="001E62E3"/>
    <w:rsid w:val="001E6791"/>
    <w:rsid w:val="001E6E9F"/>
    <w:rsid w:val="001E720B"/>
    <w:rsid w:val="001F0A2B"/>
    <w:rsid w:val="001F2E1A"/>
    <w:rsid w:val="001F38FE"/>
    <w:rsid w:val="001F5515"/>
    <w:rsid w:val="001F660C"/>
    <w:rsid w:val="001F6EC3"/>
    <w:rsid w:val="00200D43"/>
    <w:rsid w:val="0020274C"/>
    <w:rsid w:val="0020308C"/>
    <w:rsid w:val="00210194"/>
    <w:rsid w:val="002105F5"/>
    <w:rsid w:val="00210BDE"/>
    <w:rsid w:val="002118B1"/>
    <w:rsid w:val="00211FB7"/>
    <w:rsid w:val="00214142"/>
    <w:rsid w:val="00214CC7"/>
    <w:rsid w:val="002152D7"/>
    <w:rsid w:val="00216B24"/>
    <w:rsid w:val="0022104A"/>
    <w:rsid w:val="00222064"/>
    <w:rsid w:val="002248A6"/>
    <w:rsid w:val="00225164"/>
    <w:rsid w:val="0022553F"/>
    <w:rsid w:val="002264EF"/>
    <w:rsid w:val="00227BE0"/>
    <w:rsid w:val="002300B5"/>
    <w:rsid w:val="00231D23"/>
    <w:rsid w:val="00231DCE"/>
    <w:rsid w:val="00232D96"/>
    <w:rsid w:val="00233784"/>
    <w:rsid w:val="002346D6"/>
    <w:rsid w:val="00234C20"/>
    <w:rsid w:val="00235E84"/>
    <w:rsid w:val="002401BD"/>
    <w:rsid w:val="00241EBF"/>
    <w:rsid w:val="00246A02"/>
    <w:rsid w:val="002474D6"/>
    <w:rsid w:val="00250C5D"/>
    <w:rsid w:val="00252F68"/>
    <w:rsid w:val="00253237"/>
    <w:rsid w:val="00254524"/>
    <w:rsid w:val="0025707F"/>
    <w:rsid w:val="00260E2E"/>
    <w:rsid w:val="002615F1"/>
    <w:rsid w:val="002618CD"/>
    <w:rsid w:val="00263563"/>
    <w:rsid w:val="0026494C"/>
    <w:rsid w:val="002656CB"/>
    <w:rsid w:val="00265EC1"/>
    <w:rsid w:val="00266CD2"/>
    <w:rsid w:val="00270142"/>
    <w:rsid w:val="002726F5"/>
    <w:rsid w:val="00272CC7"/>
    <w:rsid w:val="00274559"/>
    <w:rsid w:val="00274F91"/>
    <w:rsid w:val="002754C1"/>
    <w:rsid w:val="00276410"/>
    <w:rsid w:val="002766E3"/>
    <w:rsid w:val="00276F62"/>
    <w:rsid w:val="00277073"/>
    <w:rsid w:val="002776A6"/>
    <w:rsid w:val="0028054F"/>
    <w:rsid w:val="00281539"/>
    <w:rsid w:val="00282D47"/>
    <w:rsid w:val="002830DF"/>
    <w:rsid w:val="00283595"/>
    <w:rsid w:val="00285827"/>
    <w:rsid w:val="00285863"/>
    <w:rsid w:val="00290838"/>
    <w:rsid w:val="00290AC9"/>
    <w:rsid w:val="00290F8C"/>
    <w:rsid w:val="0029151C"/>
    <w:rsid w:val="00292339"/>
    <w:rsid w:val="00292822"/>
    <w:rsid w:val="00293BB0"/>
    <w:rsid w:val="00296425"/>
    <w:rsid w:val="00296449"/>
    <w:rsid w:val="002A026B"/>
    <w:rsid w:val="002A0FE5"/>
    <w:rsid w:val="002A10E4"/>
    <w:rsid w:val="002A3C79"/>
    <w:rsid w:val="002A5418"/>
    <w:rsid w:val="002A5906"/>
    <w:rsid w:val="002A67AD"/>
    <w:rsid w:val="002A6CBE"/>
    <w:rsid w:val="002B0907"/>
    <w:rsid w:val="002B1B88"/>
    <w:rsid w:val="002B1C48"/>
    <w:rsid w:val="002B4F65"/>
    <w:rsid w:val="002B5F84"/>
    <w:rsid w:val="002C030D"/>
    <w:rsid w:val="002C051D"/>
    <w:rsid w:val="002C1DE5"/>
    <w:rsid w:val="002C60CE"/>
    <w:rsid w:val="002C6139"/>
    <w:rsid w:val="002D2316"/>
    <w:rsid w:val="002D249F"/>
    <w:rsid w:val="002D29F7"/>
    <w:rsid w:val="002D2F1D"/>
    <w:rsid w:val="002D46E3"/>
    <w:rsid w:val="002D563F"/>
    <w:rsid w:val="002D5A3D"/>
    <w:rsid w:val="002D5ACF"/>
    <w:rsid w:val="002D6AC6"/>
    <w:rsid w:val="002D77E1"/>
    <w:rsid w:val="002E15FD"/>
    <w:rsid w:val="002E198C"/>
    <w:rsid w:val="002E3C85"/>
    <w:rsid w:val="002E4FD8"/>
    <w:rsid w:val="002E6EB4"/>
    <w:rsid w:val="002E7797"/>
    <w:rsid w:val="002F09F5"/>
    <w:rsid w:val="002F0E4A"/>
    <w:rsid w:val="002F0EB6"/>
    <w:rsid w:val="002F0EFD"/>
    <w:rsid w:val="002F15B4"/>
    <w:rsid w:val="002F1A29"/>
    <w:rsid w:val="002F4C83"/>
    <w:rsid w:val="002F5562"/>
    <w:rsid w:val="002F6A25"/>
    <w:rsid w:val="00300B4A"/>
    <w:rsid w:val="00304540"/>
    <w:rsid w:val="00304813"/>
    <w:rsid w:val="003062CC"/>
    <w:rsid w:val="00306D0C"/>
    <w:rsid w:val="00306D2D"/>
    <w:rsid w:val="00307608"/>
    <w:rsid w:val="00307882"/>
    <w:rsid w:val="00310DFE"/>
    <w:rsid w:val="00312688"/>
    <w:rsid w:val="00313250"/>
    <w:rsid w:val="003136AF"/>
    <w:rsid w:val="00315221"/>
    <w:rsid w:val="00315480"/>
    <w:rsid w:val="00315C14"/>
    <w:rsid w:val="00315D61"/>
    <w:rsid w:val="0031697C"/>
    <w:rsid w:val="0031720F"/>
    <w:rsid w:val="00320F17"/>
    <w:rsid w:val="003216D6"/>
    <w:rsid w:val="00323A0B"/>
    <w:rsid w:val="00324646"/>
    <w:rsid w:val="0032532A"/>
    <w:rsid w:val="003266B4"/>
    <w:rsid w:val="003269E9"/>
    <w:rsid w:val="0032750C"/>
    <w:rsid w:val="003276B4"/>
    <w:rsid w:val="00327986"/>
    <w:rsid w:val="00327A8F"/>
    <w:rsid w:val="003300AD"/>
    <w:rsid w:val="00330209"/>
    <w:rsid w:val="00331301"/>
    <w:rsid w:val="00331A4F"/>
    <w:rsid w:val="00331C9B"/>
    <w:rsid w:val="003320DA"/>
    <w:rsid w:val="0033517C"/>
    <w:rsid w:val="003353A6"/>
    <w:rsid w:val="003357E7"/>
    <w:rsid w:val="00337503"/>
    <w:rsid w:val="00340952"/>
    <w:rsid w:val="00340F81"/>
    <w:rsid w:val="00341DCD"/>
    <w:rsid w:val="00342C22"/>
    <w:rsid w:val="00344FCE"/>
    <w:rsid w:val="0034502C"/>
    <w:rsid w:val="00346EBF"/>
    <w:rsid w:val="00346F40"/>
    <w:rsid w:val="0035025E"/>
    <w:rsid w:val="00350746"/>
    <w:rsid w:val="00350BBB"/>
    <w:rsid w:val="00350C8F"/>
    <w:rsid w:val="00350F88"/>
    <w:rsid w:val="00352928"/>
    <w:rsid w:val="0035463E"/>
    <w:rsid w:val="00354EDA"/>
    <w:rsid w:val="00356133"/>
    <w:rsid w:val="00360342"/>
    <w:rsid w:val="0036073C"/>
    <w:rsid w:val="003609D4"/>
    <w:rsid w:val="00360B3E"/>
    <w:rsid w:val="00365220"/>
    <w:rsid w:val="003662E5"/>
    <w:rsid w:val="003672FF"/>
    <w:rsid w:val="003702ED"/>
    <w:rsid w:val="00371BCC"/>
    <w:rsid w:val="00372761"/>
    <w:rsid w:val="00372EC1"/>
    <w:rsid w:val="003730FC"/>
    <w:rsid w:val="00373DB4"/>
    <w:rsid w:val="00375CE3"/>
    <w:rsid w:val="00376777"/>
    <w:rsid w:val="00377043"/>
    <w:rsid w:val="00377A1C"/>
    <w:rsid w:val="00377ED5"/>
    <w:rsid w:val="00381223"/>
    <w:rsid w:val="00384C9E"/>
    <w:rsid w:val="0038538D"/>
    <w:rsid w:val="00386F43"/>
    <w:rsid w:val="00387BD0"/>
    <w:rsid w:val="00390D2F"/>
    <w:rsid w:val="003910F3"/>
    <w:rsid w:val="00391FAF"/>
    <w:rsid w:val="00392DE4"/>
    <w:rsid w:val="0039434C"/>
    <w:rsid w:val="00395509"/>
    <w:rsid w:val="00397213"/>
    <w:rsid w:val="00397B75"/>
    <w:rsid w:val="003A05B5"/>
    <w:rsid w:val="003A1FC5"/>
    <w:rsid w:val="003A4123"/>
    <w:rsid w:val="003A56AF"/>
    <w:rsid w:val="003A59F9"/>
    <w:rsid w:val="003B09BB"/>
    <w:rsid w:val="003B1215"/>
    <w:rsid w:val="003B1AFC"/>
    <w:rsid w:val="003B27D8"/>
    <w:rsid w:val="003B4944"/>
    <w:rsid w:val="003B4F13"/>
    <w:rsid w:val="003B4FB9"/>
    <w:rsid w:val="003B5B1C"/>
    <w:rsid w:val="003B6B68"/>
    <w:rsid w:val="003B6F52"/>
    <w:rsid w:val="003B710F"/>
    <w:rsid w:val="003B73D5"/>
    <w:rsid w:val="003B75C6"/>
    <w:rsid w:val="003B783C"/>
    <w:rsid w:val="003B7A31"/>
    <w:rsid w:val="003C0E86"/>
    <w:rsid w:val="003C21C5"/>
    <w:rsid w:val="003C23E6"/>
    <w:rsid w:val="003C253A"/>
    <w:rsid w:val="003C2549"/>
    <w:rsid w:val="003C419A"/>
    <w:rsid w:val="003C5810"/>
    <w:rsid w:val="003C5AAE"/>
    <w:rsid w:val="003D434F"/>
    <w:rsid w:val="003D4E89"/>
    <w:rsid w:val="003D5AE3"/>
    <w:rsid w:val="003D6CAB"/>
    <w:rsid w:val="003D7885"/>
    <w:rsid w:val="003E0A30"/>
    <w:rsid w:val="003E0A66"/>
    <w:rsid w:val="003E0DBE"/>
    <w:rsid w:val="003E32D6"/>
    <w:rsid w:val="003E5812"/>
    <w:rsid w:val="003E5FDB"/>
    <w:rsid w:val="003F374E"/>
    <w:rsid w:val="003F4D17"/>
    <w:rsid w:val="00402612"/>
    <w:rsid w:val="004044F0"/>
    <w:rsid w:val="00405D56"/>
    <w:rsid w:val="00407513"/>
    <w:rsid w:val="004119F3"/>
    <w:rsid w:val="004125C7"/>
    <w:rsid w:val="0041325D"/>
    <w:rsid w:val="00413F3E"/>
    <w:rsid w:val="004161E8"/>
    <w:rsid w:val="0041635F"/>
    <w:rsid w:val="00416AEA"/>
    <w:rsid w:val="00417664"/>
    <w:rsid w:val="00417D3B"/>
    <w:rsid w:val="0042070B"/>
    <w:rsid w:val="00422A63"/>
    <w:rsid w:val="004248C6"/>
    <w:rsid w:val="00424C21"/>
    <w:rsid w:val="0042533F"/>
    <w:rsid w:val="004266C6"/>
    <w:rsid w:val="0043044C"/>
    <w:rsid w:val="00431862"/>
    <w:rsid w:val="0043197D"/>
    <w:rsid w:val="00431A74"/>
    <w:rsid w:val="00432202"/>
    <w:rsid w:val="00433A4E"/>
    <w:rsid w:val="00433C88"/>
    <w:rsid w:val="004344E7"/>
    <w:rsid w:val="004352B5"/>
    <w:rsid w:val="00435AD0"/>
    <w:rsid w:val="004363F9"/>
    <w:rsid w:val="0043660F"/>
    <w:rsid w:val="00437A44"/>
    <w:rsid w:val="00437B4C"/>
    <w:rsid w:val="00441469"/>
    <w:rsid w:val="004423C7"/>
    <w:rsid w:val="004438C4"/>
    <w:rsid w:val="00443BB3"/>
    <w:rsid w:val="00444893"/>
    <w:rsid w:val="0044490A"/>
    <w:rsid w:val="004524A4"/>
    <w:rsid w:val="00454917"/>
    <w:rsid w:val="00454A8C"/>
    <w:rsid w:val="00455EE9"/>
    <w:rsid w:val="00457B5D"/>
    <w:rsid w:val="0046051C"/>
    <w:rsid w:val="00460DF2"/>
    <w:rsid w:val="004622A4"/>
    <w:rsid w:val="00462BC2"/>
    <w:rsid w:val="00463A90"/>
    <w:rsid w:val="00464412"/>
    <w:rsid w:val="0046452A"/>
    <w:rsid w:val="00464DCD"/>
    <w:rsid w:val="004653E1"/>
    <w:rsid w:val="004678C3"/>
    <w:rsid w:val="00470046"/>
    <w:rsid w:val="004702B6"/>
    <w:rsid w:val="00472417"/>
    <w:rsid w:val="00472C04"/>
    <w:rsid w:val="00473260"/>
    <w:rsid w:val="00473317"/>
    <w:rsid w:val="00473381"/>
    <w:rsid w:val="0047341A"/>
    <w:rsid w:val="004736DB"/>
    <w:rsid w:val="00476F7C"/>
    <w:rsid w:val="00477033"/>
    <w:rsid w:val="00480CD9"/>
    <w:rsid w:val="00481171"/>
    <w:rsid w:val="00482853"/>
    <w:rsid w:val="00482A56"/>
    <w:rsid w:val="00482C3E"/>
    <w:rsid w:val="00483A54"/>
    <w:rsid w:val="00483F6B"/>
    <w:rsid w:val="00484792"/>
    <w:rsid w:val="00484EA2"/>
    <w:rsid w:val="00484EC1"/>
    <w:rsid w:val="00485030"/>
    <w:rsid w:val="004850EB"/>
    <w:rsid w:val="00486A39"/>
    <w:rsid w:val="00487423"/>
    <w:rsid w:val="00487DA4"/>
    <w:rsid w:val="00491002"/>
    <w:rsid w:val="00491AEF"/>
    <w:rsid w:val="00493114"/>
    <w:rsid w:val="00494586"/>
    <w:rsid w:val="00494D89"/>
    <w:rsid w:val="00496492"/>
    <w:rsid w:val="00497464"/>
    <w:rsid w:val="0049771B"/>
    <w:rsid w:val="004A0496"/>
    <w:rsid w:val="004A0D51"/>
    <w:rsid w:val="004A10EF"/>
    <w:rsid w:val="004A22B6"/>
    <w:rsid w:val="004A28F2"/>
    <w:rsid w:val="004A4117"/>
    <w:rsid w:val="004A6292"/>
    <w:rsid w:val="004A6A8D"/>
    <w:rsid w:val="004A6AC2"/>
    <w:rsid w:val="004A6E89"/>
    <w:rsid w:val="004B06AF"/>
    <w:rsid w:val="004B15CE"/>
    <w:rsid w:val="004B2C01"/>
    <w:rsid w:val="004B3FEF"/>
    <w:rsid w:val="004B409A"/>
    <w:rsid w:val="004B64A4"/>
    <w:rsid w:val="004B6AEE"/>
    <w:rsid w:val="004C0BC1"/>
    <w:rsid w:val="004C1557"/>
    <w:rsid w:val="004C740F"/>
    <w:rsid w:val="004D0A92"/>
    <w:rsid w:val="004D0E0A"/>
    <w:rsid w:val="004D196E"/>
    <w:rsid w:val="004D1CC7"/>
    <w:rsid w:val="004D232F"/>
    <w:rsid w:val="004D48C3"/>
    <w:rsid w:val="004D4944"/>
    <w:rsid w:val="004D6D16"/>
    <w:rsid w:val="004D7129"/>
    <w:rsid w:val="004E38C1"/>
    <w:rsid w:val="004E3CB0"/>
    <w:rsid w:val="004E4851"/>
    <w:rsid w:val="004E73EF"/>
    <w:rsid w:val="004E771C"/>
    <w:rsid w:val="004E7DDF"/>
    <w:rsid w:val="004F4A82"/>
    <w:rsid w:val="004F57B8"/>
    <w:rsid w:val="004F631F"/>
    <w:rsid w:val="004F693C"/>
    <w:rsid w:val="0050072F"/>
    <w:rsid w:val="00500B1E"/>
    <w:rsid w:val="00502C8A"/>
    <w:rsid w:val="00502CF9"/>
    <w:rsid w:val="00503CB2"/>
    <w:rsid w:val="00511441"/>
    <w:rsid w:val="00511BF7"/>
    <w:rsid w:val="005149F8"/>
    <w:rsid w:val="005168C6"/>
    <w:rsid w:val="005213BA"/>
    <w:rsid w:val="005219EC"/>
    <w:rsid w:val="005229E8"/>
    <w:rsid w:val="0052329E"/>
    <w:rsid w:val="005236C3"/>
    <w:rsid w:val="00523BF4"/>
    <w:rsid w:val="00523DDC"/>
    <w:rsid w:val="00524616"/>
    <w:rsid w:val="00525AA8"/>
    <w:rsid w:val="00525B1B"/>
    <w:rsid w:val="005260C5"/>
    <w:rsid w:val="00526FE2"/>
    <w:rsid w:val="00526FED"/>
    <w:rsid w:val="00530AE2"/>
    <w:rsid w:val="005331BD"/>
    <w:rsid w:val="00533C76"/>
    <w:rsid w:val="0053481B"/>
    <w:rsid w:val="00534A97"/>
    <w:rsid w:val="00534CBA"/>
    <w:rsid w:val="00535E2D"/>
    <w:rsid w:val="00536250"/>
    <w:rsid w:val="005379A1"/>
    <w:rsid w:val="00541365"/>
    <w:rsid w:val="0054475D"/>
    <w:rsid w:val="00546E12"/>
    <w:rsid w:val="00550364"/>
    <w:rsid w:val="005504FA"/>
    <w:rsid w:val="00551AC1"/>
    <w:rsid w:val="0055221C"/>
    <w:rsid w:val="0055253F"/>
    <w:rsid w:val="005527B4"/>
    <w:rsid w:val="00553715"/>
    <w:rsid w:val="00553A19"/>
    <w:rsid w:val="00554171"/>
    <w:rsid w:val="00554762"/>
    <w:rsid w:val="005561AC"/>
    <w:rsid w:val="00556F2E"/>
    <w:rsid w:val="0055756C"/>
    <w:rsid w:val="00557B56"/>
    <w:rsid w:val="00557E39"/>
    <w:rsid w:val="005620A6"/>
    <w:rsid w:val="005627FE"/>
    <w:rsid w:val="005632D3"/>
    <w:rsid w:val="0056628D"/>
    <w:rsid w:val="005668CA"/>
    <w:rsid w:val="00567207"/>
    <w:rsid w:val="005707DE"/>
    <w:rsid w:val="00571FCB"/>
    <w:rsid w:val="00572440"/>
    <w:rsid w:val="00574498"/>
    <w:rsid w:val="00576BD5"/>
    <w:rsid w:val="0058231B"/>
    <w:rsid w:val="00586319"/>
    <w:rsid w:val="00587C8A"/>
    <w:rsid w:val="0059151E"/>
    <w:rsid w:val="00591A22"/>
    <w:rsid w:val="005924C4"/>
    <w:rsid w:val="00592652"/>
    <w:rsid w:val="0059680E"/>
    <w:rsid w:val="005A1627"/>
    <w:rsid w:val="005A1ABA"/>
    <w:rsid w:val="005A1D17"/>
    <w:rsid w:val="005A206C"/>
    <w:rsid w:val="005A23CB"/>
    <w:rsid w:val="005A2E8A"/>
    <w:rsid w:val="005A3B4C"/>
    <w:rsid w:val="005A3EA3"/>
    <w:rsid w:val="005A4E4E"/>
    <w:rsid w:val="005A63F9"/>
    <w:rsid w:val="005A71FD"/>
    <w:rsid w:val="005B0754"/>
    <w:rsid w:val="005B1E02"/>
    <w:rsid w:val="005B2795"/>
    <w:rsid w:val="005B560C"/>
    <w:rsid w:val="005B7EFF"/>
    <w:rsid w:val="005C3016"/>
    <w:rsid w:val="005C4017"/>
    <w:rsid w:val="005C4316"/>
    <w:rsid w:val="005C4611"/>
    <w:rsid w:val="005C5E56"/>
    <w:rsid w:val="005C5E95"/>
    <w:rsid w:val="005C6116"/>
    <w:rsid w:val="005C66B9"/>
    <w:rsid w:val="005D07BD"/>
    <w:rsid w:val="005D0A1B"/>
    <w:rsid w:val="005D0EE6"/>
    <w:rsid w:val="005D1AFA"/>
    <w:rsid w:val="005D3DE4"/>
    <w:rsid w:val="005D3FCE"/>
    <w:rsid w:val="005D6755"/>
    <w:rsid w:val="005D68D4"/>
    <w:rsid w:val="005E08B2"/>
    <w:rsid w:val="005E1E33"/>
    <w:rsid w:val="005E2A97"/>
    <w:rsid w:val="005E4292"/>
    <w:rsid w:val="005E4760"/>
    <w:rsid w:val="005E48FC"/>
    <w:rsid w:val="005E4BD9"/>
    <w:rsid w:val="005E79C6"/>
    <w:rsid w:val="005E7A4D"/>
    <w:rsid w:val="005E7D56"/>
    <w:rsid w:val="005F040D"/>
    <w:rsid w:val="005F0AAA"/>
    <w:rsid w:val="005F1D1E"/>
    <w:rsid w:val="005F2730"/>
    <w:rsid w:val="005F46D9"/>
    <w:rsid w:val="005F4ACD"/>
    <w:rsid w:val="005F4D27"/>
    <w:rsid w:val="006008E1"/>
    <w:rsid w:val="00600D49"/>
    <w:rsid w:val="00601A8F"/>
    <w:rsid w:val="00601C57"/>
    <w:rsid w:val="006038D1"/>
    <w:rsid w:val="006052A1"/>
    <w:rsid w:val="00606222"/>
    <w:rsid w:val="006068E7"/>
    <w:rsid w:val="00606FE0"/>
    <w:rsid w:val="00607229"/>
    <w:rsid w:val="00607924"/>
    <w:rsid w:val="00607EBA"/>
    <w:rsid w:val="00610D7C"/>
    <w:rsid w:val="006118FA"/>
    <w:rsid w:val="006123C6"/>
    <w:rsid w:val="00612EB0"/>
    <w:rsid w:val="0061549A"/>
    <w:rsid w:val="006157CF"/>
    <w:rsid w:val="006167E2"/>
    <w:rsid w:val="00616C45"/>
    <w:rsid w:val="00617AD5"/>
    <w:rsid w:val="00621A37"/>
    <w:rsid w:val="00621C33"/>
    <w:rsid w:val="0062208C"/>
    <w:rsid w:val="0062457E"/>
    <w:rsid w:val="0062716C"/>
    <w:rsid w:val="0062785B"/>
    <w:rsid w:val="0063148F"/>
    <w:rsid w:val="0063362D"/>
    <w:rsid w:val="0063390E"/>
    <w:rsid w:val="00633F7C"/>
    <w:rsid w:val="00634A3B"/>
    <w:rsid w:val="00634C05"/>
    <w:rsid w:val="006412D9"/>
    <w:rsid w:val="00641493"/>
    <w:rsid w:val="00646CDE"/>
    <w:rsid w:val="006507A5"/>
    <w:rsid w:val="0065365E"/>
    <w:rsid w:val="00654726"/>
    <w:rsid w:val="00655D1E"/>
    <w:rsid w:val="006562AE"/>
    <w:rsid w:val="00661223"/>
    <w:rsid w:val="00663A45"/>
    <w:rsid w:val="0066483C"/>
    <w:rsid w:val="00666FC6"/>
    <w:rsid w:val="00670CB7"/>
    <w:rsid w:val="00674960"/>
    <w:rsid w:val="00675330"/>
    <w:rsid w:val="0068111A"/>
    <w:rsid w:val="0068178F"/>
    <w:rsid w:val="0068231E"/>
    <w:rsid w:val="006824CC"/>
    <w:rsid w:val="0068302F"/>
    <w:rsid w:val="006830D4"/>
    <w:rsid w:val="00683308"/>
    <w:rsid w:val="0068361E"/>
    <w:rsid w:val="006863E0"/>
    <w:rsid w:val="00686DCD"/>
    <w:rsid w:val="00693C1D"/>
    <w:rsid w:val="0069440D"/>
    <w:rsid w:val="0069472F"/>
    <w:rsid w:val="006948E1"/>
    <w:rsid w:val="00695DCC"/>
    <w:rsid w:val="00697D6D"/>
    <w:rsid w:val="006A1196"/>
    <w:rsid w:val="006A1C8E"/>
    <w:rsid w:val="006A1D4A"/>
    <w:rsid w:val="006A2A7B"/>
    <w:rsid w:val="006A3025"/>
    <w:rsid w:val="006A4DA8"/>
    <w:rsid w:val="006A4EAC"/>
    <w:rsid w:val="006A5061"/>
    <w:rsid w:val="006A58EB"/>
    <w:rsid w:val="006B0D4D"/>
    <w:rsid w:val="006B0EE2"/>
    <w:rsid w:val="006B0EFD"/>
    <w:rsid w:val="006B379B"/>
    <w:rsid w:val="006B385D"/>
    <w:rsid w:val="006B3A4A"/>
    <w:rsid w:val="006B42E0"/>
    <w:rsid w:val="006B5BD8"/>
    <w:rsid w:val="006B6C42"/>
    <w:rsid w:val="006C169F"/>
    <w:rsid w:val="006C203E"/>
    <w:rsid w:val="006C24B0"/>
    <w:rsid w:val="006C305F"/>
    <w:rsid w:val="006C3D55"/>
    <w:rsid w:val="006C3DE2"/>
    <w:rsid w:val="006C438C"/>
    <w:rsid w:val="006C4880"/>
    <w:rsid w:val="006C78EE"/>
    <w:rsid w:val="006C7CC7"/>
    <w:rsid w:val="006D1530"/>
    <w:rsid w:val="006D457C"/>
    <w:rsid w:val="006D4E7F"/>
    <w:rsid w:val="006D52F6"/>
    <w:rsid w:val="006E08D4"/>
    <w:rsid w:val="006E0F16"/>
    <w:rsid w:val="006E24B1"/>
    <w:rsid w:val="006E2C02"/>
    <w:rsid w:val="006E2FAF"/>
    <w:rsid w:val="006E4629"/>
    <w:rsid w:val="006E4951"/>
    <w:rsid w:val="006E5C4F"/>
    <w:rsid w:val="006E5EFC"/>
    <w:rsid w:val="006E7ADA"/>
    <w:rsid w:val="006F0B49"/>
    <w:rsid w:val="006F1F35"/>
    <w:rsid w:val="006F2782"/>
    <w:rsid w:val="006F3684"/>
    <w:rsid w:val="006F5719"/>
    <w:rsid w:val="006F5974"/>
    <w:rsid w:val="006F76C9"/>
    <w:rsid w:val="006F7A72"/>
    <w:rsid w:val="006F7C34"/>
    <w:rsid w:val="0070005C"/>
    <w:rsid w:val="0070029B"/>
    <w:rsid w:val="007008BF"/>
    <w:rsid w:val="00702A86"/>
    <w:rsid w:val="007030E1"/>
    <w:rsid w:val="007054ED"/>
    <w:rsid w:val="00706297"/>
    <w:rsid w:val="00706FA8"/>
    <w:rsid w:val="007103C4"/>
    <w:rsid w:val="00712145"/>
    <w:rsid w:val="007134B4"/>
    <w:rsid w:val="0071588F"/>
    <w:rsid w:val="00716159"/>
    <w:rsid w:val="0071661A"/>
    <w:rsid w:val="0071786E"/>
    <w:rsid w:val="00717C4F"/>
    <w:rsid w:val="00721A34"/>
    <w:rsid w:val="00722BFB"/>
    <w:rsid w:val="0072320A"/>
    <w:rsid w:val="007235BB"/>
    <w:rsid w:val="0072436A"/>
    <w:rsid w:val="00724CFB"/>
    <w:rsid w:val="00725119"/>
    <w:rsid w:val="00725246"/>
    <w:rsid w:val="007257A9"/>
    <w:rsid w:val="007259F6"/>
    <w:rsid w:val="00726E9C"/>
    <w:rsid w:val="00727D2D"/>
    <w:rsid w:val="00730950"/>
    <w:rsid w:val="007312F9"/>
    <w:rsid w:val="00732322"/>
    <w:rsid w:val="0073375F"/>
    <w:rsid w:val="007337EF"/>
    <w:rsid w:val="00733E1A"/>
    <w:rsid w:val="0073425F"/>
    <w:rsid w:val="00735B11"/>
    <w:rsid w:val="00736A55"/>
    <w:rsid w:val="007423E6"/>
    <w:rsid w:val="00742BA6"/>
    <w:rsid w:val="00745AC1"/>
    <w:rsid w:val="00745F59"/>
    <w:rsid w:val="00746BF6"/>
    <w:rsid w:val="00746D4A"/>
    <w:rsid w:val="00746FAE"/>
    <w:rsid w:val="00747D8F"/>
    <w:rsid w:val="00747E28"/>
    <w:rsid w:val="0075042D"/>
    <w:rsid w:val="00751641"/>
    <w:rsid w:val="0075601B"/>
    <w:rsid w:val="007565C3"/>
    <w:rsid w:val="00756975"/>
    <w:rsid w:val="007569CD"/>
    <w:rsid w:val="00760046"/>
    <w:rsid w:val="007607A8"/>
    <w:rsid w:val="00760A8B"/>
    <w:rsid w:val="007619E0"/>
    <w:rsid w:val="00761D0A"/>
    <w:rsid w:val="0076235D"/>
    <w:rsid w:val="00762D77"/>
    <w:rsid w:val="007658BC"/>
    <w:rsid w:val="00765C5C"/>
    <w:rsid w:val="00767288"/>
    <w:rsid w:val="00773DDC"/>
    <w:rsid w:val="00776027"/>
    <w:rsid w:val="0077649D"/>
    <w:rsid w:val="007771DF"/>
    <w:rsid w:val="00777231"/>
    <w:rsid w:val="00777499"/>
    <w:rsid w:val="00777AF7"/>
    <w:rsid w:val="00777C88"/>
    <w:rsid w:val="0078034C"/>
    <w:rsid w:val="00780D02"/>
    <w:rsid w:val="0078222A"/>
    <w:rsid w:val="007852F7"/>
    <w:rsid w:val="007853FF"/>
    <w:rsid w:val="00786BA2"/>
    <w:rsid w:val="00787BAE"/>
    <w:rsid w:val="00787DAB"/>
    <w:rsid w:val="00793173"/>
    <w:rsid w:val="0079460F"/>
    <w:rsid w:val="00794DAA"/>
    <w:rsid w:val="00795435"/>
    <w:rsid w:val="00796F1C"/>
    <w:rsid w:val="00797786"/>
    <w:rsid w:val="007A00BB"/>
    <w:rsid w:val="007A3911"/>
    <w:rsid w:val="007A4A16"/>
    <w:rsid w:val="007A4A26"/>
    <w:rsid w:val="007A6210"/>
    <w:rsid w:val="007A749B"/>
    <w:rsid w:val="007A769D"/>
    <w:rsid w:val="007A7962"/>
    <w:rsid w:val="007B0C48"/>
    <w:rsid w:val="007B0D25"/>
    <w:rsid w:val="007B115C"/>
    <w:rsid w:val="007B1738"/>
    <w:rsid w:val="007B2099"/>
    <w:rsid w:val="007B32DE"/>
    <w:rsid w:val="007B4B60"/>
    <w:rsid w:val="007B53C7"/>
    <w:rsid w:val="007B6834"/>
    <w:rsid w:val="007B7F87"/>
    <w:rsid w:val="007C125B"/>
    <w:rsid w:val="007C153C"/>
    <w:rsid w:val="007C1597"/>
    <w:rsid w:val="007C1D73"/>
    <w:rsid w:val="007C21BD"/>
    <w:rsid w:val="007C2F6E"/>
    <w:rsid w:val="007C45D5"/>
    <w:rsid w:val="007C4BCC"/>
    <w:rsid w:val="007C5CE5"/>
    <w:rsid w:val="007C6233"/>
    <w:rsid w:val="007C6C47"/>
    <w:rsid w:val="007D0795"/>
    <w:rsid w:val="007D0B80"/>
    <w:rsid w:val="007D0EEF"/>
    <w:rsid w:val="007D1B8E"/>
    <w:rsid w:val="007D2EB9"/>
    <w:rsid w:val="007D3727"/>
    <w:rsid w:val="007D3B45"/>
    <w:rsid w:val="007D4A6B"/>
    <w:rsid w:val="007D4CE2"/>
    <w:rsid w:val="007D517E"/>
    <w:rsid w:val="007D5C9A"/>
    <w:rsid w:val="007D7C45"/>
    <w:rsid w:val="007D7FFD"/>
    <w:rsid w:val="007E00A1"/>
    <w:rsid w:val="007E19A2"/>
    <w:rsid w:val="007E38B7"/>
    <w:rsid w:val="007E3DE0"/>
    <w:rsid w:val="007E401D"/>
    <w:rsid w:val="007E4210"/>
    <w:rsid w:val="007E4BBB"/>
    <w:rsid w:val="007E4FE6"/>
    <w:rsid w:val="007E5764"/>
    <w:rsid w:val="007E59F2"/>
    <w:rsid w:val="007E5E9B"/>
    <w:rsid w:val="007E7707"/>
    <w:rsid w:val="007F013E"/>
    <w:rsid w:val="007F0248"/>
    <w:rsid w:val="007F1B75"/>
    <w:rsid w:val="007F2AB7"/>
    <w:rsid w:val="007F31E1"/>
    <w:rsid w:val="007F3E08"/>
    <w:rsid w:val="007F3EE1"/>
    <w:rsid w:val="007F46CD"/>
    <w:rsid w:val="007F4A85"/>
    <w:rsid w:val="007F572F"/>
    <w:rsid w:val="008009E0"/>
    <w:rsid w:val="00800B50"/>
    <w:rsid w:val="00800B73"/>
    <w:rsid w:val="00800CA6"/>
    <w:rsid w:val="008061D3"/>
    <w:rsid w:val="00807184"/>
    <w:rsid w:val="00807A33"/>
    <w:rsid w:val="00810124"/>
    <w:rsid w:val="0081036D"/>
    <w:rsid w:val="008113D2"/>
    <w:rsid w:val="008126F7"/>
    <w:rsid w:val="00817AE6"/>
    <w:rsid w:val="00817C45"/>
    <w:rsid w:val="00820295"/>
    <w:rsid w:val="00823583"/>
    <w:rsid w:val="008241E4"/>
    <w:rsid w:val="008260A4"/>
    <w:rsid w:val="008263A6"/>
    <w:rsid w:val="0082650E"/>
    <w:rsid w:val="00826619"/>
    <w:rsid w:val="00827965"/>
    <w:rsid w:val="00830CFB"/>
    <w:rsid w:val="008325BB"/>
    <w:rsid w:val="008333D7"/>
    <w:rsid w:val="00834EF0"/>
    <w:rsid w:val="00835E1B"/>
    <w:rsid w:val="00836113"/>
    <w:rsid w:val="0083621F"/>
    <w:rsid w:val="0083779F"/>
    <w:rsid w:val="00837889"/>
    <w:rsid w:val="00842A8D"/>
    <w:rsid w:val="00845E0D"/>
    <w:rsid w:val="00846A35"/>
    <w:rsid w:val="008502A5"/>
    <w:rsid w:val="0085178F"/>
    <w:rsid w:val="00852CAC"/>
    <w:rsid w:val="00855626"/>
    <w:rsid w:val="00855803"/>
    <w:rsid w:val="008558E7"/>
    <w:rsid w:val="008566ED"/>
    <w:rsid w:val="00856C2F"/>
    <w:rsid w:val="00857748"/>
    <w:rsid w:val="00860151"/>
    <w:rsid w:val="00861D28"/>
    <w:rsid w:val="008621F5"/>
    <w:rsid w:val="008628A4"/>
    <w:rsid w:val="0086325C"/>
    <w:rsid w:val="00863F18"/>
    <w:rsid w:val="00863FFC"/>
    <w:rsid w:val="00864FB7"/>
    <w:rsid w:val="00865E16"/>
    <w:rsid w:val="00870178"/>
    <w:rsid w:val="008704AC"/>
    <w:rsid w:val="008705F5"/>
    <w:rsid w:val="00870E96"/>
    <w:rsid w:val="008726C5"/>
    <w:rsid w:val="00872CF2"/>
    <w:rsid w:val="00872D33"/>
    <w:rsid w:val="0087336C"/>
    <w:rsid w:val="00873953"/>
    <w:rsid w:val="00874EDB"/>
    <w:rsid w:val="008755F1"/>
    <w:rsid w:val="00876396"/>
    <w:rsid w:val="00877320"/>
    <w:rsid w:val="008804D4"/>
    <w:rsid w:val="00881481"/>
    <w:rsid w:val="00881FF0"/>
    <w:rsid w:val="00882C41"/>
    <w:rsid w:val="00882E4F"/>
    <w:rsid w:val="00882F29"/>
    <w:rsid w:val="00884328"/>
    <w:rsid w:val="00885DE5"/>
    <w:rsid w:val="00890E67"/>
    <w:rsid w:val="00891A21"/>
    <w:rsid w:val="00891C50"/>
    <w:rsid w:val="008942B0"/>
    <w:rsid w:val="00894370"/>
    <w:rsid w:val="008946E4"/>
    <w:rsid w:val="008951B9"/>
    <w:rsid w:val="008957ED"/>
    <w:rsid w:val="008960BB"/>
    <w:rsid w:val="00896A89"/>
    <w:rsid w:val="00897159"/>
    <w:rsid w:val="008A1680"/>
    <w:rsid w:val="008A354D"/>
    <w:rsid w:val="008A55E8"/>
    <w:rsid w:val="008A58E5"/>
    <w:rsid w:val="008A6F68"/>
    <w:rsid w:val="008B1B09"/>
    <w:rsid w:val="008B2ABD"/>
    <w:rsid w:val="008B2B4B"/>
    <w:rsid w:val="008B2BC0"/>
    <w:rsid w:val="008B3279"/>
    <w:rsid w:val="008B38D8"/>
    <w:rsid w:val="008B3F78"/>
    <w:rsid w:val="008B4DBC"/>
    <w:rsid w:val="008B6A2B"/>
    <w:rsid w:val="008C0CC0"/>
    <w:rsid w:val="008C175A"/>
    <w:rsid w:val="008C3B8C"/>
    <w:rsid w:val="008C45F8"/>
    <w:rsid w:val="008C6EC1"/>
    <w:rsid w:val="008C6F6E"/>
    <w:rsid w:val="008C7D24"/>
    <w:rsid w:val="008D047E"/>
    <w:rsid w:val="008D1412"/>
    <w:rsid w:val="008D1D49"/>
    <w:rsid w:val="008D37EA"/>
    <w:rsid w:val="008D3AB9"/>
    <w:rsid w:val="008D3B26"/>
    <w:rsid w:val="008D4513"/>
    <w:rsid w:val="008D4A3B"/>
    <w:rsid w:val="008D4FBB"/>
    <w:rsid w:val="008D5462"/>
    <w:rsid w:val="008D686D"/>
    <w:rsid w:val="008D75A4"/>
    <w:rsid w:val="008E1B78"/>
    <w:rsid w:val="008E60D3"/>
    <w:rsid w:val="008F060E"/>
    <w:rsid w:val="008F26B8"/>
    <w:rsid w:val="008F3412"/>
    <w:rsid w:val="008F3771"/>
    <w:rsid w:val="008F4F43"/>
    <w:rsid w:val="008F4FA8"/>
    <w:rsid w:val="008F501A"/>
    <w:rsid w:val="008F51FC"/>
    <w:rsid w:val="008F5235"/>
    <w:rsid w:val="008F5433"/>
    <w:rsid w:val="008F55E7"/>
    <w:rsid w:val="008F57B1"/>
    <w:rsid w:val="008F58AE"/>
    <w:rsid w:val="008F60C6"/>
    <w:rsid w:val="008F6ABA"/>
    <w:rsid w:val="008F6AF5"/>
    <w:rsid w:val="008F7859"/>
    <w:rsid w:val="008F7AE1"/>
    <w:rsid w:val="00900186"/>
    <w:rsid w:val="0090061D"/>
    <w:rsid w:val="009016B6"/>
    <w:rsid w:val="009019AC"/>
    <w:rsid w:val="00902F87"/>
    <w:rsid w:val="0090322C"/>
    <w:rsid w:val="00903F8F"/>
    <w:rsid w:val="00905254"/>
    <w:rsid w:val="00906B8C"/>
    <w:rsid w:val="00910C06"/>
    <w:rsid w:val="00912AD0"/>
    <w:rsid w:val="00913C89"/>
    <w:rsid w:val="00916F32"/>
    <w:rsid w:val="00917673"/>
    <w:rsid w:val="009178C7"/>
    <w:rsid w:val="009221C2"/>
    <w:rsid w:val="009227F8"/>
    <w:rsid w:val="009242AD"/>
    <w:rsid w:val="00925130"/>
    <w:rsid w:val="0092552B"/>
    <w:rsid w:val="0092695B"/>
    <w:rsid w:val="00933F69"/>
    <w:rsid w:val="0093425A"/>
    <w:rsid w:val="009351E7"/>
    <w:rsid w:val="00935A48"/>
    <w:rsid w:val="009365E4"/>
    <w:rsid w:val="00937C4A"/>
    <w:rsid w:val="0094019E"/>
    <w:rsid w:val="00940FB8"/>
    <w:rsid w:val="00941D53"/>
    <w:rsid w:val="00943334"/>
    <w:rsid w:val="009433CB"/>
    <w:rsid w:val="009433D7"/>
    <w:rsid w:val="00945561"/>
    <w:rsid w:val="009456C2"/>
    <w:rsid w:val="00945B97"/>
    <w:rsid w:val="009460DB"/>
    <w:rsid w:val="009466A6"/>
    <w:rsid w:val="00950EC9"/>
    <w:rsid w:val="00952754"/>
    <w:rsid w:val="00952E58"/>
    <w:rsid w:val="009530D7"/>
    <w:rsid w:val="00953A3D"/>
    <w:rsid w:val="00956CF7"/>
    <w:rsid w:val="00957140"/>
    <w:rsid w:val="0096111B"/>
    <w:rsid w:val="00961167"/>
    <w:rsid w:val="009619CC"/>
    <w:rsid w:val="00962DBD"/>
    <w:rsid w:val="009637F0"/>
    <w:rsid w:val="00964736"/>
    <w:rsid w:val="00964D6C"/>
    <w:rsid w:val="009665A5"/>
    <w:rsid w:val="00966A10"/>
    <w:rsid w:val="00966C9A"/>
    <w:rsid w:val="00967447"/>
    <w:rsid w:val="00971C3F"/>
    <w:rsid w:val="00971F62"/>
    <w:rsid w:val="00973C0B"/>
    <w:rsid w:val="00974367"/>
    <w:rsid w:val="00974D3F"/>
    <w:rsid w:val="00975879"/>
    <w:rsid w:val="00976204"/>
    <w:rsid w:val="00976C11"/>
    <w:rsid w:val="00977146"/>
    <w:rsid w:val="00977ECE"/>
    <w:rsid w:val="00982836"/>
    <w:rsid w:val="00982980"/>
    <w:rsid w:val="00983F67"/>
    <w:rsid w:val="009853EE"/>
    <w:rsid w:val="0098603A"/>
    <w:rsid w:val="009860BE"/>
    <w:rsid w:val="009872D3"/>
    <w:rsid w:val="0098789A"/>
    <w:rsid w:val="00987B08"/>
    <w:rsid w:val="00991505"/>
    <w:rsid w:val="00991E78"/>
    <w:rsid w:val="00993C33"/>
    <w:rsid w:val="0099649B"/>
    <w:rsid w:val="009A02B1"/>
    <w:rsid w:val="009A0CF8"/>
    <w:rsid w:val="009A184A"/>
    <w:rsid w:val="009A44C0"/>
    <w:rsid w:val="009A5F71"/>
    <w:rsid w:val="009A62CF"/>
    <w:rsid w:val="009A6B4C"/>
    <w:rsid w:val="009A6BFB"/>
    <w:rsid w:val="009B250A"/>
    <w:rsid w:val="009C0ABA"/>
    <w:rsid w:val="009C0DCD"/>
    <w:rsid w:val="009C17E5"/>
    <w:rsid w:val="009C28F2"/>
    <w:rsid w:val="009C2B9C"/>
    <w:rsid w:val="009C59FB"/>
    <w:rsid w:val="009C5C04"/>
    <w:rsid w:val="009C5E8F"/>
    <w:rsid w:val="009C7203"/>
    <w:rsid w:val="009C7949"/>
    <w:rsid w:val="009D022D"/>
    <w:rsid w:val="009D0B3B"/>
    <w:rsid w:val="009D152E"/>
    <w:rsid w:val="009D30E4"/>
    <w:rsid w:val="009D3560"/>
    <w:rsid w:val="009D577C"/>
    <w:rsid w:val="009D6D61"/>
    <w:rsid w:val="009D7171"/>
    <w:rsid w:val="009D7D93"/>
    <w:rsid w:val="009E0B0E"/>
    <w:rsid w:val="009E43BB"/>
    <w:rsid w:val="009E4CEC"/>
    <w:rsid w:val="009E51F3"/>
    <w:rsid w:val="009E674C"/>
    <w:rsid w:val="009E6DCD"/>
    <w:rsid w:val="009F0F46"/>
    <w:rsid w:val="009F1331"/>
    <w:rsid w:val="009F2436"/>
    <w:rsid w:val="009F451E"/>
    <w:rsid w:val="009F5810"/>
    <w:rsid w:val="009F6C44"/>
    <w:rsid w:val="00A00405"/>
    <w:rsid w:val="00A00554"/>
    <w:rsid w:val="00A01C6E"/>
    <w:rsid w:val="00A02490"/>
    <w:rsid w:val="00A03AB2"/>
    <w:rsid w:val="00A04497"/>
    <w:rsid w:val="00A04CDF"/>
    <w:rsid w:val="00A05E62"/>
    <w:rsid w:val="00A06824"/>
    <w:rsid w:val="00A11376"/>
    <w:rsid w:val="00A1212A"/>
    <w:rsid w:val="00A12A7F"/>
    <w:rsid w:val="00A12F5E"/>
    <w:rsid w:val="00A130D3"/>
    <w:rsid w:val="00A14672"/>
    <w:rsid w:val="00A158C8"/>
    <w:rsid w:val="00A16723"/>
    <w:rsid w:val="00A174E2"/>
    <w:rsid w:val="00A20BEB"/>
    <w:rsid w:val="00A2176C"/>
    <w:rsid w:val="00A21B3E"/>
    <w:rsid w:val="00A236E4"/>
    <w:rsid w:val="00A23C22"/>
    <w:rsid w:val="00A23F82"/>
    <w:rsid w:val="00A27B36"/>
    <w:rsid w:val="00A300F6"/>
    <w:rsid w:val="00A32498"/>
    <w:rsid w:val="00A340A4"/>
    <w:rsid w:val="00A34A77"/>
    <w:rsid w:val="00A353CD"/>
    <w:rsid w:val="00A358FF"/>
    <w:rsid w:val="00A36EC2"/>
    <w:rsid w:val="00A37FA8"/>
    <w:rsid w:val="00A40861"/>
    <w:rsid w:val="00A40D48"/>
    <w:rsid w:val="00A40EA6"/>
    <w:rsid w:val="00A41F92"/>
    <w:rsid w:val="00A42581"/>
    <w:rsid w:val="00A4544E"/>
    <w:rsid w:val="00A5007A"/>
    <w:rsid w:val="00A511D9"/>
    <w:rsid w:val="00A517AB"/>
    <w:rsid w:val="00A52AC7"/>
    <w:rsid w:val="00A5304F"/>
    <w:rsid w:val="00A53723"/>
    <w:rsid w:val="00A53C62"/>
    <w:rsid w:val="00A54072"/>
    <w:rsid w:val="00A54A05"/>
    <w:rsid w:val="00A55361"/>
    <w:rsid w:val="00A558CB"/>
    <w:rsid w:val="00A55A36"/>
    <w:rsid w:val="00A57783"/>
    <w:rsid w:val="00A61048"/>
    <w:rsid w:val="00A62524"/>
    <w:rsid w:val="00A63C29"/>
    <w:rsid w:val="00A6442E"/>
    <w:rsid w:val="00A6523D"/>
    <w:rsid w:val="00A65A2B"/>
    <w:rsid w:val="00A6622F"/>
    <w:rsid w:val="00A66540"/>
    <w:rsid w:val="00A6664E"/>
    <w:rsid w:val="00A67E41"/>
    <w:rsid w:val="00A737A7"/>
    <w:rsid w:val="00A8019D"/>
    <w:rsid w:val="00A80F1C"/>
    <w:rsid w:val="00A812DE"/>
    <w:rsid w:val="00A8350A"/>
    <w:rsid w:val="00A83DC7"/>
    <w:rsid w:val="00A83DF9"/>
    <w:rsid w:val="00A84456"/>
    <w:rsid w:val="00A85337"/>
    <w:rsid w:val="00A85697"/>
    <w:rsid w:val="00A8572B"/>
    <w:rsid w:val="00A857AB"/>
    <w:rsid w:val="00A86C92"/>
    <w:rsid w:val="00A87223"/>
    <w:rsid w:val="00A906A6"/>
    <w:rsid w:val="00A90CED"/>
    <w:rsid w:val="00A91311"/>
    <w:rsid w:val="00A91826"/>
    <w:rsid w:val="00A9206A"/>
    <w:rsid w:val="00A9541B"/>
    <w:rsid w:val="00A97428"/>
    <w:rsid w:val="00A979F2"/>
    <w:rsid w:val="00AA0238"/>
    <w:rsid w:val="00AA48CD"/>
    <w:rsid w:val="00AA521F"/>
    <w:rsid w:val="00AA683E"/>
    <w:rsid w:val="00AA7D45"/>
    <w:rsid w:val="00AB0A57"/>
    <w:rsid w:val="00AB3356"/>
    <w:rsid w:val="00AB48E4"/>
    <w:rsid w:val="00AB6DF9"/>
    <w:rsid w:val="00AB7263"/>
    <w:rsid w:val="00AC01DE"/>
    <w:rsid w:val="00AC04A2"/>
    <w:rsid w:val="00AC085C"/>
    <w:rsid w:val="00AC0E20"/>
    <w:rsid w:val="00AC144E"/>
    <w:rsid w:val="00AC38B2"/>
    <w:rsid w:val="00AC4993"/>
    <w:rsid w:val="00AC4B5B"/>
    <w:rsid w:val="00AC58FA"/>
    <w:rsid w:val="00AC687D"/>
    <w:rsid w:val="00AC70F4"/>
    <w:rsid w:val="00AC78E0"/>
    <w:rsid w:val="00AD0626"/>
    <w:rsid w:val="00AD2C9A"/>
    <w:rsid w:val="00AD301E"/>
    <w:rsid w:val="00AD41B9"/>
    <w:rsid w:val="00AD5A9F"/>
    <w:rsid w:val="00AD7291"/>
    <w:rsid w:val="00AE03E2"/>
    <w:rsid w:val="00AE08F2"/>
    <w:rsid w:val="00AE1CCC"/>
    <w:rsid w:val="00AE3542"/>
    <w:rsid w:val="00AE3F8C"/>
    <w:rsid w:val="00AE46B9"/>
    <w:rsid w:val="00AE5F5F"/>
    <w:rsid w:val="00AE6B0B"/>
    <w:rsid w:val="00AE6BE2"/>
    <w:rsid w:val="00AE6FD1"/>
    <w:rsid w:val="00AF08D5"/>
    <w:rsid w:val="00AF0FE8"/>
    <w:rsid w:val="00AF4332"/>
    <w:rsid w:val="00AF6016"/>
    <w:rsid w:val="00AF6B8B"/>
    <w:rsid w:val="00AF78E3"/>
    <w:rsid w:val="00B017B9"/>
    <w:rsid w:val="00B01C5A"/>
    <w:rsid w:val="00B02816"/>
    <w:rsid w:val="00B03234"/>
    <w:rsid w:val="00B03461"/>
    <w:rsid w:val="00B03DB3"/>
    <w:rsid w:val="00B060E4"/>
    <w:rsid w:val="00B06E7B"/>
    <w:rsid w:val="00B06FC8"/>
    <w:rsid w:val="00B10929"/>
    <w:rsid w:val="00B11159"/>
    <w:rsid w:val="00B12758"/>
    <w:rsid w:val="00B16F7A"/>
    <w:rsid w:val="00B17A71"/>
    <w:rsid w:val="00B20408"/>
    <w:rsid w:val="00B20611"/>
    <w:rsid w:val="00B20EE2"/>
    <w:rsid w:val="00B24E88"/>
    <w:rsid w:val="00B26344"/>
    <w:rsid w:val="00B279AE"/>
    <w:rsid w:val="00B27A64"/>
    <w:rsid w:val="00B27AD0"/>
    <w:rsid w:val="00B31419"/>
    <w:rsid w:val="00B31868"/>
    <w:rsid w:val="00B32467"/>
    <w:rsid w:val="00B325AA"/>
    <w:rsid w:val="00B334EE"/>
    <w:rsid w:val="00B3393F"/>
    <w:rsid w:val="00B33A66"/>
    <w:rsid w:val="00B3484E"/>
    <w:rsid w:val="00B35948"/>
    <w:rsid w:val="00B3594B"/>
    <w:rsid w:val="00B3645F"/>
    <w:rsid w:val="00B40906"/>
    <w:rsid w:val="00B40AEB"/>
    <w:rsid w:val="00B41F32"/>
    <w:rsid w:val="00B43082"/>
    <w:rsid w:val="00B432AF"/>
    <w:rsid w:val="00B435D0"/>
    <w:rsid w:val="00B4414E"/>
    <w:rsid w:val="00B44878"/>
    <w:rsid w:val="00B463A7"/>
    <w:rsid w:val="00B46C86"/>
    <w:rsid w:val="00B50C4F"/>
    <w:rsid w:val="00B50F46"/>
    <w:rsid w:val="00B532EF"/>
    <w:rsid w:val="00B5338D"/>
    <w:rsid w:val="00B536D9"/>
    <w:rsid w:val="00B53E60"/>
    <w:rsid w:val="00B55066"/>
    <w:rsid w:val="00B56022"/>
    <w:rsid w:val="00B569FD"/>
    <w:rsid w:val="00B57A3B"/>
    <w:rsid w:val="00B61830"/>
    <w:rsid w:val="00B622AC"/>
    <w:rsid w:val="00B6329C"/>
    <w:rsid w:val="00B63B5F"/>
    <w:rsid w:val="00B64003"/>
    <w:rsid w:val="00B64E0D"/>
    <w:rsid w:val="00B65CAD"/>
    <w:rsid w:val="00B6685E"/>
    <w:rsid w:val="00B70DB3"/>
    <w:rsid w:val="00B70E4E"/>
    <w:rsid w:val="00B72DFF"/>
    <w:rsid w:val="00B731F4"/>
    <w:rsid w:val="00B75254"/>
    <w:rsid w:val="00B75ABD"/>
    <w:rsid w:val="00B83753"/>
    <w:rsid w:val="00B84F5D"/>
    <w:rsid w:val="00B86CBF"/>
    <w:rsid w:val="00B87080"/>
    <w:rsid w:val="00B91421"/>
    <w:rsid w:val="00B92D45"/>
    <w:rsid w:val="00B933AF"/>
    <w:rsid w:val="00B9410F"/>
    <w:rsid w:val="00B95844"/>
    <w:rsid w:val="00BA157D"/>
    <w:rsid w:val="00BA250D"/>
    <w:rsid w:val="00BA3562"/>
    <w:rsid w:val="00BA35F8"/>
    <w:rsid w:val="00BA3F7C"/>
    <w:rsid w:val="00BA6035"/>
    <w:rsid w:val="00BA6A9F"/>
    <w:rsid w:val="00BA731E"/>
    <w:rsid w:val="00BB110F"/>
    <w:rsid w:val="00BB585E"/>
    <w:rsid w:val="00BB76E3"/>
    <w:rsid w:val="00BC4991"/>
    <w:rsid w:val="00BC4AEF"/>
    <w:rsid w:val="00BC54E5"/>
    <w:rsid w:val="00BC7F57"/>
    <w:rsid w:val="00BD1D0A"/>
    <w:rsid w:val="00BD1EBB"/>
    <w:rsid w:val="00BD3499"/>
    <w:rsid w:val="00BD3F28"/>
    <w:rsid w:val="00BD5095"/>
    <w:rsid w:val="00BD64DD"/>
    <w:rsid w:val="00BD6A7C"/>
    <w:rsid w:val="00BD74B3"/>
    <w:rsid w:val="00BD798C"/>
    <w:rsid w:val="00BE09DE"/>
    <w:rsid w:val="00BE23B4"/>
    <w:rsid w:val="00BE596D"/>
    <w:rsid w:val="00BE672B"/>
    <w:rsid w:val="00BE6CF4"/>
    <w:rsid w:val="00BE7290"/>
    <w:rsid w:val="00BF2C60"/>
    <w:rsid w:val="00BF3B08"/>
    <w:rsid w:val="00BF3B24"/>
    <w:rsid w:val="00BF5CD9"/>
    <w:rsid w:val="00BF6302"/>
    <w:rsid w:val="00BF7339"/>
    <w:rsid w:val="00C003AE"/>
    <w:rsid w:val="00C01BB9"/>
    <w:rsid w:val="00C02BFD"/>
    <w:rsid w:val="00C02EF6"/>
    <w:rsid w:val="00C0301B"/>
    <w:rsid w:val="00C03ED5"/>
    <w:rsid w:val="00C04014"/>
    <w:rsid w:val="00C0446F"/>
    <w:rsid w:val="00C05B8B"/>
    <w:rsid w:val="00C07B9D"/>
    <w:rsid w:val="00C07C4C"/>
    <w:rsid w:val="00C07E57"/>
    <w:rsid w:val="00C102A7"/>
    <w:rsid w:val="00C11647"/>
    <w:rsid w:val="00C116E5"/>
    <w:rsid w:val="00C13730"/>
    <w:rsid w:val="00C14387"/>
    <w:rsid w:val="00C162D2"/>
    <w:rsid w:val="00C17E8D"/>
    <w:rsid w:val="00C2057F"/>
    <w:rsid w:val="00C20952"/>
    <w:rsid w:val="00C2291E"/>
    <w:rsid w:val="00C23B0C"/>
    <w:rsid w:val="00C24075"/>
    <w:rsid w:val="00C25BF1"/>
    <w:rsid w:val="00C25C5C"/>
    <w:rsid w:val="00C26283"/>
    <w:rsid w:val="00C271D0"/>
    <w:rsid w:val="00C3020D"/>
    <w:rsid w:val="00C3092B"/>
    <w:rsid w:val="00C30ACD"/>
    <w:rsid w:val="00C31576"/>
    <w:rsid w:val="00C31772"/>
    <w:rsid w:val="00C33A61"/>
    <w:rsid w:val="00C3419D"/>
    <w:rsid w:val="00C35D4A"/>
    <w:rsid w:val="00C36049"/>
    <w:rsid w:val="00C360BC"/>
    <w:rsid w:val="00C361EC"/>
    <w:rsid w:val="00C37216"/>
    <w:rsid w:val="00C37954"/>
    <w:rsid w:val="00C40018"/>
    <w:rsid w:val="00C4042F"/>
    <w:rsid w:val="00C42700"/>
    <w:rsid w:val="00C46358"/>
    <w:rsid w:val="00C50BFA"/>
    <w:rsid w:val="00C514F9"/>
    <w:rsid w:val="00C52F62"/>
    <w:rsid w:val="00C540D4"/>
    <w:rsid w:val="00C602AF"/>
    <w:rsid w:val="00C60559"/>
    <w:rsid w:val="00C61443"/>
    <w:rsid w:val="00C61540"/>
    <w:rsid w:val="00C61722"/>
    <w:rsid w:val="00C61B9C"/>
    <w:rsid w:val="00C63F6B"/>
    <w:rsid w:val="00C65CD5"/>
    <w:rsid w:val="00C664EA"/>
    <w:rsid w:val="00C6664B"/>
    <w:rsid w:val="00C66B44"/>
    <w:rsid w:val="00C66CC0"/>
    <w:rsid w:val="00C66DC2"/>
    <w:rsid w:val="00C672AE"/>
    <w:rsid w:val="00C71D48"/>
    <w:rsid w:val="00C7309E"/>
    <w:rsid w:val="00C73B78"/>
    <w:rsid w:val="00C73E8A"/>
    <w:rsid w:val="00C742F3"/>
    <w:rsid w:val="00C75A58"/>
    <w:rsid w:val="00C76089"/>
    <w:rsid w:val="00C77269"/>
    <w:rsid w:val="00C773E6"/>
    <w:rsid w:val="00C8073A"/>
    <w:rsid w:val="00C8146D"/>
    <w:rsid w:val="00C82CB9"/>
    <w:rsid w:val="00C8570E"/>
    <w:rsid w:val="00C87DD3"/>
    <w:rsid w:val="00C906E0"/>
    <w:rsid w:val="00C9096B"/>
    <w:rsid w:val="00C91754"/>
    <w:rsid w:val="00C96880"/>
    <w:rsid w:val="00C97BD5"/>
    <w:rsid w:val="00CA0587"/>
    <w:rsid w:val="00CA10C0"/>
    <w:rsid w:val="00CA26CF"/>
    <w:rsid w:val="00CA2BFE"/>
    <w:rsid w:val="00CA2FBE"/>
    <w:rsid w:val="00CA3B1E"/>
    <w:rsid w:val="00CA4224"/>
    <w:rsid w:val="00CA51AA"/>
    <w:rsid w:val="00CA622A"/>
    <w:rsid w:val="00CA6EC4"/>
    <w:rsid w:val="00CA6F1A"/>
    <w:rsid w:val="00CB0C45"/>
    <w:rsid w:val="00CB2895"/>
    <w:rsid w:val="00CB3C58"/>
    <w:rsid w:val="00CB5920"/>
    <w:rsid w:val="00CC0DF9"/>
    <w:rsid w:val="00CC1EBB"/>
    <w:rsid w:val="00CC329C"/>
    <w:rsid w:val="00CC482C"/>
    <w:rsid w:val="00CC5D59"/>
    <w:rsid w:val="00CC6A5D"/>
    <w:rsid w:val="00CC6B47"/>
    <w:rsid w:val="00CC7114"/>
    <w:rsid w:val="00CC7F8D"/>
    <w:rsid w:val="00CD2220"/>
    <w:rsid w:val="00CD3796"/>
    <w:rsid w:val="00CD3FF0"/>
    <w:rsid w:val="00CD5182"/>
    <w:rsid w:val="00CD53FB"/>
    <w:rsid w:val="00CD596D"/>
    <w:rsid w:val="00CD5985"/>
    <w:rsid w:val="00CD5BBA"/>
    <w:rsid w:val="00CD6728"/>
    <w:rsid w:val="00CD7BF8"/>
    <w:rsid w:val="00CE00D1"/>
    <w:rsid w:val="00CE09E6"/>
    <w:rsid w:val="00CE1030"/>
    <w:rsid w:val="00CE1F02"/>
    <w:rsid w:val="00CE1F33"/>
    <w:rsid w:val="00CE3F4B"/>
    <w:rsid w:val="00CE42B7"/>
    <w:rsid w:val="00CE438D"/>
    <w:rsid w:val="00CF0DDF"/>
    <w:rsid w:val="00CF10D2"/>
    <w:rsid w:val="00CF28B5"/>
    <w:rsid w:val="00CF2CB0"/>
    <w:rsid w:val="00CF3AA8"/>
    <w:rsid w:val="00CF3FEF"/>
    <w:rsid w:val="00CF4A26"/>
    <w:rsid w:val="00CF5108"/>
    <w:rsid w:val="00D00D30"/>
    <w:rsid w:val="00D0147A"/>
    <w:rsid w:val="00D01E2F"/>
    <w:rsid w:val="00D01EC0"/>
    <w:rsid w:val="00D06B5B"/>
    <w:rsid w:val="00D1172F"/>
    <w:rsid w:val="00D11FF2"/>
    <w:rsid w:val="00D139A2"/>
    <w:rsid w:val="00D148BB"/>
    <w:rsid w:val="00D15B33"/>
    <w:rsid w:val="00D15C1D"/>
    <w:rsid w:val="00D15F9F"/>
    <w:rsid w:val="00D162F5"/>
    <w:rsid w:val="00D1688D"/>
    <w:rsid w:val="00D16CF2"/>
    <w:rsid w:val="00D1724D"/>
    <w:rsid w:val="00D17356"/>
    <w:rsid w:val="00D2191E"/>
    <w:rsid w:val="00D233AC"/>
    <w:rsid w:val="00D24585"/>
    <w:rsid w:val="00D24915"/>
    <w:rsid w:val="00D2528C"/>
    <w:rsid w:val="00D26298"/>
    <w:rsid w:val="00D30870"/>
    <w:rsid w:val="00D356AA"/>
    <w:rsid w:val="00D361C0"/>
    <w:rsid w:val="00D36CBE"/>
    <w:rsid w:val="00D373B8"/>
    <w:rsid w:val="00D4007F"/>
    <w:rsid w:val="00D40386"/>
    <w:rsid w:val="00D4145C"/>
    <w:rsid w:val="00D4350C"/>
    <w:rsid w:val="00D45847"/>
    <w:rsid w:val="00D459A7"/>
    <w:rsid w:val="00D4721B"/>
    <w:rsid w:val="00D50F80"/>
    <w:rsid w:val="00D53F8E"/>
    <w:rsid w:val="00D549E1"/>
    <w:rsid w:val="00D552A7"/>
    <w:rsid w:val="00D56048"/>
    <w:rsid w:val="00D56158"/>
    <w:rsid w:val="00D5616B"/>
    <w:rsid w:val="00D573E0"/>
    <w:rsid w:val="00D573FB"/>
    <w:rsid w:val="00D576AF"/>
    <w:rsid w:val="00D576D2"/>
    <w:rsid w:val="00D61B6D"/>
    <w:rsid w:val="00D61BB3"/>
    <w:rsid w:val="00D6216B"/>
    <w:rsid w:val="00D62610"/>
    <w:rsid w:val="00D626ED"/>
    <w:rsid w:val="00D63335"/>
    <w:rsid w:val="00D653F0"/>
    <w:rsid w:val="00D65797"/>
    <w:rsid w:val="00D66B7B"/>
    <w:rsid w:val="00D672EB"/>
    <w:rsid w:val="00D71D3D"/>
    <w:rsid w:val="00D71DD0"/>
    <w:rsid w:val="00D71E99"/>
    <w:rsid w:val="00D72B4F"/>
    <w:rsid w:val="00D73537"/>
    <w:rsid w:val="00D7623F"/>
    <w:rsid w:val="00D76822"/>
    <w:rsid w:val="00D802CE"/>
    <w:rsid w:val="00D80B5E"/>
    <w:rsid w:val="00D80F0C"/>
    <w:rsid w:val="00D8143E"/>
    <w:rsid w:val="00D814AC"/>
    <w:rsid w:val="00D81714"/>
    <w:rsid w:val="00D82541"/>
    <w:rsid w:val="00D86055"/>
    <w:rsid w:val="00D86A02"/>
    <w:rsid w:val="00D8715A"/>
    <w:rsid w:val="00D872D7"/>
    <w:rsid w:val="00D874C7"/>
    <w:rsid w:val="00D90B3D"/>
    <w:rsid w:val="00D924BC"/>
    <w:rsid w:val="00D92D0E"/>
    <w:rsid w:val="00D92F23"/>
    <w:rsid w:val="00D92F5E"/>
    <w:rsid w:val="00D935FD"/>
    <w:rsid w:val="00D959EE"/>
    <w:rsid w:val="00D961CE"/>
    <w:rsid w:val="00D97AA7"/>
    <w:rsid w:val="00D97C1E"/>
    <w:rsid w:val="00DA2806"/>
    <w:rsid w:val="00DA4761"/>
    <w:rsid w:val="00DA56E1"/>
    <w:rsid w:val="00DA639D"/>
    <w:rsid w:val="00DA7343"/>
    <w:rsid w:val="00DA7D04"/>
    <w:rsid w:val="00DB0134"/>
    <w:rsid w:val="00DB13DF"/>
    <w:rsid w:val="00DB2905"/>
    <w:rsid w:val="00DB3EFD"/>
    <w:rsid w:val="00DB4B39"/>
    <w:rsid w:val="00DB530C"/>
    <w:rsid w:val="00DB6276"/>
    <w:rsid w:val="00DC0DAC"/>
    <w:rsid w:val="00DC3BE0"/>
    <w:rsid w:val="00DC50CF"/>
    <w:rsid w:val="00DC5357"/>
    <w:rsid w:val="00DC5F3C"/>
    <w:rsid w:val="00DC6F49"/>
    <w:rsid w:val="00DC7EDA"/>
    <w:rsid w:val="00DD019D"/>
    <w:rsid w:val="00DD028A"/>
    <w:rsid w:val="00DD0629"/>
    <w:rsid w:val="00DD0C98"/>
    <w:rsid w:val="00DD1413"/>
    <w:rsid w:val="00DD1590"/>
    <w:rsid w:val="00DD3E56"/>
    <w:rsid w:val="00DD3E60"/>
    <w:rsid w:val="00DD5001"/>
    <w:rsid w:val="00DD7414"/>
    <w:rsid w:val="00DD7DE7"/>
    <w:rsid w:val="00DE0044"/>
    <w:rsid w:val="00DE0158"/>
    <w:rsid w:val="00DE1A9E"/>
    <w:rsid w:val="00DE2825"/>
    <w:rsid w:val="00DE4CF8"/>
    <w:rsid w:val="00DE50FB"/>
    <w:rsid w:val="00DE56C0"/>
    <w:rsid w:val="00DE697C"/>
    <w:rsid w:val="00DF082D"/>
    <w:rsid w:val="00DF1C1D"/>
    <w:rsid w:val="00DF4D87"/>
    <w:rsid w:val="00E007F6"/>
    <w:rsid w:val="00E00C6A"/>
    <w:rsid w:val="00E013C4"/>
    <w:rsid w:val="00E035D2"/>
    <w:rsid w:val="00E03F3C"/>
    <w:rsid w:val="00E054C7"/>
    <w:rsid w:val="00E05E4E"/>
    <w:rsid w:val="00E07956"/>
    <w:rsid w:val="00E11855"/>
    <w:rsid w:val="00E11C5F"/>
    <w:rsid w:val="00E12616"/>
    <w:rsid w:val="00E14956"/>
    <w:rsid w:val="00E154DF"/>
    <w:rsid w:val="00E15B9D"/>
    <w:rsid w:val="00E15F82"/>
    <w:rsid w:val="00E20425"/>
    <w:rsid w:val="00E2070B"/>
    <w:rsid w:val="00E20E8C"/>
    <w:rsid w:val="00E2128D"/>
    <w:rsid w:val="00E21A67"/>
    <w:rsid w:val="00E22AB1"/>
    <w:rsid w:val="00E23700"/>
    <w:rsid w:val="00E244A0"/>
    <w:rsid w:val="00E246FF"/>
    <w:rsid w:val="00E26E7D"/>
    <w:rsid w:val="00E2765C"/>
    <w:rsid w:val="00E27703"/>
    <w:rsid w:val="00E27762"/>
    <w:rsid w:val="00E321C0"/>
    <w:rsid w:val="00E3343C"/>
    <w:rsid w:val="00E34BE3"/>
    <w:rsid w:val="00E353DA"/>
    <w:rsid w:val="00E3588E"/>
    <w:rsid w:val="00E35D37"/>
    <w:rsid w:val="00E360CE"/>
    <w:rsid w:val="00E3753A"/>
    <w:rsid w:val="00E378EF"/>
    <w:rsid w:val="00E379BB"/>
    <w:rsid w:val="00E37BF8"/>
    <w:rsid w:val="00E40413"/>
    <w:rsid w:val="00E40ABE"/>
    <w:rsid w:val="00E42470"/>
    <w:rsid w:val="00E426BA"/>
    <w:rsid w:val="00E4314A"/>
    <w:rsid w:val="00E4402A"/>
    <w:rsid w:val="00E444B8"/>
    <w:rsid w:val="00E461CE"/>
    <w:rsid w:val="00E504C8"/>
    <w:rsid w:val="00E53EE1"/>
    <w:rsid w:val="00E551E7"/>
    <w:rsid w:val="00E5641F"/>
    <w:rsid w:val="00E5666F"/>
    <w:rsid w:val="00E601BE"/>
    <w:rsid w:val="00E62C97"/>
    <w:rsid w:val="00E62D76"/>
    <w:rsid w:val="00E62F1E"/>
    <w:rsid w:val="00E62F55"/>
    <w:rsid w:val="00E64F6E"/>
    <w:rsid w:val="00E65C6B"/>
    <w:rsid w:val="00E67116"/>
    <w:rsid w:val="00E70A3F"/>
    <w:rsid w:val="00E70CFA"/>
    <w:rsid w:val="00E70DB6"/>
    <w:rsid w:val="00E70F10"/>
    <w:rsid w:val="00E71642"/>
    <w:rsid w:val="00E7188D"/>
    <w:rsid w:val="00E71C79"/>
    <w:rsid w:val="00E71F7F"/>
    <w:rsid w:val="00E7430B"/>
    <w:rsid w:val="00E75449"/>
    <w:rsid w:val="00E7553D"/>
    <w:rsid w:val="00E75DF4"/>
    <w:rsid w:val="00E76334"/>
    <w:rsid w:val="00E779CF"/>
    <w:rsid w:val="00E80F18"/>
    <w:rsid w:val="00E811D8"/>
    <w:rsid w:val="00E835F0"/>
    <w:rsid w:val="00E836D4"/>
    <w:rsid w:val="00E87DB4"/>
    <w:rsid w:val="00E9145C"/>
    <w:rsid w:val="00E921A0"/>
    <w:rsid w:val="00E9290E"/>
    <w:rsid w:val="00E92EB9"/>
    <w:rsid w:val="00E94318"/>
    <w:rsid w:val="00E95B0F"/>
    <w:rsid w:val="00E95C50"/>
    <w:rsid w:val="00E96179"/>
    <w:rsid w:val="00E9655A"/>
    <w:rsid w:val="00E9664E"/>
    <w:rsid w:val="00E969FD"/>
    <w:rsid w:val="00EA20ED"/>
    <w:rsid w:val="00EA2F14"/>
    <w:rsid w:val="00EA38CC"/>
    <w:rsid w:val="00EA4C9D"/>
    <w:rsid w:val="00EA53E3"/>
    <w:rsid w:val="00EA6714"/>
    <w:rsid w:val="00EA6D55"/>
    <w:rsid w:val="00EA70A4"/>
    <w:rsid w:val="00EA717E"/>
    <w:rsid w:val="00EA7FF5"/>
    <w:rsid w:val="00EB2074"/>
    <w:rsid w:val="00EB3B29"/>
    <w:rsid w:val="00EB3C31"/>
    <w:rsid w:val="00EB3D90"/>
    <w:rsid w:val="00EB44E3"/>
    <w:rsid w:val="00EB4911"/>
    <w:rsid w:val="00EB53EF"/>
    <w:rsid w:val="00EB6987"/>
    <w:rsid w:val="00EB6FB6"/>
    <w:rsid w:val="00EC0EAE"/>
    <w:rsid w:val="00EC3600"/>
    <w:rsid w:val="00EC438A"/>
    <w:rsid w:val="00EC4D6A"/>
    <w:rsid w:val="00EC6577"/>
    <w:rsid w:val="00EC6A45"/>
    <w:rsid w:val="00EC7131"/>
    <w:rsid w:val="00EC725F"/>
    <w:rsid w:val="00EC73E2"/>
    <w:rsid w:val="00ED012A"/>
    <w:rsid w:val="00ED028A"/>
    <w:rsid w:val="00ED1C3A"/>
    <w:rsid w:val="00ED2545"/>
    <w:rsid w:val="00ED4230"/>
    <w:rsid w:val="00ED4883"/>
    <w:rsid w:val="00ED5349"/>
    <w:rsid w:val="00ED571B"/>
    <w:rsid w:val="00ED5AB3"/>
    <w:rsid w:val="00ED6667"/>
    <w:rsid w:val="00EE74B2"/>
    <w:rsid w:val="00EF1CA0"/>
    <w:rsid w:val="00EF4AE8"/>
    <w:rsid w:val="00F00315"/>
    <w:rsid w:val="00F00E53"/>
    <w:rsid w:val="00F00F01"/>
    <w:rsid w:val="00F0135A"/>
    <w:rsid w:val="00F01D3F"/>
    <w:rsid w:val="00F0381E"/>
    <w:rsid w:val="00F04401"/>
    <w:rsid w:val="00F06210"/>
    <w:rsid w:val="00F07869"/>
    <w:rsid w:val="00F10985"/>
    <w:rsid w:val="00F10B19"/>
    <w:rsid w:val="00F10C75"/>
    <w:rsid w:val="00F13300"/>
    <w:rsid w:val="00F13C68"/>
    <w:rsid w:val="00F14354"/>
    <w:rsid w:val="00F1498F"/>
    <w:rsid w:val="00F20249"/>
    <w:rsid w:val="00F2041B"/>
    <w:rsid w:val="00F2150C"/>
    <w:rsid w:val="00F219F0"/>
    <w:rsid w:val="00F23418"/>
    <w:rsid w:val="00F24577"/>
    <w:rsid w:val="00F310DC"/>
    <w:rsid w:val="00F31A2A"/>
    <w:rsid w:val="00F31C21"/>
    <w:rsid w:val="00F3269A"/>
    <w:rsid w:val="00F33B59"/>
    <w:rsid w:val="00F368B2"/>
    <w:rsid w:val="00F4112E"/>
    <w:rsid w:val="00F41BDC"/>
    <w:rsid w:val="00F41CA6"/>
    <w:rsid w:val="00F41D1C"/>
    <w:rsid w:val="00F420B0"/>
    <w:rsid w:val="00F429C7"/>
    <w:rsid w:val="00F42A9E"/>
    <w:rsid w:val="00F42DB0"/>
    <w:rsid w:val="00F43312"/>
    <w:rsid w:val="00F443C9"/>
    <w:rsid w:val="00F462C8"/>
    <w:rsid w:val="00F479DC"/>
    <w:rsid w:val="00F47B34"/>
    <w:rsid w:val="00F50588"/>
    <w:rsid w:val="00F50B35"/>
    <w:rsid w:val="00F546BC"/>
    <w:rsid w:val="00F546C6"/>
    <w:rsid w:val="00F54A2E"/>
    <w:rsid w:val="00F55164"/>
    <w:rsid w:val="00F551E4"/>
    <w:rsid w:val="00F55B5D"/>
    <w:rsid w:val="00F55CF8"/>
    <w:rsid w:val="00F55DDA"/>
    <w:rsid w:val="00F56FA4"/>
    <w:rsid w:val="00F602C7"/>
    <w:rsid w:val="00F60464"/>
    <w:rsid w:val="00F60D77"/>
    <w:rsid w:val="00F63F28"/>
    <w:rsid w:val="00F64371"/>
    <w:rsid w:val="00F64521"/>
    <w:rsid w:val="00F64852"/>
    <w:rsid w:val="00F65100"/>
    <w:rsid w:val="00F66292"/>
    <w:rsid w:val="00F66D48"/>
    <w:rsid w:val="00F67671"/>
    <w:rsid w:val="00F676CD"/>
    <w:rsid w:val="00F70844"/>
    <w:rsid w:val="00F721BF"/>
    <w:rsid w:val="00F726BE"/>
    <w:rsid w:val="00F72A44"/>
    <w:rsid w:val="00F72C14"/>
    <w:rsid w:val="00F73999"/>
    <w:rsid w:val="00F73BE4"/>
    <w:rsid w:val="00F81230"/>
    <w:rsid w:val="00F81E31"/>
    <w:rsid w:val="00F8282F"/>
    <w:rsid w:val="00F83B42"/>
    <w:rsid w:val="00F83E9B"/>
    <w:rsid w:val="00F84AED"/>
    <w:rsid w:val="00F8690A"/>
    <w:rsid w:val="00F878FB"/>
    <w:rsid w:val="00F90063"/>
    <w:rsid w:val="00F90CDD"/>
    <w:rsid w:val="00F920CC"/>
    <w:rsid w:val="00F93252"/>
    <w:rsid w:val="00F93602"/>
    <w:rsid w:val="00F96B0B"/>
    <w:rsid w:val="00FA1A9B"/>
    <w:rsid w:val="00FA1B8D"/>
    <w:rsid w:val="00FA4099"/>
    <w:rsid w:val="00FA50E7"/>
    <w:rsid w:val="00FA5156"/>
    <w:rsid w:val="00FA6130"/>
    <w:rsid w:val="00FA6224"/>
    <w:rsid w:val="00FA6414"/>
    <w:rsid w:val="00FA6ECB"/>
    <w:rsid w:val="00FA7A7B"/>
    <w:rsid w:val="00FA7DAB"/>
    <w:rsid w:val="00FB03FF"/>
    <w:rsid w:val="00FB0DB5"/>
    <w:rsid w:val="00FB14AA"/>
    <w:rsid w:val="00FB2404"/>
    <w:rsid w:val="00FB2D5E"/>
    <w:rsid w:val="00FB4314"/>
    <w:rsid w:val="00FB773A"/>
    <w:rsid w:val="00FC0AD5"/>
    <w:rsid w:val="00FC178D"/>
    <w:rsid w:val="00FC245C"/>
    <w:rsid w:val="00FC349E"/>
    <w:rsid w:val="00FC5AA1"/>
    <w:rsid w:val="00FC5FB1"/>
    <w:rsid w:val="00FC630C"/>
    <w:rsid w:val="00FC692E"/>
    <w:rsid w:val="00FC693D"/>
    <w:rsid w:val="00FC6B69"/>
    <w:rsid w:val="00FC7A37"/>
    <w:rsid w:val="00FD00EB"/>
    <w:rsid w:val="00FD0AE7"/>
    <w:rsid w:val="00FD18E8"/>
    <w:rsid w:val="00FD1B3C"/>
    <w:rsid w:val="00FD1C3B"/>
    <w:rsid w:val="00FD1C73"/>
    <w:rsid w:val="00FD2333"/>
    <w:rsid w:val="00FD3669"/>
    <w:rsid w:val="00FD4B73"/>
    <w:rsid w:val="00FD55B9"/>
    <w:rsid w:val="00FD65FC"/>
    <w:rsid w:val="00FD72CE"/>
    <w:rsid w:val="00FD7C58"/>
    <w:rsid w:val="00FE10EF"/>
    <w:rsid w:val="00FE1BD9"/>
    <w:rsid w:val="00FE217A"/>
    <w:rsid w:val="00FE25B5"/>
    <w:rsid w:val="00FE43B0"/>
    <w:rsid w:val="00FE481A"/>
    <w:rsid w:val="00FE5813"/>
    <w:rsid w:val="00FE658F"/>
    <w:rsid w:val="00FE71ED"/>
    <w:rsid w:val="00FE7846"/>
    <w:rsid w:val="00FF0039"/>
    <w:rsid w:val="00FF0DE6"/>
    <w:rsid w:val="00FF187D"/>
    <w:rsid w:val="00FF27E0"/>
    <w:rsid w:val="00FF3ACD"/>
    <w:rsid w:val="00FF464F"/>
    <w:rsid w:val="00FF49A6"/>
    <w:rsid w:val="00FF49CB"/>
    <w:rsid w:val="00FF5A5F"/>
    <w:rsid w:val="00FF60CD"/>
    <w:rsid w:val="00FF6825"/>
    <w:rsid w:val="00FF7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292"/>
    <o:shapelayout v:ext="edit">
      <o:idmap v:ext="edit" data="1,3,4"/>
    </o:shapelayout>
  </w:shapeDefaults>
  <w:decimalSymbol w:val=","/>
  <w:listSeparator w:val=";"/>
  <w14:docId w14:val="234C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E7846"/>
    <w:rPr>
      <w:sz w:val="24"/>
      <w:szCs w:val="24"/>
    </w:rPr>
  </w:style>
  <w:style w:type="paragraph" w:styleId="Titre1">
    <w:name w:val="heading 1"/>
    <w:basedOn w:val="Normal"/>
    <w:next w:val="Normal"/>
    <w:link w:val="Titre1Car"/>
    <w:qFormat/>
    <w:rsid w:val="005236C3"/>
    <w:pPr>
      <w:keepNext/>
      <w:outlineLvl w:val="0"/>
    </w:pPr>
    <w:rPr>
      <w:rFonts w:ascii="FuturaA Bk BT" w:hAnsi="FuturaA Bk BT"/>
      <w:szCs w:val="20"/>
    </w:rPr>
  </w:style>
  <w:style w:type="paragraph" w:styleId="Titre2">
    <w:name w:val="heading 2"/>
    <w:basedOn w:val="Normal"/>
    <w:next w:val="Normal"/>
    <w:link w:val="Titre2Car"/>
    <w:qFormat/>
    <w:rsid w:val="005236C3"/>
    <w:pPr>
      <w:keepNext/>
      <w:jc w:val="center"/>
      <w:outlineLvl w:val="1"/>
    </w:pPr>
    <w:rPr>
      <w:rFonts w:ascii="Comic Sans MS" w:hAnsi="Comic Sans MS"/>
      <w:b/>
      <w:sz w:val="22"/>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B6685E"/>
    <w:rPr>
      <w:rFonts w:ascii="Tahoma" w:hAnsi="Tahoma" w:cs="Tahoma"/>
      <w:sz w:val="16"/>
      <w:szCs w:val="16"/>
    </w:rPr>
  </w:style>
  <w:style w:type="paragraph" w:styleId="Corpsdetexte">
    <w:name w:val="Body Text"/>
    <w:basedOn w:val="Normal"/>
    <w:rsid w:val="00491002"/>
    <w:pPr>
      <w:jc w:val="both"/>
    </w:pPr>
    <w:rPr>
      <w:rFonts w:ascii="Arial" w:hAnsi="Arial" w:cs="Arial"/>
      <w:szCs w:val="20"/>
    </w:rPr>
  </w:style>
  <w:style w:type="paragraph" w:styleId="En-tte">
    <w:name w:val="header"/>
    <w:basedOn w:val="Normal"/>
    <w:rsid w:val="0029151C"/>
    <w:pPr>
      <w:tabs>
        <w:tab w:val="center" w:pos="4536"/>
        <w:tab w:val="right" w:pos="9072"/>
      </w:tabs>
    </w:pPr>
  </w:style>
  <w:style w:type="paragraph" w:styleId="Pieddepage">
    <w:name w:val="footer"/>
    <w:basedOn w:val="Normal"/>
    <w:link w:val="PieddepageCar"/>
    <w:uiPriority w:val="99"/>
    <w:rsid w:val="0029151C"/>
    <w:pPr>
      <w:tabs>
        <w:tab w:val="center" w:pos="4536"/>
        <w:tab w:val="right" w:pos="9072"/>
      </w:tabs>
    </w:pPr>
  </w:style>
  <w:style w:type="character" w:styleId="Numrodepage">
    <w:name w:val="page number"/>
    <w:basedOn w:val="Policepardfaut"/>
    <w:rsid w:val="0029151C"/>
  </w:style>
  <w:style w:type="paragraph" w:styleId="Notedefin">
    <w:name w:val="endnote text"/>
    <w:basedOn w:val="Normal"/>
    <w:semiHidden/>
    <w:rsid w:val="00D549E1"/>
    <w:rPr>
      <w:sz w:val="20"/>
      <w:szCs w:val="20"/>
    </w:rPr>
  </w:style>
  <w:style w:type="character" w:styleId="Marquedenotedefin">
    <w:name w:val="endnote reference"/>
    <w:basedOn w:val="Policepardfaut"/>
    <w:semiHidden/>
    <w:rsid w:val="00D549E1"/>
    <w:rPr>
      <w:vertAlign w:val="superscript"/>
    </w:rPr>
  </w:style>
  <w:style w:type="character" w:customStyle="1" w:styleId="Titre1Car">
    <w:name w:val="Titre 1 Car"/>
    <w:basedOn w:val="Policepardfaut"/>
    <w:link w:val="Titre1"/>
    <w:rsid w:val="005236C3"/>
    <w:rPr>
      <w:rFonts w:ascii="FuturaA Bk BT" w:hAnsi="FuturaA Bk BT"/>
      <w:sz w:val="24"/>
    </w:rPr>
  </w:style>
  <w:style w:type="character" w:customStyle="1" w:styleId="Titre2Car">
    <w:name w:val="Titre 2 Car"/>
    <w:basedOn w:val="Policepardfaut"/>
    <w:link w:val="Titre2"/>
    <w:rsid w:val="005236C3"/>
    <w:rPr>
      <w:rFonts w:ascii="Comic Sans MS" w:hAnsi="Comic Sans MS"/>
      <w:b/>
      <w:sz w:val="22"/>
    </w:rPr>
  </w:style>
  <w:style w:type="paragraph" w:styleId="Paragraphedeliste">
    <w:name w:val="List Paragraph"/>
    <w:basedOn w:val="Normal"/>
    <w:uiPriority w:val="34"/>
    <w:qFormat/>
    <w:rsid w:val="00695DCC"/>
    <w:pPr>
      <w:spacing w:after="200" w:line="276" w:lineRule="auto"/>
      <w:ind w:left="720"/>
      <w:contextualSpacing/>
    </w:pPr>
    <w:rPr>
      <w:rFonts w:ascii="Calibri" w:eastAsia="Calibri" w:hAnsi="Calibri"/>
      <w:sz w:val="22"/>
      <w:szCs w:val="22"/>
      <w:lang w:eastAsia="en-US"/>
    </w:rPr>
  </w:style>
  <w:style w:type="character" w:styleId="Textedelespacerserv">
    <w:name w:val="Placeholder Text"/>
    <w:basedOn w:val="Policepardfaut"/>
    <w:uiPriority w:val="99"/>
    <w:semiHidden/>
    <w:rsid w:val="00140195"/>
    <w:rPr>
      <w:color w:val="808080"/>
    </w:rPr>
  </w:style>
  <w:style w:type="paragraph" w:styleId="En-ttedetabledesmatires">
    <w:name w:val="TOC Heading"/>
    <w:basedOn w:val="Titre1"/>
    <w:next w:val="Normal"/>
    <w:uiPriority w:val="39"/>
    <w:unhideWhenUsed/>
    <w:qFormat/>
    <w:rsid w:val="00855626"/>
    <w:pPr>
      <w:keepLines/>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TM2">
    <w:name w:val="toc 2"/>
    <w:basedOn w:val="Normal"/>
    <w:next w:val="Normal"/>
    <w:autoRedefine/>
    <w:uiPriority w:val="39"/>
    <w:rsid w:val="00855626"/>
    <w:pPr>
      <w:spacing w:after="100"/>
      <w:ind w:left="240"/>
    </w:pPr>
  </w:style>
  <w:style w:type="character" w:styleId="Lienhypertexte">
    <w:name w:val="Hyperlink"/>
    <w:basedOn w:val="Policepardfaut"/>
    <w:uiPriority w:val="99"/>
    <w:unhideWhenUsed/>
    <w:rsid w:val="00855626"/>
    <w:rPr>
      <w:color w:val="0000FF" w:themeColor="hyperlink"/>
      <w:u w:val="single"/>
    </w:rPr>
  </w:style>
  <w:style w:type="paragraph" w:customStyle="1" w:styleId="Heading4">
    <w:name w:val="Heading4"/>
    <w:basedOn w:val="Normal"/>
    <w:rsid w:val="00E64F6E"/>
    <w:pPr>
      <w:widowControl w:val="0"/>
      <w:tabs>
        <w:tab w:val="left" w:pos="851"/>
        <w:tab w:val="left" w:pos="1134"/>
        <w:tab w:val="left" w:pos="1418"/>
        <w:tab w:val="left" w:pos="1701"/>
      </w:tabs>
      <w:spacing w:before="101" w:after="141"/>
      <w:ind w:left="567" w:right="85"/>
    </w:pPr>
    <w:rPr>
      <w:rFonts w:ascii="Helvetica" w:hAnsi="Helvetica"/>
      <w:b/>
      <w:noProof/>
      <w:color w:val="000000"/>
      <w:sz w:val="22"/>
      <w:szCs w:val="20"/>
    </w:rPr>
  </w:style>
  <w:style w:type="paragraph" w:customStyle="1" w:styleId="paragraph">
    <w:name w:val="paragraph"/>
    <w:basedOn w:val="Normal"/>
    <w:rsid w:val="00E64F6E"/>
    <w:pPr>
      <w:widowControl w:val="0"/>
      <w:tabs>
        <w:tab w:val="left" w:pos="851"/>
        <w:tab w:val="left" w:pos="1134"/>
        <w:tab w:val="left" w:pos="1418"/>
      </w:tabs>
      <w:spacing w:before="40" w:after="80"/>
      <w:ind w:left="567"/>
      <w:jc w:val="both"/>
    </w:pPr>
    <w:rPr>
      <w:rFonts w:ascii="Helvetica" w:hAnsi="Helvetica"/>
      <w:noProof/>
      <w:color w:val="000000"/>
      <w:sz w:val="22"/>
      <w:szCs w:val="20"/>
    </w:rPr>
  </w:style>
  <w:style w:type="character" w:customStyle="1" w:styleId="apple-converted-space">
    <w:name w:val="apple-converted-space"/>
    <w:basedOn w:val="Policepardfaut"/>
    <w:rsid w:val="00E64F6E"/>
  </w:style>
  <w:style w:type="paragraph" w:styleId="Lgende">
    <w:name w:val="caption"/>
    <w:basedOn w:val="Normal"/>
    <w:next w:val="Normal"/>
    <w:uiPriority w:val="35"/>
    <w:unhideWhenUsed/>
    <w:qFormat/>
    <w:rsid w:val="00E64F6E"/>
    <w:pPr>
      <w:spacing w:after="200"/>
    </w:pPr>
    <w:rPr>
      <w:rFonts w:ascii="Courier" w:hAnsi="Courier"/>
      <w:b/>
      <w:bCs/>
      <w:color w:val="4F81BD" w:themeColor="accent1"/>
      <w:sz w:val="18"/>
      <w:szCs w:val="18"/>
    </w:rPr>
  </w:style>
  <w:style w:type="character" w:styleId="Marquedannotation">
    <w:name w:val="annotation reference"/>
    <w:basedOn w:val="Policepardfaut"/>
    <w:rsid w:val="00906B8C"/>
    <w:rPr>
      <w:sz w:val="16"/>
      <w:szCs w:val="16"/>
    </w:rPr>
  </w:style>
  <w:style w:type="paragraph" w:styleId="Commentaire">
    <w:name w:val="annotation text"/>
    <w:basedOn w:val="Normal"/>
    <w:link w:val="CommentaireCar"/>
    <w:rsid w:val="00906B8C"/>
    <w:rPr>
      <w:sz w:val="20"/>
      <w:szCs w:val="20"/>
    </w:rPr>
  </w:style>
  <w:style w:type="character" w:customStyle="1" w:styleId="CommentaireCar">
    <w:name w:val="Commentaire Car"/>
    <w:basedOn w:val="Policepardfaut"/>
    <w:link w:val="Commentaire"/>
    <w:rsid w:val="00906B8C"/>
  </w:style>
  <w:style w:type="paragraph" w:styleId="Objetducommentaire">
    <w:name w:val="annotation subject"/>
    <w:basedOn w:val="Commentaire"/>
    <w:next w:val="Commentaire"/>
    <w:link w:val="ObjetducommentaireCar"/>
    <w:rsid w:val="00906B8C"/>
    <w:rPr>
      <w:b/>
      <w:bCs/>
    </w:rPr>
  </w:style>
  <w:style w:type="character" w:customStyle="1" w:styleId="ObjetducommentaireCar">
    <w:name w:val="Objet du commentaire Car"/>
    <w:basedOn w:val="CommentaireCar"/>
    <w:link w:val="Objetducommentaire"/>
    <w:rsid w:val="00906B8C"/>
    <w:rPr>
      <w:b/>
      <w:bCs/>
    </w:rPr>
  </w:style>
  <w:style w:type="character" w:customStyle="1" w:styleId="PieddepageCar">
    <w:name w:val="Pied de page Car"/>
    <w:basedOn w:val="Policepardfaut"/>
    <w:link w:val="Pieddepage"/>
    <w:uiPriority w:val="99"/>
    <w:rsid w:val="005A3EA3"/>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E7846"/>
    <w:rPr>
      <w:sz w:val="24"/>
      <w:szCs w:val="24"/>
    </w:rPr>
  </w:style>
  <w:style w:type="paragraph" w:styleId="Titre1">
    <w:name w:val="heading 1"/>
    <w:basedOn w:val="Normal"/>
    <w:next w:val="Normal"/>
    <w:link w:val="Titre1Car"/>
    <w:qFormat/>
    <w:rsid w:val="005236C3"/>
    <w:pPr>
      <w:keepNext/>
      <w:outlineLvl w:val="0"/>
    </w:pPr>
    <w:rPr>
      <w:rFonts w:ascii="FuturaA Bk BT" w:hAnsi="FuturaA Bk BT"/>
      <w:szCs w:val="20"/>
    </w:rPr>
  </w:style>
  <w:style w:type="paragraph" w:styleId="Titre2">
    <w:name w:val="heading 2"/>
    <w:basedOn w:val="Normal"/>
    <w:next w:val="Normal"/>
    <w:link w:val="Titre2Car"/>
    <w:qFormat/>
    <w:rsid w:val="005236C3"/>
    <w:pPr>
      <w:keepNext/>
      <w:jc w:val="center"/>
      <w:outlineLvl w:val="1"/>
    </w:pPr>
    <w:rPr>
      <w:rFonts w:ascii="Comic Sans MS" w:hAnsi="Comic Sans MS"/>
      <w:b/>
      <w:sz w:val="22"/>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B6685E"/>
    <w:rPr>
      <w:rFonts w:ascii="Tahoma" w:hAnsi="Tahoma" w:cs="Tahoma"/>
      <w:sz w:val="16"/>
      <w:szCs w:val="16"/>
    </w:rPr>
  </w:style>
  <w:style w:type="paragraph" w:styleId="Corpsdetexte">
    <w:name w:val="Body Text"/>
    <w:basedOn w:val="Normal"/>
    <w:rsid w:val="00491002"/>
    <w:pPr>
      <w:jc w:val="both"/>
    </w:pPr>
    <w:rPr>
      <w:rFonts w:ascii="Arial" w:hAnsi="Arial" w:cs="Arial"/>
      <w:szCs w:val="20"/>
    </w:rPr>
  </w:style>
  <w:style w:type="paragraph" w:styleId="En-tte">
    <w:name w:val="header"/>
    <w:basedOn w:val="Normal"/>
    <w:rsid w:val="0029151C"/>
    <w:pPr>
      <w:tabs>
        <w:tab w:val="center" w:pos="4536"/>
        <w:tab w:val="right" w:pos="9072"/>
      </w:tabs>
    </w:pPr>
  </w:style>
  <w:style w:type="paragraph" w:styleId="Pieddepage">
    <w:name w:val="footer"/>
    <w:basedOn w:val="Normal"/>
    <w:link w:val="PieddepageCar"/>
    <w:uiPriority w:val="99"/>
    <w:rsid w:val="0029151C"/>
    <w:pPr>
      <w:tabs>
        <w:tab w:val="center" w:pos="4536"/>
        <w:tab w:val="right" w:pos="9072"/>
      </w:tabs>
    </w:pPr>
  </w:style>
  <w:style w:type="character" w:styleId="Numrodepage">
    <w:name w:val="page number"/>
    <w:basedOn w:val="Policepardfaut"/>
    <w:rsid w:val="0029151C"/>
  </w:style>
  <w:style w:type="paragraph" w:styleId="Notedefin">
    <w:name w:val="endnote text"/>
    <w:basedOn w:val="Normal"/>
    <w:semiHidden/>
    <w:rsid w:val="00D549E1"/>
    <w:rPr>
      <w:sz w:val="20"/>
      <w:szCs w:val="20"/>
    </w:rPr>
  </w:style>
  <w:style w:type="character" w:styleId="Marquedenotedefin">
    <w:name w:val="endnote reference"/>
    <w:basedOn w:val="Policepardfaut"/>
    <w:semiHidden/>
    <w:rsid w:val="00D549E1"/>
    <w:rPr>
      <w:vertAlign w:val="superscript"/>
    </w:rPr>
  </w:style>
  <w:style w:type="character" w:customStyle="1" w:styleId="Titre1Car">
    <w:name w:val="Titre 1 Car"/>
    <w:basedOn w:val="Policepardfaut"/>
    <w:link w:val="Titre1"/>
    <w:rsid w:val="005236C3"/>
    <w:rPr>
      <w:rFonts w:ascii="FuturaA Bk BT" w:hAnsi="FuturaA Bk BT"/>
      <w:sz w:val="24"/>
    </w:rPr>
  </w:style>
  <w:style w:type="character" w:customStyle="1" w:styleId="Titre2Car">
    <w:name w:val="Titre 2 Car"/>
    <w:basedOn w:val="Policepardfaut"/>
    <w:link w:val="Titre2"/>
    <w:rsid w:val="005236C3"/>
    <w:rPr>
      <w:rFonts w:ascii="Comic Sans MS" w:hAnsi="Comic Sans MS"/>
      <w:b/>
      <w:sz w:val="22"/>
    </w:rPr>
  </w:style>
  <w:style w:type="paragraph" w:styleId="Paragraphedeliste">
    <w:name w:val="List Paragraph"/>
    <w:basedOn w:val="Normal"/>
    <w:uiPriority w:val="34"/>
    <w:qFormat/>
    <w:rsid w:val="00695DCC"/>
    <w:pPr>
      <w:spacing w:after="200" w:line="276" w:lineRule="auto"/>
      <w:ind w:left="720"/>
      <w:contextualSpacing/>
    </w:pPr>
    <w:rPr>
      <w:rFonts w:ascii="Calibri" w:eastAsia="Calibri" w:hAnsi="Calibri"/>
      <w:sz w:val="22"/>
      <w:szCs w:val="22"/>
      <w:lang w:eastAsia="en-US"/>
    </w:rPr>
  </w:style>
  <w:style w:type="character" w:styleId="Textedelespacerserv">
    <w:name w:val="Placeholder Text"/>
    <w:basedOn w:val="Policepardfaut"/>
    <w:uiPriority w:val="99"/>
    <w:semiHidden/>
    <w:rsid w:val="00140195"/>
    <w:rPr>
      <w:color w:val="808080"/>
    </w:rPr>
  </w:style>
  <w:style w:type="paragraph" w:styleId="En-ttedetabledesmatires">
    <w:name w:val="TOC Heading"/>
    <w:basedOn w:val="Titre1"/>
    <w:next w:val="Normal"/>
    <w:uiPriority w:val="39"/>
    <w:unhideWhenUsed/>
    <w:qFormat/>
    <w:rsid w:val="00855626"/>
    <w:pPr>
      <w:keepLines/>
      <w:spacing w:before="480" w:line="276" w:lineRule="auto"/>
      <w:outlineLvl w:val="9"/>
    </w:pPr>
    <w:rPr>
      <w:rFonts w:asciiTheme="majorHAnsi" w:eastAsiaTheme="majorEastAsia" w:hAnsiTheme="majorHAnsi" w:cstheme="majorBidi"/>
      <w:b/>
      <w:bCs/>
      <w:color w:val="365F91" w:themeColor="accent1" w:themeShade="BF"/>
      <w:sz w:val="28"/>
      <w:szCs w:val="28"/>
      <w:lang w:eastAsia="en-US"/>
    </w:rPr>
  </w:style>
  <w:style w:type="paragraph" w:styleId="TM2">
    <w:name w:val="toc 2"/>
    <w:basedOn w:val="Normal"/>
    <w:next w:val="Normal"/>
    <w:autoRedefine/>
    <w:uiPriority w:val="39"/>
    <w:rsid w:val="00855626"/>
    <w:pPr>
      <w:spacing w:after="100"/>
      <w:ind w:left="240"/>
    </w:pPr>
  </w:style>
  <w:style w:type="character" w:styleId="Lienhypertexte">
    <w:name w:val="Hyperlink"/>
    <w:basedOn w:val="Policepardfaut"/>
    <w:uiPriority w:val="99"/>
    <w:unhideWhenUsed/>
    <w:rsid w:val="00855626"/>
    <w:rPr>
      <w:color w:val="0000FF" w:themeColor="hyperlink"/>
      <w:u w:val="single"/>
    </w:rPr>
  </w:style>
  <w:style w:type="paragraph" w:customStyle="1" w:styleId="Heading4">
    <w:name w:val="Heading4"/>
    <w:basedOn w:val="Normal"/>
    <w:rsid w:val="00E64F6E"/>
    <w:pPr>
      <w:widowControl w:val="0"/>
      <w:tabs>
        <w:tab w:val="left" w:pos="851"/>
        <w:tab w:val="left" w:pos="1134"/>
        <w:tab w:val="left" w:pos="1418"/>
        <w:tab w:val="left" w:pos="1701"/>
      </w:tabs>
      <w:spacing w:before="101" w:after="141"/>
      <w:ind w:left="567" w:right="85"/>
    </w:pPr>
    <w:rPr>
      <w:rFonts w:ascii="Helvetica" w:hAnsi="Helvetica"/>
      <w:b/>
      <w:noProof/>
      <w:color w:val="000000"/>
      <w:sz w:val="22"/>
      <w:szCs w:val="20"/>
    </w:rPr>
  </w:style>
  <w:style w:type="paragraph" w:customStyle="1" w:styleId="paragraph">
    <w:name w:val="paragraph"/>
    <w:basedOn w:val="Normal"/>
    <w:rsid w:val="00E64F6E"/>
    <w:pPr>
      <w:widowControl w:val="0"/>
      <w:tabs>
        <w:tab w:val="left" w:pos="851"/>
        <w:tab w:val="left" w:pos="1134"/>
        <w:tab w:val="left" w:pos="1418"/>
      </w:tabs>
      <w:spacing w:before="40" w:after="80"/>
      <w:ind w:left="567"/>
      <w:jc w:val="both"/>
    </w:pPr>
    <w:rPr>
      <w:rFonts w:ascii="Helvetica" w:hAnsi="Helvetica"/>
      <w:noProof/>
      <w:color w:val="000000"/>
      <w:sz w:val="22"/>
      <w:szCs w:val="20"/>
    </w:rPr>
  </w:style>
  <w:style w:type="character" w:customStyle="1" w:styleId="apple-converted-space">
    <w:name w:val="apple-converted-space"/>
    <w:basedOn w:val="Policepardfaut"/>
    <w:rsid w:val="00E64F6E"/>
  </w:style>
  <w:style w:type="paragraph" w:styleId="Lgende">
    <w:name w:val="caption"/>
    <w:basedOn w:val="Normal"/>
    <w:next w:val="Normal"/>
    <w:uiPriority w:val="35"/>
    <w:unhideWhenUsed/>
    <w:qFormat/>
    <w:rsid w:val="00E64F6E"/>
    <w:pPr>
      <w:spacing w:after="200"/>
    </w:pPr>
    <w:rPr>
      <w:rFonts w:ascii="Courier" w:hAnsi="Courier"/>
      <w:b/>
      <w:bCs/>
      <w:color w:val="4F81BD" w:themeColor="accent1"/>
      <w:sz w:val="18"/>
      <w:szCs w:val="18"/>
    </w:rPr>
  </w:style>
  <w:style w:type="character" w:styleId="Marquedannotation">
    <w:name w:val="annotation reference"/>
    <w:basedOn w:val="Policepardfaut"/>
    <w:rsid w:val="00906B8C"/>
    <w:rPr>
      <w:sz w:val="16"/>
      <w:szCs w:val="16"/>
    </w:rPr>
  </w:style>
  <w:style w:type="paragraph" w:styleId="Commentaire">
    <w:name w:val="annotation text"/>
    <w:basedOn w:val="Normal"/>
    <w:link w:val="CommentaireCar"/>
    <w:rsid w:val="00906B8C"/>
    <w:rPr>
      <w:sz w:val="20"/>
      <w:szCs w:val="20"/>
    </w:rPr>
  </w:style>
  <w:style w:type="character" w:customStyle="1" w:styleId="CommentaireCar">
    <w:name w:val="Commentaire Car"/>
    <w:basedOn w:val="Policepardfaut"/>
    <w:link w:val="Commentaire"/>
    <w:rsid w:val="00906B8C"/>
  </w:style>
  <w:style w:type="paragraph" w:styleId="Objetducommentaire">
    <w:name w:val="annotation subject"/>
    <w:basedOn w:val="Commentaire"/>
    <w:next w:val="Commentaire"/>
    <w:link w:val="ObjetducommentaireCar"/>
    <w:rsid w:val="00906B8C"/>
    <w:rPr>
      <w:b/>
      <w:bCs/>
    </w:rPr>
  </w:style>
  <w:style w:type="character" w:customStyle="1" w:styleId="ObjetducommentaireCar">
    <w:name w:val="Objet du commentaire Car"/>
    <w:basedOn w:val="CommentaireCar"/>
    <w:link w:val="Objetducommentaire"/>
    <w:rsid w:val="00906B8C"/>
    <w:rPr>
      <w:b/>
      <w:bCs/>
    </w:rPr>
  </w:style>
  <w:style w:type="character" w:customStyle="1" w:styleId="PieddepageCar">
    <w:name w:val="Pied de page Car"/>
    <w:basedOn w:val="Policepardfaut"/>
    <w:link w:val="Pieddepage"/>
    <w:uiPriority w:val="99"/>
    <w:rsid w:val="005A3E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fontTable" Target="fontTable.xml"/><Relationship Id="rId20" Type="http://schemas.openxmlformats.org/officeDocument/2006/relationships/image" Target="media/image10.gif"/><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wmf"/><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footer" Target="footer2.xml"/><Relationship Id="rId42" Type="http://schemas.openxmlformats.org/officeDocument/2006/relationships/image" Target="media/image30.wmf"/><Relationship Id="rId43" Type="http://schemas.openxmlformats.org/officeDocument/2006/relationships/image" Target="media/image31.jpeg"/><Relationship Id="rId44" Type="http://schemas.openxmlformats.org/officeDocument/2006/relationships/image" Target="media/image32.png"/><Relationship Id="rId45"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C74865-7517-2941-946B-2072F61B6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4560</Words>
  <Characters>25082</Characters>
  <Application>Microsoft Macintosh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Concours ATS 2010</vt:lpstr>
    </vt:vector>
  </TitlesOfParts>
  <Company>JF Versailles</Company>
  <LinksUpToDate>false</LinksUpToDate>
  <CharactersWithSpaces>29583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Concours ATS 2010</dc:title>
  <dc:creator>H. DISCOURS</dc:creator>
  <cp:lastModifiedBy>Thomas Tang</cp:lastModifiedBy>
  <cp:revision>2</cp:revision>
  <cp:lastPrinted>2013-03-17T17:46:00Z</cp:lastPrinted>
  <dcterms:created xsi:type="dcterms:W3CDTF">2014-03-19T13:30:00Z</dcterms:created>
  <dcterms:modified xsi:type="dcterms:W3CDTF">2014-03-19T13:30:00Z</dcterms:modified>
</cp:coreProperties>
</file>